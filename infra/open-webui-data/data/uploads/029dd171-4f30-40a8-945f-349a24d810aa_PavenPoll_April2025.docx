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color="auto" w:sz="6" w:space="0"/>
          <w:left w:val="single" w:color="auto" w:sz="6" w:space="0"/>
          <w:bottom w:val="single" w:color="auto" w:sz="6" w:space="0"/>
          <w:right w:val="single" w:color="auto" w:sz="6" w:space="0"/>
        </w:tblBorders>
        <w:tblLayout w:type="fixed"/>
        <w:tblLook w:val="0600" w:firstRow="0" w:lastRow="0" w:firstColumn="0" w:lastColumn="0" w:noHBand="1" w:noVBand="1"/>
      </w:tblPr>
      <w:tblGrid>
        <w:gridCol w:w="9360"/>
      </w:tblGrid>
      <w:tr w:rsidR="5DCC4991" w:rsidTr="64F01088" w14:paraId="3D615730"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5DCC4991" w:rsidP="5DCC4991" w:rsidRDefault="00FD15B5" w14:paraId="2A7250ED" w14:textId="72025014">
            <w:pPr>
              <w:pStyle w:val="Heading2"/>
              <w:spacing w:before="0" w:after="0"/>
              <w:jc w:val="center"/>
              <w:rPr>
                <w:rFonts w:ascii="Arial" w:hAnsi="Arial" w:eastAsia="Arial" w:cs="Arial"/>
                <w:sz w:val="26"/>
                <w:szCs w:val="26"/>
              </w:rPr>
            </w:pPr>
            <w:r>
              <w:rPr>
                <w:rFonts w:ascii="Arial" w:hAnsi="Arial" w:eastAsia="Arial" w:cs="Arial"/>
                <w:b/>
                <w:bCs/>
                <w:sz w:val="26"/>
                <w:szCs w:val="26"/>
                <w:lang w:val="en"/>
              </w:rPr>
              <w:t>April</w:t>
            </w:r>
            <w:r w:rsidRPr="504D00BE" w:rsidR="009C3439">
              <w:rPr>
                <w:rFonts w:ascii="Arial" w:hAnsi="Arial" w:eastAsia="Arial" w:cs="Arial"/>
                <w:b/>
                <w:bCs/>
                <w:sz w:val="26"/>
                <w:szCs w:val="26"/>
                <w:lang w:val="en"/>
              </w:rPr>
              <w:t xml:space="preserve"> 2025 </w:t>
            </w:r>
            <w:r w:rsidRPr="504D00BE" w:rsidR="5DCC4991">
              <w:rPr>
                <w:rFonts w:ascii="Arial" w:hAnsi="Arial" w:eastAsia="Arial" w:cs="Arial"/>
                <w:b/>
                <w:bCs/>
                <w:sz w:val="26"/>
                <w:szCs w:val="26"/>
                <w:lang w:val="en"/>
              </w:rPr>
              <w:t>Poll</w:t>
            </w:r>
          </w:p>
        </w:tc>
      </w:tr>
      <w:tr w:rsidR="5DCC4991" w:rsidTr="64F01088" w14:paraId="7BCBEAE8"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DCC4991" w:rsidP="5DCC4991" w:rsidRDefault="5DCC4991" w14:paraId="2B852104" w14:textId="2844C4A9">
            <w:pPr>
              <w:rPr>
                <w:rFonts w:ascii="Arial" w:hAnsi="Arial" w:eastAsia="Arial" w:cs="Arial"/>
                <w:b/>
                <w:bCs/>
                <w:sz w:val="22"/>
                <w:szCs w:val="22"/>
              </w:rPr>
            </w:pPr>
            <w:r w:rsidRPr="5DCC4991">
              <w:rPr>
                <w:rFonts w:ascii="Arial" w:hAnsi="Arial" w:eastAsia="Arial" w:cs="Arial"/>
                <w:b/>
                <w:bCs/>
                <w:sz w:val="22"/>
                <w:szCs w:val="22"/>
              </w:rPr>
              <w:t xml:space="preserve">Poll concept: </w:t>
            </w:r>
            <w:r w:rsidR="00FD15B5">
              <w:rPr>
                <w:rFonts w:ascii="Arial" w:hAnsi="Arial" w:eastAsia="Arial" w:cs="Arial"/>
                <w:b/>
                <w:bCs/>
                <w:sz w:val="22"/>
                <w:szCs w:val="22"/>
              </w:rPr>
              <w:t>Do you have money dysmorphia?</w:t>
            </w:r>
          </w:p>
        </w:tc>
      </w:tr>
      <w:tr w:rsidR="5DCC4991" w:rsidTr="64F01088" w14:paraId="01D0D68F"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5DCC4991" w:rsidP="5DCC4991" w:rsidRDefault="5DCC4991" w14:paraId="7BF07B85" w14:textId="021C4AE3">
            <w:pPr>
              <w:jc w:val="center"/>
              <w:rPr>
                <w:rFonts w:ascii="Arial" w:hAnsi="Arial" w:eastAsia="Arial" w:cs="Arial"/>
                <w:sz w:val="22"/>
                <w:szCs w:val="22"/>
              </w:rPr>
            </w:pPr>
            <w:r w:rsidRPr="0467772F">
              <w:rPr>
                <w:rFonts w:ascii="Arial" w:hAnsi="Arial" w:eastAsia="Arial" w:cs="Arial"/>
                <w:b/>
                <w:bCs/>
                <w:sz w:val="22"/>
                <w:szCs w:val="22"/>
                <w:lang w:val="en"/>
              </w:rPr>
              <w:t>Screen 1: Context Template</w:t>
            </w:r>
          </w:p>
        </w:tc>
      </w:tr>
      <w:tr w:rsidR="5DCC4991" w:rsidTr="64F01088" w14:paraId="7C4ECA0C"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5DCC4991" w:rsidP="5DCC4991" w:rsidRDefault="5DCC4991" w14:paraId="18194547" w14:textId="069AA7CA">
            <w:pPr>
              <w:rPr>
                <w:rFonts w:ascii="Arial" w:hAnsi="Arial" w:eastAsia="Arial" w:cs="Arial"/>
                <w:sz w:val="22"/>
                <w:szCs w:val="22"/>
              </w:rPr>
            </w:pPr>
            <w:r w:rsidRPr="5DCC4991">
              <w:rPr>
                <w:rFonts w:ascii="Arial" w:hAnsi="Arial" w:eastAsia="Arial" w:cs="Arial"/>
                <w:b/>
                <w:bCs/>
                <w:sz w:val="22"/>
                <w:szCs w:val="22"/>
                <w:lang w:val="en"/>
              </w:rPr>
              <w:t xml:space="preserve">Content </w:t>
            </w:r>
          </w:p>
        </w:tc>
      </w:tr>
      <w:tr w:rsidRPr="009C3439" w:rsidR="5DCC4991" w:rsidTr="64F01088" w14:paraId="02940CFF"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35F56" w:rsidR="5DCC4991" w:rsidP="5DCC4991" w:rsidRDefault="5DCC4991" w14:paraId="76DA4F1E" w14:textId="4BE048D3">
            <w:pPr>
              <w:rPr>
                <w:rFonts w:ascii="Arial" w:hAnsi="Arial" w:eastAsia="Arial" w:cs="Arial"/>
                <w:sz w:val="22"/>
                <w:szCs w:val="22"/>
              </w:rPr>
            </w:pPr>
            <w:r w:rsidRPr="00D35F56">
              <w:rPr>
                <w:rFonts w:ascii="Arial" w:hAnsi="Arial" w:eastAsia="Arial" w:cs="Arial"/>
                <w:b/>
                <w:bCs/>
                <w:sz w:val="22"/>
                <w:szCs w:val="22"/>
                <w:highlight w:val="lightGray"/>
              </w:rPr>
              <w:t xml:space="preserve">[Title </w:t>
            </w:r>
            <w:proofErr w:type="gramStart"/>
            <w:r w:rsidRPr="00D35F56">
              <w:rPr>
                <w:rFonts w:ascii="Arial" w:hAnsi="Arial" w:eastAsia="Arial" w:cs="Arial"/>
                <w:b/>
                <w:bCs/>
                <w:sz w:val="22"/>
                <w:szCs w:val="22"/>
                <w:highlight w:val="lightGray"/>
              </w:rPr>
              <w:t>–  /</w:t>
            </w:r>
            <w:proofErr w:type="gramEnd"/>
            <w:r w:rsidRPr="00D35F56">
              <w:rPr>
                <w:rFonts w:ascii="Arial" w:hAnsi="Arial" w:eastAsia="Arial" w:cs="Arial"/>
                <w:b/>
                <w:bCs/>
                <w:sz w:val="22"/>
                <w:szCs w:val="22"/>
                <w:highlight w:val="lightGray"/>
              </w:rPr>
              <w:t xml:space="preserve"> 45]</w:t>
            </w:r>
            <w:r w:rsidRPr="00D35F56">
              <w:rPr>
                <w:rFonts w:ascii="Arial" w:hAnsi="Arial" w:eastAsia="Arial" w:cs="Arial"/>
                <w:b/>
                <w:bCs/>
                <w:sz w:val="22"/>
                <w:szCs w:val="22"/>
              </w:rPr>
              <w:t xml:space="preserve"> </w:t>
            </w:r>
          </w:p>
          <w:p w:rsidRPr="00D35F56" w:rsidR="7E040DCB" w:rsidP="5DCC4991" w:rsidRDefault="00D35F56" w14:paraId="50D24B10" w14:textId="50A31764">
            <w:pPr>
              <w:rPr>
                <w:rFonts w:ascii="Arial" w:hAnsi="Arial" w:eastAsia="Arial" w:cs="Arial"/>
                <w:sz w:val="22"/>
                <w:szCs w:val="22"/>
              </w:rPr>
            </w:pPr>
            <w:r w:rsidRPr="00D35F56">
              <w:rPr>
                <w:rFonts w:ascii="Arial" w:hAnsi="Arial" w:eastAsia="Arial" w:cs="Arial"/>
                <w:sz w:val="22"/>
                <w:szCs w:val="22"/>
              </w:rPr>
              <w:t>PAVEN POLL</w:t>
            </w:r>
          </w:p>
          <w:p w:rsidR="00D35F56" w:rsidP="5DCC4991" w:rsidRDefault="00FD15B5" w14:paraId="7F784947" w14:textId="03489A8F">
            <w:pPr>
              <w:rPr>
                <w:rFonts w:ascii="Arial" w:hAnsi="Arial" w:eastAsia="Arial" w:cs="Arial"/>
                <w:b/>
                <w:bCs/>
                <w:sz w:val="28"/>
                <w:szCs w:val="28"/>
              </w:rPr>
            </w:pPr>
            <w:r>
              <w:rPr>
                <w:rFonts w:ascii="Arial" w:hAnsi="Arial" w:eastAsia="Arial" w:cs="Arial"/>
                <w:b/>
                <w:bCs/>
                <w:sz w:val="28"/>
                <w:szCs w:val="28"/>
              </w:rPr>
              <w:t>Do you have money dysmorphia?</w:t>
            </w:r>
          </w:p>
          <w:p w:rsidRPr="00D35F56" w:rsidR="00505B98" w:rsidP="5DCC4991" w:rsidRDefault="00505B98" w14:paraId="5526B7D4" w14:textId="77777777">
            <w:pPr>
              <w:rPr>
                <w:rFonts w:ascii="Arial" w:hAnsi="Arial" w:eastAsia="Arial" w:cs="Arial"/>
                <w:b/>
                <w:bCs/>
                <w:sz w:val="28"/>
                <w:szCs w:val="28"/>
              </w:rPr>
            </w:pPr>
          </w:p>
          <w:p w:rsidRPr="00D35F56" w:rsidR="5DCC4991" w:rsidP="5DCC4991" w:rsidRDefault="5DCC4991" w14:paraId="511C4478" w14:textId="49C3EA71" w14:noSpellErr="1">
            <w:pPr>
              <w:rPr>
                <w:rFonts w:ascii="Arial" w:hAnsi="Arial" w:eastAsia="Arial" w:cs="Arial"/>
                <w:b w:val="1"/>
                <w:bCs w:val="1"/>
                <w:sz w:val="22"/>
                <w:szCs w:val="22"/>
                <w:lang w:val="en"/>
              </w:rPr>
            </w:pPr>
            <w:r w:rsidRPr="64F01088" w:rsidR="54E1AEF6">
              <w:rPr>
                <w:rFonts w:ascii="Arial" w:hAnsi="Arial" w:eastAsia="Arial" w:cs="Arial"/>
                <w:b w:val="1"/>
                <w:bCs w:val="1"/>
                <w:sz w:val="22"/>
                <w:szCs w:val="22"/>
                <w:highlight w:val="lightGray"/>
                <w:lang w:val="en"/>
              </w:rPr>
              <w:t>[Para</w:t>
            </w:r>
            <w:commentRangeStart w:id="2101736638"/>
            <w:r w:rsidRPr="64F01088" w:rsidR="54E1AEF6">
              <w:rPr>
                <w:rFonts w:ascii="Arial" w:hAnsi="Arial" w:eastAsia="Arial" w:cs="Arial"/>
                <w:b w:val="1"/>
                <w:bCs w:val="1"/>
                <w:sz w:val="22"/>
                <w:szCs w:val="22"/>
                <w:highlight w:val="lightGray"/>
                <w:lang w:val="en"/>
              </w:rPr>
              <w:t>graph 1 – / 147]</w:t>
            </w:r>
            <w:commentRangeEnd w:id="2101736638"/>
            <w:r>
              <w:rPr>
                <w:rStyle w:val="CommentReference"/>
              </w:rPr>
              <w:commentReference w:id="2101736638"/>
            </w:r>
          </w:p>
          <w:p w:rsidR="479407AA" w:rsidP="64F01088" w:rsidRDefault="479407AA" w14:paraId="2D7989E8" w14:textId="23D1956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noProof w:val="0"/>
                <w:color w:val="000000" w:themeColor="text1" w:themeTint="FF" w:themeShade="FF"/>
                <w:sz w:val="24"/>
                <w:szCs w:val="24"/>
                <w:lang w:val="en-US"/>
              </w:rPr>
            </w:pPr>
            <w:r w:rsidRPr="64F01088" w:rsidR="479407AA">
              <w:rPr>
                <w:rFonts w:ascii="Times New Roman" w:hAnsi="Times New Roman" w:eastAsia="Times New Roman" w:cs="Times New Roman"/>
                <w:noProof w:val="0"/>
                <w:color w:val="000000" w:themeColor="text1" w:themeTint="FF" w:themeShade="FF"/>
                <w:sz w:val="24"/>
                <w:szCs w:val="24"/>
                <w:lang w:val="en-US"/>
              </w:rPr>
              <w:t xml:space="preserve">Financial literacy </w:t>
            </w:r>
            <w:r w:rsidRPr="64F01088" w:rsidR="6D5021DD">
              <w:rPr>
                <w:rFonts w:ascii="Times New Roman" w:hAnsi="Times New Roman" w:eastAsia="Times New Roman" w:cs="Times New Roman"/>
                <w:noProof w:val="0"/>
                <w:color w:val="000000" w:themeColor="text1" w:themeTint="FF" w:themeShade="FF"/>
                <w:sz w:val="24"/>
                <w:szCs w:val="24"/>
                <w:lang w:val="en-US"/>
              </w:rPr>
              <w:t>goes beyond saving and budgeting</w:t>
            </w:r>
            <w:r w:rsidRPr="64F01088" w:rsidR="479407AA">
              <w:rPr>
                <w:rFonts w:ascii="Times New Roman" w:hAnsi="Times New Roman" w:eastAsia="Times New Roman" w:cs="Times New Roman"/>
                <w:noProof w:val="0"/>
                <w:color w:val="000000" w:themeColor="text1" w:themeTint="FF" w:themeShade="FF"/>
                <w:sz w:val="24"/>
                <w:szCs w:val="24"/>
                <w:lang w:val="en-US"/>
              </w:rPr>
              <w:t xml:space="preserve">. </w:t>
            </w:r>
            <w:r w:rsidRPr="64F01088" w:rsidR="479407AA">
              <w:rPr>
                <w:rFonts w:ascii="Times New Roman" w:hAnsi="Times New Roman" w:eastAsia="Times New Roman" w:cs="Times New Roman"/>
                <w:noProof w:val="0"/>
                <w:color w:val="000000" w:themeColor="text1" w:themeTint="FF" w:themeShade="FF"/>
                <w:sz w:val="24"/>
                <w:szCs w:val="24"/>
                <w:lang w:val="en-US"/>
              </w:rPr>
              <w:t>It’s</w:t>
            </w:r>
            <w:r w:rsidRPr="64F01088" w:rsidR="479407AA">
              <w:rPr>
                <w:rFonts w:ascii="Times New Roman" w:hAnsi="Times New Roman" w:eastAsia="Times New Roman" w:cs="Times New Roman"/>
                <w:noProof w:val="0"/>
                <w:color w:val="000000" w:themeColor="text1" w:themeTint="FF" w:themeShade="FF"/>
                <w:sz w:val="24"/>
                <w:szCs w:val="24"/>
                <w:lang w:val="en-US"/>
              </w:rPr>
              <w:t xml:space="preserve"> about </w:t>
            </w:r>
            <w:r w:rsidRPr="64F01088" w:rsidR="2C031C9C">
              <w:rPr>
                <w:rFonts w:ascii="Times New Roman" w:hAnsi="Times New Roman" w:eastAsia="Times New Roman" w:cs="Times New Roman"/>
                <w:noProof w:val="0"/>
                <w:color w:val="000000" w:themeColor="text1" w:themeTint="FF" w:themeShade="FF"/>
                <w:sz w:val="24"/>
                <w:szCs w:val="24"/>
                <w:lang w:val="en-US"/>
              </w:rPr>
              <w:t xml:space="preserve">your </w:t>
            </w:r>
            <w:commentRangeStart w:id="735514309"/>
            <w:r w:rsidRPr="64F01088" w:rsidR="479407AA">
              <w:rPr>
                <w:rFonts w:ascii="Times New Roman" w:hAnsi="Times New Roman" w:eastAsia="Times New Roman" w:cs="Times New Roman"/>
                <w:noProof w:val="0"/>
                <w:color w:val="000000" w:themeColor="text1" w:themeTint="FF" w:themeShade="FF"/>
                <w:sz w:val="24"/>
                <w:szCs w:val="24"/>
                <w:lang w:val="en-US"/>
              </w:rPr>
              <w:t>mindset</w:t>
            </w:r>
            <w:commentRangeEnd w:id="735514309"/>
            <w:r>
              <w:rPr>
                <w:rStyle w:val="CommentReference"/>
              </w:rPr>
              <w:commentReference w:id="735514309"/>
            </w:r>
            <w:r w:rsidRPr="64F01088" w:rsidR="479407AA">
              <w:rPr>
                <w:rFonts w:ascii="Times New Roman" w:hAnsi="Times New Roman" w:eastAsia="Times New Roman" w:cs="Times New Roman"/>
                <w:noProof w:val="0"/>
                <w:color w:val="000000" w:themeColor="text1" w:themeTint="FF" w:themeShade="FF"/>
                <w:sz w:val="24"/>
                <w:szCs w:val="24"/>
                <w:lang w:val="en-US"/>
              </w:rPr>
              <w:t xml:space="preserve">. </w:t>
            </w:r>
            <w:r w:rsidRPr="64F01088" w:rsidR="3243F28C">
              <w:rPr>
                <w:rFonts w:ascii="Times New Roman" w:hAnsi="Times New Roman" w:eastAsia="Times New Roman" w:cs="Times New Roman"/>
                <w:noProof w:val="0"/>
                <w:color w:val="000000" w:themeColor="text1" w:themeTint="FF" w:themeShade="FF"/>
                <w:sz w:val="24"/>
                <w:szCs w:val="24"/>
                <w:lang w:val="en-US"/>
              </w:rPr>
              <w:t xml:space="preserve">This Financial Literacy Month, </w:t>
            </w:r>
            <w:r w:rsidRPr="64F01088" w:rsidR="3243F28C">
              <w:rPr>
                <w:rFonts w:ascii="Times New Roman" w:hAnsi="Times New Roman" w:eastAsia="Times New Roman" w:cs="Times New Roman"/>
                <w:noProof w:val="0"/>
                <w:color w:val="000000" w:themeColor="text1" w:themeTint="FF" w:themeShade="FF"/>
                <w:sz w:val="24"/>
                <w:szCs w:val="24"/>
                <w:lang w:val="en-US"/>
              </w:rPr>
              <w:t>we’re</w:t>
            </w:r>
            <w:r w:rsidRPr="64F01088" w:rsidR="3243F28C">
              <w:rPr>
                <w:rFonts w:ascii="Times New Roman" w:hAnsi="Times New Roman" w:eastAsia="Times New Roman" w:cs="Times New Roman"/>
                <w:noProof w:val="0"/>
                <w:color w:val="000000" w:themeColor="text1" w:themeTint="FF" w:themeShade="FF"/>
                <w:sz w:val="24"/>
                <w:szCs w:val="24"/>
                <w:lang w:val="en-US"/>
              </w:rPr>
              <w:t xml:space="preserve"> </w:t>
            </w:r>
            <w:r w:rsidRPr="64F01088" w:rsidR="770D2F6A">
              <w:rPr>
                <w:rFonts w:ascii="Times New Roman" w:hAnsi="Times New Roman" w:eastAsia="Times New Roman" w:cs="Times New Roman"/>
                <w:noProof w:val="0"/>
                <w:color w:val="000000" w:themeColor="text1" w:themeTint="FF" w:themeShade="FF"/>
                <w:sz w:val="24"/>
                <w:szCs w:val="24"/>
                <w:lang w:val="en-US"/>
              </w:rPr>
              <w:t xml:space="preserve">exploring how mindset shapes </w:t>
            </w:r>
            <w:r w:rsidRPr="64F01088" w:rsidR="770D2F6A">
              <w:rPr>
                <w:rFonts w:ascii="Times New Roman" w:hAnsi="Times New Roman" w:eastAsia="Times New Roman" w:cs="Times New Roman"/>
                <w:noProof w:val="0"/>
                <w:color w:val="000000" w:themeColor="text1" w:themeTint="FF" w:themeShade="FF"/>
                <w:sz w:val="24"/>
                <w:szCs w:val="24"/>
                <w:lang w:val="en-US"/>
              </w:rPr>
              <w:t>your</w:t>
            </w:r>
            <w:r w:rsidRPr="64F01088" w:rsidR="770D2F6A">
              <w:rPr>
                <w:rFonts w:ascii="Times New Roman" w:hAnsi="Times New Roman" w:eastAsia="Times New Roman" w:cs="Times New Roman"/>
                <w:noProof w:val="0"/>
                <w:color w:val="000000" w:themeColor="text1" w:themeTint="FF" w:themeShade="FF"/>
                <w:sz w:val="24"/>
                <w:szCs w:val="24"/>
                <w:lang w:val="en-US"/>
              </w:rPr>
              <w:t xml:space="preserve"> view of money.</w:t>
            </w:r>
          </w:p>
          <w:p w:rsidRPr="00D35F56" w:rsidR="000760B2" w:rsidP="00FD4DFC" w:rsidRDefault="000760B2" w14:paraId="57A3D119" w14:textId="77777777">
            <w:pPr>
              <w:rPr>
                <w:rFonts w:ascii="Arial" w:hAnsi="Arial" w:eastAsia="Arial" w:cs="Arial"/>
                <w:b/>
                <w:bCs/>
                <w:sz w:val="22"/>
                <w:szCs w:val="22"/>
                <w:lang w:val="en"/>
              </w:rPr>
            </w:pPr>
          </w:p>
          <w:p w:rsidRPr="00D35F56" w:rsidR="5DCC4991" w:rsidP="5DCC4991" w:rsidRDefault="5DCC4991" w14:paraId="31297D3B" w14:textId="184B86A0">
            <w:pPr>
              <w:rPr>
                <w:rFonts w:ascii="Arial" w:hAnsi="Arial" w:eastAsia="Arial" w:cs="Arial"/>
                <w:sz w:val="22"/>
                <w:szCs w:val="22"/>
              </w:rPr>
            </w:pPr>
            <w:r w:rsidRPr="64F01088" w:rsidR="54E1AEF6">
              <w:rPr>
                <w:rFonts w:ascii="Arial" w:hAnsi="Arial" w:eastAsia="Arial" w:cs="Arial"/>
                <w:b w:val="1"/>
                <w:bCs w:val="1"/>
                <w:sz w:val="22"/>
                <w:szCs w:val="22"/>
                <w:highlight w:val="lightGray"/>
                <w:lang w:val="en"/>
              </w:rPr>
              <w:t>[Paragraph 2 – / 147]</w:t>
            </w:r>
          </w:p>
          <w:p w:rsidR="38EDB315" w:rsidP="64F01088" w:rsidRDefault="38EDB315" w14:paraId="0455D00B" w14:textId="61302586">
            <w:pPr>
              <w:rPr>
                <w:rFonts w:ascii="Times New Roman" w:hAnsi="Times New Roman" w:eastAsia="Times New Roman" w:cs="Times New Roman"/>
                <w:noProof w:val="0"/>
                <w:color w:val="000000" w:themeColor="text1" w:themeTint="FF" w:themeShade="FF"/>
                <w:sz w:val="24"/>
                <w:szCs w:val="24"/>
                <w:lang w:val="en-US"/>
              </w:rPr>
            </w:pPr>
            <w:commentRangeStart w:id="1178163883"/>
            <w:commentRangeStart w:id="1170643850"/>
            <w:r w:rsidRPr="64F01088" w:rsidR="38EDB315">
              <w:rPr>
                <w:rFonts w:ascii="Times New Roman" w:hAnsi="Times New Roman" w:eastAsia="Times New Roman" w:cs="Times New Roman"/>
                <w:noProof w:val="0"/>
                <w:color w:val="000000" w:themeColor="text1" w:themeTint="FF" w:themeShade="FF"/>
                <w:sz w:val="24"/>
                <w:szCs w:val="24"/>
                <w:lang w:val="en-US"/>
              </w:rPr>
              <w:t>E</w:t>
            </w:r>
            <w:r w:rsidRPr="64F01088" w:rsidR="38EDB315">
              <w:rPr>
                <w:rFonts w:ascii="Times New Roman" w:hAnsi="Times New Roman" w:eastAsia="Times New Roman" w:cs="Times New Roman"/>
                <w:noProof w:val="0"/>
                <w:color w:val="000000" w:themeColor="text1" w:themeTint="FF" w:themeShade="FF"/>
                <w:sz w:val="24"/>
                <w:szCs w:val="24"/>
                <w:lang w:val="en-US"/>
              </w:rPr>
              <w:t>ver</w:t>
            </w:r>
            <w:commentRangeEnd w:id="1170643850"/>
            <w:r>
              <w:rPr>
                <w:rStyle w:val="CommentReference"/>
              </w:rPr>
              <w:commentReference w:id="1170643850"/>
            </w:r>
            <w:r w:rsidRPr="64F01088" w:rsidR="38EDB315">
              <w:rPr>
                <w:rFonts w:ascii="Times New Roman" w:hAnsi="Times New Roman" w:eastAsia="Times New Roman" w:cs="Times New Roman"/>
                <w:noProof w:val="0"/>
                <w:color w:val="000000" w:themeColor="text1" w:themeTint="FF" w:themeShade="FF"/>
                <w:sz w:val="24"/>
                <w:szCs w:val="24"/>
                <w:lang w:val="en-US"/>
              </w:rPr>
              <w:t xml:space="preserve"> </w:t>
            </w:r>
            <w:commentRangeEnd w:id="1178163883"/>
            <w:r>
              <w:rPr>
                <w:rStyle w:val="CommentReference"/>
              </w:rPr>
              <w:commentReference w:id="1178163883"/>
            </w:r>
            <w:r w:rsidRPr="64F01088" w:rsidR="38EDB315">
              <w:rPr>
                <w:rFonts w:ascii="Times New Roman" w:hAnsi="Times New Roman" w:eastAsia="Times New Roman" w:cs="Times New Roman"/>
                <w:noProof w:val="0"/>
                <w:color w:val="000000" w:themeColor="text1" w:themeTint="FF" w:themeShade="FF"/>
                <w:sz w:val="24"/>
                <w:szCs w:val="24"/>
                <w:lang w:val="en-US"/>
              </w:rPr>
              <w:t xml:space="preserve">feel unsure about your financial reality—even when </w:t>
            </w:r>
            <w:r w:rsidRPr="64F01088" w:rsidR="38EDB315">
              <w:rPr>
                <w:rFonts w:ascii="Times New Roman" w:hAnsi="Times New Roman" w:eastAsia="Times New Roman" w:cs="Times New Roman"/>
                <w:noProof w:val="0"/>
                <w:color w:val="000000" w:themeColor="text1" w:themeTint="FF" w:themeShade="FF"/>
                <w:sz w:val="24"/>
                <w:szCs w:val="24"/>
                <w:lang w:val="en-US"/>
              </w:rPr>
              <w:t>you’re</w:t>
            </w:r>
            <w:r w:rsidRPr="64F01088" w:rsidR="38EDB315">
              <w:rPr>
                <w:rFonts w:ascii="Times New Roman" w:hAnsi="Times New Roman" w:eastAsia="Times New Roman" w:cs="Times New Roman"/>
                <w:noProof w:val="0"/>
                <w:color w:val="000000" w:themeColor="text1" w:themeTint="FF" w:themeShade="FF"/>
                <w:sz w:val="24"/>
                <w:szCs w:val="24"/>
                <w:lang w:val="en-US"/>
              </w:rPr>
              <w:t xml:space="preserve"> doing okay? That disconnect has a </w:t>
            </w:r>
            <w:commentRangeStart w:id="441291013"/>
            <w:r w:rsidRPr="64F01088" w:rsidR="38EDB315">
              <w:rPr>
                <w:rFonts w:ascii="Times New Roman" w:hAnsi="Times New Roman" w:eastAsia="Times New Roman" w:cs="Times New Roman"/>
                <w:noProof w:val="0"/>
                <w:color w:val="000000" w:themeColor="text1" w:themeTint="FF" w:themeShade="FF"/>
                <w:sz w:val="24"/>
                <w:szCs w:val="24"/>
                <w:lang w:val="en-US"/>
              </w:rPr>
              <w:t>name.</w:t>
            </w:r>
            <w:r w:rsidRPr="64F01088" w:rsidR="7B3EBE53">
              <w:rPr>
                <w:rFonts w:ascii="Times New Roman" w:hAnsi="Times New Roman" w:eastAsia="Times New Roman" w:cs="Times New Roman"/>
                <w:noProof w:val="0"/>
                <w:color w:val="000000" w:themeColor="text1" w:themeTint="FF" w:themeShade="FF"/>
                <w:sz w:val="24"/>
                <w:szCs w:val="24"/>
                <w:lang w:val="en-US"/>
              </w:rPr>
              <w:t xml:space="preserve"> </w:t>
            </w:r>
            <w:commentRangeEnd w:id="441291013"/>
            <w:r>
              <w:rPr>
                <w:rStyle w:val="CommentReference"/>
              </w:rPr>
              <w:commentReference w:id="441291013"/>
            </w:r>
            <w:r w:rsidRPr="64F01088" w:rsidR="02993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(Hint: See headline.) </w:t>
            </w:r>
            <w:r w:rsidRPr="64F01088" w:rsidR="02993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64F01088" w:rsidR="02993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take a closer look bef</w:t>
            </w:r>
            <w:r w:rsidRPr="64F01088" w:rsidR="02993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ore w</w:t>
            </w:r>
            <w:r w:rsidRPr="64F01088" w:rsidR="029935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 define it.</w:t>
            </w:r>
          </w:p>
          <w:p w:rsidRPr="009C3439" w:rsidR="00505B98" w:rsidP="00444185" w:rsidRDefault="00505B98" w14:paraId="349EA4D6" w14:textId="4518C557">
            <w:pPr>
              <w:rPr>
                <w:rFonts w:ascii="Arial" w:hAnsi="Arial" w:eastAsia="Arial" w:cs="Arial"/>
                <w:b/>
                <w:bCs/>
                <w:sz w:val="22"/>
                <w:szCs w:val="22"/>
                <w:highlight w:val="yellow"/>
                <w:lang w:val="en"/>
              </w:rPr>
            </w:pPr>
          </w:p>
        </w:tc>
      </w:tr>
      <w:tr w:rsidRPr="009C3439" w:rsidR="5DCC4991" w:rsidTr="64F01088" w14:paraId="4D368C9F"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9C3439" w:rsidR="4E8584AB" w:rsidP="5DCC4991" w:rsidRDefault="4E8584AB" w14:paraId="34AC2C87" w14:textId="04E65E6D">
            <w:pPr>
              <w:rPr>
                <w:rFonts w:ascii="Arial" w:hAnsi="Arial" w:eastAsia="Arial" w:cs="Arial"/>
                <w:b/>
                <w:bCs/>
                <w:sz w:val="22"/>
                <w:szCs w:val="22"/>
              </w:rPr>
            </w:pPr>
            <w:r w:rsidRPr="009C3439">
              <w:rPr>
                <w:rFonts w:ascii="Arial" w:hAnsi="Arial" w:eastAsia="Arial" w:cs="Arial"/>
                <w:b/>
                <w:bCs/>
                <w:sz w:val="22"/>
                <w:szCs w:val="22"/>
              </w:rPr>
              <w:t>Design direction</w:t>
            </w:r>
          </w:p>
        </w:tc>
      </w:tr>
      <w:tr w:rsidRPr="009C3439" w:rsidR="5DCC4991" w:rsidTr="64F01088" w14:paraId="58CD9E17"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4E8584AB" w:rsidP="64F01088" w:rsidRDefault="00C6429E" w14:paraId="7CBD2A79" w14:textId="77777777" w14:noSpellErr="1">
            <w:pPr>
              <w:rPr>
                <w:rFonts w:ascii="Times New Roman" w:hAnsi="Times New Roman" w:eastAsia="Times New Roman" w:cs="Times New Roman"/>
                <w:sz w:val="24"/>
                <w:szCs w:val="24"/>
              </w:rPr>
            </w:pPr>
            <w:r w:rsidRPr="64F01088" w:rsidR="6C0243E4">
              <w:rPr>
                <w:rFonts w:ascii="Times New Roman" w:hAnsi="Times New Roman" w:eastAsia="Times New Roman" w:cs="Times New Roman"/>
                <w:sz w:val="24"/>
                <w:szCs w:val="24"/>
              </w:rPr>
              <w:t>External shot of a carnival funhouse and someone going into it.</w:t>
            </w:r>
          </w:p>
          <w:p w:rsidRPr="00F83AC3" w:rsidR="00C6429E" w:rsidP="5DCC4991" w:rsidRDefault="00C6429E" w14:paraId="03D1AB0D" w14:textId="4F5276B0">
            <w:pPr>
              <w:rPr>
                <w:rFonts w:ascii="Arial" w:hAnsi="Arial" w:eastAsia="Arial" w:cs="Arial"/>
                <w:sz w:val="22"/>
                <w:szCs w:val="22"/>
              </w:rPr>
            </w:pPr>
          </w:p>
        </w:tc>
      </w:tr>
      <w:tr w:rsidRPr="009C3439" w:rsidR="5DCC4991" w:rsidTr="64F01088" w14:paraId="77A7BA13"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Pr="009C3439" w:rsidR="5DCC4991" w:rsidP="5DCC4991" w:rsidRDefault="5DCC4991" w14:paraId="0863D73B" w14:textId="0AAB3B37">
            <w:pPr>
              <w:jc w:val="center"/>
              <w:rPr>
                <w:rFonts w:ascii="Arial" w:hAnsi="Arial" w:eastAsia="Arial" w:cs="Arial"/>
                <w:b/>
                <w:bCs/>
                <w:sz w:val="22"/>
                <w:szCs w:val="22"/>
                <w:highlight w:val="yellow"/>
                <w:lang w:val="en"/>
              </w:rPr>
            </w:pPr>
            <w:r w:rsidRPr="001015E4">
              <w:rPr>
                <w:rFonts w:ascii="Arial" w:hAnsi="Arial" w:eastAsia="Arial" w:cs="Arial"/>
                <w:b/>
                <w:bCs/>
                <w:sz w:val="22"/>
                <w:szCs w:val="22"/>
                <w:lang w:val="en"/>
              </w:rPr>
              <w:t>Screen 2: Poll</w:t>
            </w:r>
            <w:r w:rsidRPr="001015E4" w:rsidR="59CECD05">
              <w:rPr>
                <w:rFonts w:ascii="Arial" w:hAnsi="Arial" w:eastAsia="Arial" w:cs="Arial"/>
                <w:b/>
                <w:bCs/>
                <w:sz w:val="22"/>
                <w:szCs w:val="22"/>
                <w:lang w:val="en"/>
              </w:rPr>
              <w:t xml:space="preserve"> Question</w:t>
            </w:r>
            <w:r w:rsidRPr="001015E4" w:rsidR="499B4F9F">
              <w:rPr>
                <w:rFonts w:ascii="Arial" w:hAnsi="Arial" w:eastAsia="Arial" w:cs="Arial"/>
                <w:b/>
                <w:bCs/>
                <w:sz w:val="22"/>
                <w:szCs w:val="22"/>
                <w:lang w:val="en"/>
              </w:rPr>
              <w:t xml:space="preserve"> #1</w:t>
            </w:r>
          </w:p>
        </w:tc>
      </w:tr>
      <w:tr w:rsidRPr="009C3439" w:rsidR="5DCC4991" w:rsidTr="64F01088" w14:paraId="68B60C3B"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Pr="001015E4" w:rsidR="5DCC4991" w:rsidP="5DCC4991" w:rsidRDefault="5DCC4991" w14:paraId="59E78996" w14:textId="63614ECE">
            <w:pPr>
              <w:rPr>
                <w:rFonts w:ascii="Arial" w:hAnsi="Arial" w:eastAsia="Arial" w:cs="Arial"/>
                <w:sz w:val="22"/>
                <w:szCs w:val="22"/>
              </w:rPr>
            </w:pPr>
            <w:r w:rsidRPr="001015E4">
              <w:rPr>
                <w:rFonts w:ascii="Arial" w:hAnsi="Arial" w:eastAsia="Arial" w:cs="Arial"/>
                <w:b/>
                <w:bCs/>
                <w:sz w:val="22"/>
                <w:szCs w:val="22"/>
                <w:lang w:val="en"/>
              </w:rPr>
              <w:t xml:space="preserve">Content </w:t>
            </w:r>
          </w:p>
        </w:tc>
      </w:tr>
      <w:tr w:rsidRPr="009C3439" w:rsidR="5DCC4991" w:rsidTr="64F01088" w14:paraId="0E111522"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90" w:type="dxa"/>
              <w:left w:w="90" w:type="dxa"/>
              <w:bottom w:w="90" w:type="dxa"/>
              <w:right w:w="90" w:type="dxa"/>
            </w:tcMar>
          </w:tcPr>
          <w:p w:rsidRPr="00350B35" w:rsidR="5F677785" w:rsidP="5DCC4991" w:rsidRDefault="5F677785" w14:paraId="3A4FF8B5" w14:textId="0255C35D">
            <w:pPr>
              <w:rPr>
                <w:rFonts w:ascii="Arial" w:hAnsi="Arial" w:eastAsia="Arial" w:cs="Arial"/>
                <w:b/>
                <w:sz w:val="22"/>
                <w:szCs w:val="22"/>
                <w:highlight w:val="lightGray"/>
              </w:rPr>
            </w:pPr>
            <w:r w:rsidRPr="64F01088" w:rsidR="500ECB38">
              <w:rPr>
                <w:rFonts w:ascii="Arial" w:hAnsi="Arial" w:eastAsia="Arial" w:cs="Arial"/>
                <w:b w:val="1"/>
                <w:bCs w:val="1"/>
                <w:sz w:val="22"/>
                <w:szCs w:val="22"/>
                <w:highlight w:val="lightGray"/>
              </w:rPr>
              <w:t xml:space="preserve">[Title </w:t>
            </w:r>
            <w:proofErr w:type="gramStart"/>
            <w:r w:rsidRPr="64F01088" w:rsidR="500ECB38">
              <w:rPr>
                <w:rFonts w:ascii="Arial" w:hAnsi="Arial" w:eastAsia="Arial" w:cs="Arial"/>
                <w:b w:val="1"/>
                <w:bCs w:val="1"/>
                <w:sz w:val="22"/>
                <w:szCs w:val="22"/>
                <w:highlight w:val="lightGray"/>
              </w:rPr>
              <w:t>–  /</w:t>
            </w:r>
            <w:proofErr w:type="gramEnd"/>
            <w:r w:rsidRPr="64F01088" w:rsidR="500ECB38">
              <w:rPr>
                <w:rFonts w:ascii="Arial" w:hAnsi="Arial" w:eastAsia="Arial" w:cs="Arial"/>
                <w:b w:val="1"/>
                <w:bCs w:val="1"/>
                <w:sz w:val="22"/>
                <w:szCs w:val="22"/>
                <w:highlight w:val="lightGray"/>
              </w:rPr>
              <w:t xml:space="preserve"> 65] </w:t>
            </w:r>
          </w:p>
          <w:p w:rsidR="7AF04E77" w:rsidP="64F01088" w:rsidRDefault="7AF04E77" w14:paraId="4059CD63" w14:textId="6CA1B4D0">
            <w:pPr>
              <w:rPr>
                <w:rFonts w:ascii="Arial" w:hAnsi="Arial" w:eastAsia="Arial" w:cs="Arial"/>
                <w:b w:val="1"/>
                <w:bCs w:val="1"/>
                <w:noProof w:val="0"/>
                <w:sz w:val="28"/>
                <w:szCs w:val="28"/>
                <w:lang w:val="en-US"/>
              </w:rPr>
            </w:pPr>
            <w:r w:rsidRPr="64F01088" w:rsidR="7AF04E77">
              <w:rPr>
                <w:rFonts w:ascii="Arial" w:hAnsi="Arial" w:eastAsia="Arial" w:cs="Arial"/>
                <w:b w:val="1"/>
                <w:bCs w:val="1"/>
                <w:noProof w:val="0"/>
                <w:sz w:val="28"/>
                <w:szCs w:val="28"/>
                <w:lang w:val="en-US"/>
              </w:rPr>
              <w:t>How clearly do you see your full money picture?</w:t>
            </w:r>
          </w:p>
          <w:p w:rsidRPr="001015E4" w:rsidR="00E44A43" w:rsidP="5DCC4991" w:rsidRDefault="00E44A43" w14:paraId="0BA53678" w14:textId="77777777">
            <w:pPr>
              <w:rPr>
                <w:rFonts w:ascii="Arial" w:hAnsi="Arial" w:eastAsia="Arial" w:cs="Arial"/>
                <w:b/>
                <w:bCs/>
                <w:sz w:val="28"/>
                <w:szCs w:val="28"/>
              </w:rPr>
            </w:pPr>
          </w:p>
          <w:p w:rsidR="0071096A" w:rsidP="64F01088" w:rsidRDefault="1CFB6D5E" w14:paraId="1CE1E254" w14:textId="40E34B94">
            <w:pPr/>
            <w:r w:rsidRPr="64F01088" w:rsidR="2727B3CC">
              <w:rPr>
                <w:rFonts w:ascii="Arial" w:hAnsi="Arial" w:eastAsia="Arial" w:cs="Arial"/>
                <w:b w:val="1"/>
                <w:bCs w:val="1"/>
                <w:sz w:val="22"/>
                <w:szCs w:val="22"/>
                <w:highlight w:val="lightGray"/>
                <w:lang w:val="en"/>
              </w:rPr>
              <w:t>[Description – / 145]</w:t>
            </w:r>
            <w:r>
              <w:br/>
            </w:r>
            <w:r w:rsidRPr="64F01088" w:rsidR="72088316">
              <w:rPr>
                <w:rFonts w:ascii="Times New Roman" w:hAnsi="Times New Roman" w:eastAsia="Times New Roman" w:cs="Times New Roman"/>
                <w:noProof w:val="0"/>
                <w:sz w:val="24"/>
                <w:szCs w:val="24"/>
                <w:lang w:val="en-US"/>
              </w:rPr>
              <w:t>Do you feel in tune with your finances—or is your perception clouded by doubt, fear, or second-guessing? Let’s take a closer look.</w:t>
            </w:r>
          </w:p>
          <w:p w:rsidRPr="001015E4" w:rsidR="00E44A43" w:rsidP="5DCC4991" w:rsidRDefault="00E44A43" w14:paraId="6A4BC2A4" w14:textId="77777777">
            <w:pPr>
              <w:rPr>
                <w:rFonts w:ascii="Aptos" w:hAnsi="Aptos" w:eastAsia="Aptos" w:cs="Aptos"/>
              </w:rPr>
            </w:pPr>
          </w:p>
          <w:p w:rsidRPr="00350B35" w:rsidR="00EA2FE5" w:rsidP="5DCC4991" w:rsidRDefault="00EA2FE5" w14:paraId="3D8B1ABA" w14:textId="01E03FBC">
            <w:pPr>
              <w:rPr>
                <w:rFonts w:ascii="Arial" w:hAnsi="Arial" w:eastAsia="Arial" w:cs="Arial"/>
                <w:b/>
                <w:bCs/>
                <w:sz w:val="22"/>
                <w:szCs w:val="22"/>
                <w:highlight w:val="lightGray"/>
                <w:lang w:val="en"/>
              </w:rPr>
            </w:pPr>
            <w:r w:rsidRPr="00350B35">
              <w:rPr>
                <w:rFonts w:ascii="Arial" w:hAnsi="Arial" w:eastAsia="Arial" w:cs="Arial"/>
                <w:b/>
                <w:bCs/>
                <w:sz w:val="22"/>
                <w:szCs w:val="22"/>
                <w:highlight w:val="lightGray"/>
                <w:lang w:val="en"/>
              </w:rPr>
              <w:t>[Answers – 80]</w:t>
            </w:r>
          </w:p>
          <w:p w:rsidRPr="001015E4" w:rsidR="006B5872" w:rsidP="64F01088" w:rsidRDefault="007B521E" w14:paraId="394665EB" w14:textId="21906EFC">
            <w:pPr>
              <w:pStyle w:val="Normal"/>
              <w:spacing w:line="276" w:lineRule="auto"/>
              <w:rPr>
                <w:rFonts w:ascii="Aptos" w:hAnsi="Aptos" w:eastAsia="Aptos" w:cs="Aptos"/>
                <w:sz w:val="24"/>
                <w:szCs w:val="24"/>
              </w:rPr>
            </w:pPr>
            <w:commentRangeStart w:id="235139040"/>
            <w:commentRangeStart w:id="1381790254"/>
            <w:r w:rsidR="12F646A4">
              <w:rPr/>
              <w:t xml:space="preserve">Q1: [Mindset - </w:t>
            </w:r>
            <w:r w:rsidR="12F646A4">
              <w:rPr/>
              <w:t>perception</w:t>
            </w:r>
            <w:r w:rsidR="12F646A4">
              <w:rPr/>
              <w:t xml:space="preserve"> vs. reality] How accurately do you think you see your entire financial situation/picture?</w:t>
            </w:r>
            <w:commentRangeEnd w:id="235139040"/>
            <w:r>
              <w:rPr>
                <w:rStyle w:val="CommentReference"/>
              </w:rPr>
              <w:commentReference w:id="235139040"/>
            </w:r>
            <w:commentRangeEnd w:id="1381790254"/>
            <w:r>
              <w:rPr>
                <w:rStyle w:val="CommentReference"/>
              </w:rPr>
              <w:commentReference w:id="1381790254"/>
            </w:r>
            <w:r>
              <w:br/>
            </w:r>
            <w:r w:rsidRPr="64F01088" w:rsidR="12F646A4">
              <w:rPr>
                <w:strike w:val="1"/>
              </w:rPr>
              <w:t xml:space="preserve">Very accurately </w:t>
            </w:r>
            <w:r w:rsidR="12F646A4">
              <w:rPr/>
              <w:t>- I know exactly where everything stands</w:t>
            </w:r>
            <w:r w:rsidR="4457BE35">
              <w:rPr/>
              <w:t xml:space="preserve"> and feel confident</w:t>
            </w:r>
            <w:r>
              <w:br/>
            </w:r>
            <w:r w:rsidRPr="64F01088" w:rsidR="12F646A4">
              <w:rPr>
                <w:strike w:val="1"/>
              </w:rPr>
              <w:t xml:space="preserve">Somewhat accurately - </w:t>
            </w:r>
            <w:r w:rsidR="12F646A4">
              <w:rPr/>
              <w:t>I’m</w:t>
            </w:r>
            <w:r w:rsidR="12F646A4">
              <w:rPr/>
              <w:t xml:space="preserve"> </w:t>
            </w:r>
            <w:r w:rsidR="12F646A4">
              <w:rPr/>
              <w:t>generally aware</w:t>
            </w:r>
            <w:r w:rsidR="12F646A4">
              <w:rPr/>
              <w:t xml:space="preserve"> but can second guess myself sometimes</w:t>
            </w:r>
            <w:r>
              <w:br/>
            </w:r>
            <w:commentRangeStart w:id="1030772790"/>
            <w:commentRangeStart w:id="588707400"/>
            <w:r w:rsidRPr="64F01088" w:rsidR="12F646A4">
              <w:rPr>
                <w:strike w:val="1"/>
              </w:rPr>
              <w:t xml:space="preserve">Not very accurately - </w:t>
            </w:r>
            <w:r w:rsidR="12F646A4">
              <w:rPr/>
              <w:t xml:space="preserve">I often feel like my finances are worse (or better) than they </w:t>
            </w:r>
            <w:r w:rsidR="12F646A4">
              <w:rPr/>
              <w:t>actually are</w:t>
            </w:r>
            <w:commentRangeEnd w:id="1030772790"/>
            <w:r>
              <w:rPr>
                <w:rStyle w:val="CommentReference"/>
              </w:rPr>
              <w:commentReference w:id="1030772790"/>
            </w:r>
            <w:commentRangeEnd w:id="588707400"/>
            <w:r>
              <w:rPr>
                <w:rStyle w:val="CommentReference"/>
              </w:rPr>
              <w:commentReference w:id="588707400"/>
            </w:r>
            <w:r>
              <w:br/>
            </w:r>
            <w:r w:rsidRPr="64F01088" w:rsidR="12F646A4">
              <w:rPr>
                <w:strike w:val="1"/>
              </w:rPr>
              <w:t>Not at all -</w:t>
            </w:r>
            <w:r w:rsidR="12F646A4">
              <w:rPr/>
              <w:t xml:space="preserve"> I avoid checking my accounts because I get anxious and </w:t>
            </w:r>
            <w:r w:rsidR="12F646A4">
              <w:rPr/>
              <w:t>don’t</w:t>
            </w:r>
            <w:r w:rsidR="12F646A4">
              <w:rPr/>
              <w:t xml:space="preserve"> trust my instincts</w:t>
            </w:r>
            <w:r w:rsidRPr="64F01088" w:rsidR="12F646A4">
              <w:rPr>
                <w:rFonts w:ascii="Aptos" w:hAnsi="Aptos" w:eastAsia="Aptos" w:cs="Aptos"/>
              </w:rPr>
              <w:t xml:space="preserve"> </w:t>
            </w:r>
          </w:p>
        </w:tc>
      </w:tr>
      <w:tr w:rsidRPr="009C3439" w:rsidR="5DCC4991" w:rsidTr="64F01088" w14:paraId="62AD6E68"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90" w:type="dxa"/>
              <w:left w:w="90" w:type="dxa"/>
              <w:bottom w:w="90" w:type="dxa"/>
              <w:right w:w="90" w:type="dxa"/>
            </w:tcMar>
          </w:tcPr>
          <w:p w:rsidRPr="00DC7838" w:rsidR="36893267" w:rsidP="5DCC4991" w:rsidRDefault="36893267" w14:paraId="393CEEDB" w14:textId="215668DE">
            <w:r w:rsidRPr="00DC7838">
              <w:rPr>
                <w:rFonts w:ascii="Arial" w:hAnsi="Arial" w:eastAsia="Arial" w:cs="Arial"/>
                <w:b/>
                <w:bCs/>
                <w:sz w:val="22"/>
                <w:szCs w:val="22"/>
              </w:rPr>
              <w:t>Design direction</w:t>
            </w:r>
          </w:p>
        </w:tc>
      </w:tr>
      <w:tr w:rsidRPr="009C3439" w:rsidR="5DCC4991" w:rsidTr="64F01088" w14:paraId="5161AAD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top w:w="90" w:type="dxa"/>
              <w:left w:w="90" w:type="dxa"/>
              <w:bottom w:w="90" w:type="dxa"/>
              <w:right w:w="90" w:type="dxa"/>
            </w:tcMar>
          </w:tcPr>
          <w:p w:rsidRPr="00DC7838" w:rsidR="2033A234" w:rsidP="5DCC4991" w:rsidRDefault="00DC1C95" w14:noSpellErr="1" w14:paraId="25630B94" w14:textId="48736769">
            <w:pPr>
              <w:rPr>
                <w:ins w:author="Jolene Haley(UST,US)" w:date="2025-04-14T12:54:27.419Z" w16du:dateUtc="2025-04-14T12:54:27.419Z" w:id="594999403"/>
              </w:rPr>
            </w:pPr>
            <w:r w:rsidR="538C28FB">
              <w:rPr/>
              <w:t>Icons to align with each answer choice</w:t>
            </w:r>
          </w:p>
          <w:p w:rsidRPr="00DC7838" w:rsidR="2033A234" w:rsidP="64F01088" w:rsidRDefault="00DC1C95" w14:paraId="3DE835AB" w14:textId="30C21CB0">
            <w:pPr>
              <w:rPr>
                <w:rFonts w:ascii="Times New Roman" w:hAnsi="Times New Roman" w:eastAsia="Times New Roman" w:cs="Times New Roman"/>
                <w:noProof w:val="0"/>
                <w:sz w:val="24"/>
                <w:szCs w:val="24"/>
                <w:lang w:val="en-US"/>
              </w:rPr>
            </w:pPr>
            <w:r w:rsidRPr="64F01088" w:rsidR="4D631BD9">
              <w:rPr>
                <w:rFonts w:ascii="Times New Roman" w:hAnsi="Times New Roman" w:eastAsia="Times New Roman" w:cs="Times New Roman"/>
                <w:noProof w:val="0"/>
                <w:sz w:val="24"/>
                <w:szCs w:val="24"/>
                <w:lang w:val="en-US"/>
              </w:rPr>
              <w:t>🎯 Bullseye (Very clearly)</w:t>
            </w:r>
            <w:r>
              <w:br/>
            </w:r>
            <w:r w:rsidRPr="64F01088" w:rsidR="4D631BD9">
              <w:rPr>
                <w:rFonts w:ascii="Times New Roman" w:hAnsi="Times New Roman" w:eastAsia="Times New Roman" w:cs="Times New Roman"/>
                <w:noProof w:val="0"/>
                <w:sz w:val="24"/>
                <w:szCs w:val="24"/>
                <w:lang w:val="en-US"/>
              </w:rPr>
              <w:t xml:space="preserve"> 🎡 Spinning wheel (Somewhat clearly)</w:t>
            </w:r>
            <w:r>
              <w:br/>
            </w:r>
            <w:r w:rsidRPr="64F01088" w:rsidR="4D631BD9">
              <w:rPr>
                <w:rFonts w:ascii="Times New Roman" w:hAnsi="Times New Roman" w:eastAsia="Times New Roman" w:cs="Times New Roman"/>
                <w:noProof w:val="0"/>
                <w:sz w:val="24"/>
                <w:szCs w:val="24"/>
                <w:lang w:val="en-US"/>
              </w:rPr>
              <w:t xml:space="preserve"> 🎭 Mask with shifting faces (Not very clearly)</w:t>
            </w:r>
            <w:r>
              <w:br/>
            </w:r>
            <w:r w:rsidRPr="64F01088" w:rsidR="4D631BD9">
              <w:rPr>
                <w:rFonts w:ascii="Times New Roman" w:hAnsi="Times New Roman" w:eastAsia="Times New Roman" w:cs="Times New Roman"/>
                <w:noProof w:val="0"/>
                <w:sz w:val="24"/>
                <w:szCs w:val="24"/>
                <w:lang w:val="en-US"/>
              </w:rPr>
              <w:t xml:space="preserve"> 🎪 Closed tent flap (Not at all)</w:t>
            </w:r>
          </w:p>
        </w:tc>
      </w:tr>
      <w:tr w:rsidRPr="009C3439" w:rsidR="5DCC4991" w:rsidTr="64F01088" w14:paraId="56087661"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Pr="00DC7838" w:rsidR="5DCC4991" w:rsidP="5DCC4991" w:rsidRDefault="5DCC4991" w14:paraId="431B2EB2" w14:textId="7E0E7CFB">
            <w:pPr>
              <w:jc w:val="center"/>
              <w:rPr>
                <w:rFonts w:ascii="Arial" w:hAnsi="Arial" w:eastAsia="Arial" w:cs="Arial"/>
                <w:sz w:val="22"/>
                <w:szCs w:val="22"/>
              </w:rPr>
            </w:pPr>
            <w:r w:rsidRPr="00DC7838">
              <w:rPr>
                <w:rFonts w:ascii="Arial" w:hAnsi="Arial" w:eastAsia="Arial" w:cs="Arial"/>
                <w:b/>
                <w:bCs/>
                <w:sz w:val="22"/>
                <w:szCs w:val="22"/>
                <w:lang w:val="en"/>
              </w:rPr>
              <w:t xml:space="preserve">Screen 3: Context </w:t>
            </w:r>
            <w:r w:rsidRPr="00DC7838" w:rsidR="33D8B760">
              <w:rPr>
                <w:rFonts w:ascii="Arial" w:hAnsi="Arial" w:eastAsia="Arial" w:cs="Arial"/>
                <w:b/>
                <w:bCs/>
                <w:sz w:val="22"/>
                <w:szCs w:val="22"/>
                <w:lang w:val="en"/>
              </w:rPr>
              <w:t>Screen #1</w:t>
            </w:r>
          </w:p>
        </w:tc>
      </w:tr>
      <w:tr w:rsidRPr="009C3439" w:rsidR="5DCC4991" w:rsidTr="64F01088" w14:paraId="04D9A7BA"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Pr="00DC7838" w:rsidR="5DCC4991" w:rsidP="5DCC4991" w:rsidRDefault="5DCC4991" w14:paraId="7C8ACEE3" w14:textId="0706073E">
            <w:pPr>
              <w:rPr>
                <w:rFonts w:ascii="Arial" w:hAnsi="Arial" w:eastAsia="Arial" w:cs="Arial"/>
                <w:sz w:val="22"/>
                <w:szCs w:val="22"/>
              </w:rPr>
            </w:pPr>
            <w:r w:rsidRPr="00DC7838">
              <w:rPr>
                <w:rFonts w:ascii="Arial" w:hAnsi="Arial" w:eastAsia="Arial" w:cs="Arial"/>
                <w:b/>
                <w:bCs/>
                <w:sz w:val="22"/>
                <w:szCs w:val="22"/>
                <w:lang w:val="en"/>
              </w:rPr>
              <w:t xml:space="preserve">Content </w:t>
            </w:r>
          </w:p>
        </w:tc>
      </w:tr>
      <w:tr w:rsidRPr="009C3439" w:rsidR="5DCC4991" w:rsidTr="64F01088" w14:paraId="36B754C9"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C7838" w:rsidR="28A36C88" w:rsidP="5DCC4991" w:rsidRDefault="28A36C88" w14:paraId="469EB7A5" w14:textId="7D2BA331">
            <w:pPr>
              <w:rPr>
                <w:rFonts w:ascii="Arial" w:hAnsi="Arial" w:eastAsia="Arial" w:cs="Arial"/>
                <w:sz w:val="22"/>
                <w:szCs w:val="22"/>
              </w:rPr>
            </w:pPr>
            <w:r w:rsidRPr="64F01088" w:rsidR="248121DD">
              <w:rPr>
                <w:rFonts w:ascii="Arial" w:hAnsi="Arial" w:eastAsia="Arial" w:cs="Arial"/>
                <w:b w:val="1"/>
                <w:bCs w:val="1"/>
                <w:sz w:val="22"/>
                <w:szCs w:val="22"/>
                <w:highlight w:val="lightGray"/>
              </w:rPr>
              <w:t xml:space="preserve">[Title </w:t>
            </w:r>
            <w:proofErr w:type="gramStart"/>
            <w:r w:rsidRPr="64F01088" w:rsidR="248121DD">
              <w:rPr>
                <w:rFonts w:ascii="Arial" w:hAnsi="Arial" w:eastAsia="Arial" w:cs="Arial"/>
                <w:b w:val="1"/>
                <w:bCs w:val="1"/>
                <w:sz w:val="22"/>
                <w:szCs w:val="22"/>
                <w:highlight w:val="lightGray"/>
              </w:rPr>
              <w:t>–  /</w:t>
            </w:r>
            <w:proofErr w:type="gramEnd"/>
            <w:r w:rsidRPr="64F01088" w:rsidR="248121DD">
              <w:rPr>
                <w:rFonts w:ascii="Arial" w:hAnsi="Arial" w:eastAsia="Arial" w:cs="Arial"/>
                <w:b w:val="1"/>
                <w:bCs w:val="1"/>
                <w:sz w:val="22"/>
                <w:szCs w:val="22"/>
                <w:highlight w:val="lightGray"/>
              </w:rPr>
              <w:t xml:space="preserve"> 45]</w:t>
            </w:r>
            <w:r w:rsidRPr="64F01088" w:rsidR="248121DD">
              <w:rPr>
                <w:rFonts w:ascii="Arial" w:hAnsi="Arial" w:eastAsia="Arial" w:cs="Arial"/>
                <w:b w:val="1"/>
                <w:bCs w:val="1"/>
                <w:sz w:val="22"/>
                <w:szCs w:val="22"/>
              </w:rPr>
              <w:t xml:space="preserve"> </w:t>
            </w:r>
          </w:p>
          <w:p w:rsidR="425B07ED" w:rsidP="64F01088" w:rsidRDefault="425B07ED" w14:paraId="754FB374" w14:textId="16DF45D6">
            <w:pPr>
              <w:pStyle w:val="Normal"/>
              <w:suppressLineNumbers w:val="0"/>
              <w:bidi w:val="0"/>
              <w:spacing w:before="0" w:beforeAutospacing="off" w:after="0" w:afterAutospacing="off" w:line="240" w:lineRule="auto"/>
              <w:ind w:left="0" w:right="0"/>
              <w:jc w:val="left"/>
            </w:pPr>
            <w:r w:rsidRPr="64F01088" w:rsidR="425B07ED">
              <w:rPr>
                <w:rFonts w:ascii="Arial" w:hAnsi="Arial" w:eastAsia="Arial" w:cs="Arial"/>
                <w:b w:val="1"/>
                <w:bCs w:val="1"/>
                <w:sz w:val="28"/>
                <w:szCs w:val="28"/>
              </w:rPr>
              <w:t xml:space="preserve">What </w:t>
            </w:r>
            <w:r w:rsidRPr="64F01088" w:rsidR="425B07ED">
              <w:rPr>
                <w:rFonts w:ascii="Arial" w:hAnsi="Arial" w:eastAsia="Arial" w:cs="Arial"/>
                <w:b w:val="1"/>
                <w:bCs w:val="1"/>
                <w:sz w:val="28"/>
                <w:szCs w:val="28"/>
              </w:rPr>
              <w:t>i</w:t>
            </w:r>
            <w:r w:rsidRPr="64F01088" w:rsidR="425B07ED">
              <w:rPr>
                <w:rFonts w:ascii="Arial" w:hAnsi="Arial" w:eastAsia="Arial" w:cs="Arial"/>
                <w:b w:val="1"/>
                <w:bCs w:val="1"/>
                <w:sz w:val="28"/>
                <w:szCs w:val="28"/>
              </w:rPr>
              <w:t>s money dysmorphia?</w:t>
            </w:r>
          </w:p>
          <w:p w:rsidRPr="00DC7838" w:rsidR="00F26B04" w:rsidP="5DCC4991" w:rsidRDefault="00F26B04" w14:paraId="7DD75C8B" w14:textId="77777777">
            <w:pPr>
              <w:rPr>
                <w:rFonts w:ascii="Arial" w:hAnsi="Arial" w:eastAsia="Arial" w:cs="Arial"/>
                <w:b/>
                <w:bCs/>
                <w:sz w:val="28"/>
                <w:szCs w:val="28"/>
              </w:rPr>
            </w:pPr>
          </w:p>
          <w:p w:rsidRPr="00DC7838" w:rsidR="28A36C88" w:rsidP="5DCC4991" w:rsidRDefault="28A36C88" w14:paraId="5C906D01" w14:textId="465F12AC" w14:noSpellErr="1">
            <w:pPr>
              <w:rPr>
                <w:rFonts w:ascii="Arial" w:hAnsi="Arial" w:eastAsia="Arial" w:cs="Arial"/>
                <w:sz w:val="22"/>
                <w:szCs w:val="22"/>
              </w:rPr>
            </w:pPr>
            <w:r w:rsidRPr="64F01088" w:rsidR="248121DD">
              <w:rPr>
                <w:rFonts w:ascii="Arial" w:hAnsi="Arial" w:eastAsia="Arial" w:cs="Arial"/>
                <w:b w:val="1"/>
                <w:bCs w:val="1"/>
                <w:sz w:val="22"/>
                <w:szCs w:val="22"/>
                <w:highlight w:val="lightGray"/>
                <w:lang w:val="en"/>
              </w:rPr>
              <w:t>[</w:t>
            </w:r>
            <w:commentRangeStart w:id="988947560"/>
            <w:r w:rsidRPr="64F01088" w:rsidR="248121DD">
              <w:rPr>
                <w:rFonts w:ascii="Arial" w:hAnsi="Arial" w:eastAsia="Arial" w:cs="Arial"/>
                <w:b w:val="1"/>
                <w:bCs w:val="1"/>
                <w:sz w:val="22"/>
                <w:szCs w:val="22"/>
                <w:highlight w:val="lightGray"/>
                <w:lang w:val="en"/>
              </w:rPr>
              <w:t>Paragraph 1 – / 147]</w:t>
            </w:r>
            <w:r w:rsidRPr="64F01088" w:rsidR="248121DD">
              <w:rPr>
                <w:rFonts w:ascii="Arial" w:hAnsi="Arial" w:eastAsia="Arial" w:cs="Arial"/>
                <w:sz w:val="22"/>
                <w:szCs w:val="22"/>
              </w:rPr>
              <w:t xml:space="preserve"> </w:t>
            </w:r>
            <w:commentRangeEnd w:id="988947560"/>
            <w:r>
              <w:rPr>
                <w:rStyle w:val="CommentReference"/>
              </w:rPr>
              <w:commentReference w:id="988947560"/>
            </w:r>
          </w:p>
          <w:p w:rsidR="16A224F3" w:rsidP="64F01088" w:rsidRDefault="16A224F3" w14:paraId="38491FFA" w14:textId="16AC37DA">
            <w:pPr>
              <w:rPr>
                <w:rFonts w:ascii="Times New Roman" w:hAnsi="Times New Roman" w:eastAsia="Times New Roman" w:cs="Times New Roman"/>
                <w:noProof w:val="0"/>
                <w:color w:val="000000" w:themeColor="text1" w:themeTint="FF" w:themeShade="FF"/>
                <w:sz w:val="24"/>
                <w:szCs w:val="24"/>
                <w:lang w:val="en-US"/>
              </w:rPr>
            </w:pPr>
            <w:r w:rsidRPr="64F01088" w:rsidR="16A224F3">
              <w:rPr>
                <w:rFonts w:ascii="Times New Roman" w:hAnsi="Times New Roman" w:eastAsia="Times New Roman" w:cs="Times New Roman"/>
                <w:noProof w:val="0"/>
                <w:color w:val="000000" w:themeColor="text1" w:themeTint="FF" w:themeShade="FF"/>
                <w:sz w:val="24"/>
                <w:szCs w:val="24"/>
                <w:lang w:val="en-US"/>
              </w:rPr>
              <w:t xml:space="preserve">Like a funhouse mirror, money dysmorphia </w:t>
            </w:r>
            <w:r w:rsidRPr="64F01088" w:rsidR="745B4E0C">
              <w:rPr>
                <w:rFonts w:ascii="Times New Roman" w:hAnsi="Times New Roman" w:eastAsia="Times New Roman" w:cs="Times New Roman"/>
                <w:noProof w:val="0"/>
                <w:color w:val="000000" w:themeColor="text1" w:themeTint="FF" w:themeShade="FF"/>
                <w:sz w:val="24"/>
                <w:szCs w:val="24"/>
                <w:lang w:val="en-US"/>
              </w:rPr>
              <w:t xml:space="preserve">is when your </w:t>
            </w:r>
            <w:r w:rsidRPr="64F01088" w:rsidR="745B4E0C">
              <w:rPr>
                <w:rFonts w:ascii="Times New Roman" w:hAnsi="Times New Roman" w:eastAsia="Times New Roman" w:cs="Times New Roman"/>
                <w:noProof w:val="0"/>
                <w:color w:val="000000" w:themeColor="text1" w:themeTint="FF" w:themeShade="FF"/>
                <w:sz w:val="24"/>
                <w:szCs w:val="24"/>
                <w:lang w:val="en-US"/>
              </w:rPr>
              <w:t>perception</w:t>
            </w:r>
            <w:r w:rsidRPr="64F01088" w:rsidR="745B4E0C">
              <w:rPr>
                <w:rFonts w:ascii="Times New Roman" w:hAnsi="Times New Roman" w:eastAsia="Times New Roman" w:cs="Times New Roman"/>
                <w:noProof w:val="0"/>
                <w:color w:val="000000" w:themeColor="text1" w:themeTint="FF" w:themeShade="FF"/>
                <w:sz w:val="24"/>
                <w:szCs w:val="24"/>
                <w:lang w:val="en-US"/>
              </w:rPr>
              <w:t xml:space="preserve"> of your finances </w:t>
            </w:r>
            <w:r w:rsidRPr="64F01088" w:rsidR="3A22667F">
              <w:rPr>
                <w:rFonts w:ascii="Times New Roman" w:hAnsi="Times New Roman" w:eastAsia="Times New Roman" w:cs="Times New Roman"/>
                <w:noProof w:val="0"/>
                <w:color w:val="000000" w:themeColor="text1" w:themeTint="FF" w:themeShade="FF"/>
                <w:sz w:val="24"/>
                <w:szCs w:val="24"/>
                <w:lang w:val="en-US"/>
              </w:rPr>
              <w:t>does</w:t>
            </w:r>
            <w:r w:rsidRPr="64F01088" w:rsidR="745B4E0C">
              <w:rPr>
                <w:rFonts w:ascii="Times New Roman" w:hAnsi="Times New Roman" w:eastAsia="Times New Roman" w:cs="Times New Roman"/>
                <w:noProof w:val="0"/>
                <w:color w:val="000000" w:themeColor="text1" w:themeTint="FF" w:themeShade="FF"/>
                <w:sz w:val="24"/>
                <w:szCs w:val="24"/>
                <w:lang w:val="en-US"/>
              </w:rPr>
              <w:t xml:space="preserve"> not match reality. It </w:t>
            </w:r>
            <w:r w:rsidRPr="64F01088" w:rsidR="16A224F3">
              <w:rPr>
                <w:rFonts w:ascii="Times New Roman" w:hAnsi="Times New Roman" w:eastAsia="Times New Roman" w:cs="Times New Roman"/>
                <w:noProof w:val="0"/>
                <w:color w:val="000000" w:themeColor="text1" w:themeTint="FF" w:themeShade="FF"/>
                <w:sz w:val="24"/>
                <w:szCs w:val="24"/>
                <w:lang w:val="en-US"/>
              </w:rPr>
              <w:t>distorts your view</w:t>
            </w:r>
            <w:r w:rsidRPr="64F01088" w:rsidR="14C81121">
              <w:rPr>
                <w:rFonts w:ascii="Times New Roman" w:hAnsi="Times New Roman" w:eastAsia="Times New Roman" w:cs="Times New Roman"/>
                <w:noProof w:val="0"/>
                <w:color w:val="000000" w:themeColor="text1" w:themeTint="FF" w:themeShade="FF"/>
                <w:sz w:val="24"/>
                <w:szCs w:val="24"/>
                <w:lang w:val="en-US"/>
              </w:rPr>
              <w:t xml:space="preserve">, like </w:t>
            </w:r>
            <w:r w:rsidRPr="64F01088" w:rsidR="16A224F3">
              <w:rPr>
                <w:rFonts w:ascii="Times New Roman" w:hAnsi="Times New Roman" w:eastAsia="Times New Roman" w:cs="Times New Roman"/>
                <w:noProof w:val="0"/>
                <w:color w:val="000000" w:themeColor="text1" w:themeTint="FF" w:themeShade="FF"/>
                <w:sz w:val="24"/>
                <w:szCs w:val="24"/>
                <w:lang w:val="en-US"/>
              </w:rPr>
              <w:t xml:space="preserve">feeling behind </w:t>
            </w:r>
            <w:r w:rsidRPr="64F01088" w:rsidR="16A224F3">
              <w:rPr>
                <w:rFonts w:ascii="Times New Roman" w:hAnsi="Times New Roman" w:eastAsia="Times New Roman" w:cs="Times New Roman"/>
                <w:noProof w:val="0"/>
                <w:color w:val="000000" w:themeColor="text1" w:themeTint="FF" w:themeShade="FF"/>
                <w:sz w:val="24"/>
                <w:szCs w:val="24"/>
                <w:lang w:val="en-US"/>
              </w:rPr>
              <w:t xml:space="preserve">when </w:t>
            </w:r>
            <w:r w:rsidRPr="64F01088" w:rsidR="16A224F3">
              <w:rPr>
                <w:rFonts w:ascii="Times New Roman" w:hAnsi="Times New Roman" w:eastAsia="Times New Roman" w:cs="Times New Roman"/>
                <w:noProof w:val="0"/>
                <w:color w:val="000000" w:themeColor="text1" w:themeTint="FF" w:themeShade="FF"/>
                <w:sz w:val="24"/>
                <w:szCs w:val="24"/>
                <w:lang w:val="en-US"/>
              </w:rPr>
              <w:t>you're</w:t>
            </w:r>
            <w:r w:rsidRPr="64F01088" w:rsidR="16A224F3">
              <w:rPr>
                <w:rFonts w:ascii="Times New Roman" w:hAnsi="Times New Roman" w:eastAsia="Times New Roman" w:cs="Times New Roman"/>
                <w:noProof w:val="0"/>
                <w:color w:val="000000" w:themeColor="text1" w:themeTint="FF" w:themeShade="FF"/>
                <w:sz w:val="24"/>
                <w:szCs w:val="24"/>
                <w:lang w:val="en-US"/>
              </w:rPr>
              <w:t xml:space="preserve"> not, or confident while overspending or missing red flags.</w:t>
            </w:r>
          </w:p>
          <w:p w:rsidR="64F01088" w:rsidRDefault="64F01088" w14:paraId="047BE360" w14:textId="0E530FC0"/>
          <w:p w:rsidR="007B521E" w:rsidP="00E0235F" w:rsidRDefault="007B521E" w14:paraId="225509FD" w14:textId="77777777">
            <w:pPr>
              <w:rPr>
                <w:rFonts w:ascii="Arial" w:hAnsi="Arial" w:eastAsia="Arial" w:cs="Arial"/>
                <w:b/>
                <w:bCs/>
                <w:sz w:val="22"/>
                <w:szCs w:val="22"/>
                <w:lang w:val="en"/>
              </w:rPr>
            </w:pPr>
          </w:p>
          <w:p w:rsidRPr="00DC7838" w:rsidR="28A36C88" w:rsidP="00E0235F" w:rsidRDefault="28A36C88" w14:paraId="29913742" w14:textId="14F47DCB">
            <w:pPr>
              <w:rPr>
                <w:rFonts w:ascii="Arial" w:hAnsi="Arial" w:eastAsia="Arial" w:cs="Arial"/>
                <w:sz w:val="22"/>
                <w:szCs w:val="22"/>
              </w:rPr>
            </w:pPr>
            <w:r w:rsidRPr="64F01088" w:rsidR="248121DD">
              <w:rPr>
                <w:rFonts w:ascii="Arial" w:hAnsi="Arial" w:eastAsia="Arial" w:cs="Arial"/>
                <w:b w:val="1"/>
                <w:bCs w:val="1"/>
                <w:sz w:val="22"/>
                <w:szCs w:val="22"/>
                <w:highlight w:val="lightGray"/>
                <w:lang w:val="en"/>
              </w:rPr>
              <w:t>[Paragraph 2 – / 147]</w:t>
            </w:r>
          </w:p>
          <w:p w:rsidRPr="00DC7838" w:rsidR="0F14F4B1" w:rsidP="64F01088" w:rsidRDefault="0F14F4B1" w14:paraId="7B1D7311" w14:textId="3A395864">
            <w:pPr>
              <w:rPr>
                <w:rFonts w:ascii="Times New Roman" w:hAnsi="Times New Roman" w:eastAsia="Times New Roman" w:cs="Times New Roman"/>
                <w:noProof w:val="0"/>
                <w:sz w:val="24"/>
                <w:szCs w:val="24"/>
                <w:lang w:val="en-US"/>
              </w:rPr>
            </w:pPr>
            <w:commentRangeStart w:id="1766954832"/>
            <w:commentRangeStart w:id="1739279756"/>
            <w:commentRangeStart w:id="1469870060"/>
            <w:r w:rsidRPr="64F01088" w:rsidR="14CBCCCC">
              <w:rPr>
                <w:rFonts w:ascii="Times New Roman" w:hAnsi="Times New Roman" w:eastAsia="Times New Roman" w:cs="Times New Roman"/>
                <w:noProof w:val="0"/>
                <w:sz w:val="24"/>
                <w:szCs w:val="24"/>
                <w:lang w:val="en-US"/>
              </w:rPr>
              <w:t>It can look like doubting smart decisions</w:t>
            </w:r>
            <w:r w:rsidRPr="64F01088" w:rsidR="32D258F6">
              <w:rPr>
                <w:rFonts w:ascii="Times New Roman" w:hAnsi="Times New Roman" w:eastAsia="Times New Roman" w:cs="Times New Roman"/>
                <w:noProof w:val="0"/>
                <w:sz w:val="24"/>
                <w:szCs w:val="24"/>
                <w:lang w:val="en-US"/>
              </w:rPr>
              <w:t xml:space="preserve"> </w:t>
            </w:r>
            <w:r w:rsidRPr="64F01088" w:rsidR="14CBCCCC">
              <w:rPr>
                <w:rFonts w:ascii="Times New Roman" w:hAnsi="Times New Roman" w:eastAsia="Times New Roman" w:cs="Times New Roman"/>
                <w:noProof w:val="0"/>
                <w:sz w:val="24"/>
                <w:szCs w:val="24"/>
                <w:lang w:val="en-US"/>
              </w:rPr>
              <w:t>or getting blindsided by low balances</w:t>
            </w:r>
            <w:commentRangeEnd w:id="1766954832"/>
            <w:r>
              <w:rPr>
                <w:rStyle w:val="CommentReference"/>
              </w:rPr>
              <w:commentReference w:id="1766954832"/>
            </w:r>
            <w:commentRangeEnd w:id="1739279756"/>
            <w:r>
              <w:rPr>
                <w:rStyle w:val="CommentReference"/>
              </w:rPr>
              <w:commentReference w:id="1739279756"/>
            </w:r>
            <w:commentRangeEnd w:id="1469870060"/>
            <w:r>
              <w:rPr>
                <w:rStyle w:val="CommentReference"/>
              </w:rPr>
              <w:commentReference w:id="1469870060"/>
            </w:r>
            <w:r w:rsidRPr="64F01088" w:rsidR="14CBCCCC">
              <w:rPr>
                <w:rFonts w:ascii="Times New Roman" w:hAnsi="Times New Roman" w:eastAsia="Times New Roman" w:cs="Times New Roman"/>
                <w:noProof w:val="0"/>
                <w:sz w:val="24"/>
                <w:szCs w:val="24"/>
                <w:lang w:val="en-US"/>
              </w:rPr>
              <w:t xml:space="preserve">. </w:t>
            </w:r>
            <w:commentRangeStart w:id="1801224910"/>
            <w:r w:rsidRPr="64F01088" w:rsidR="14CBCCCC">
              <w:rPr>
                <w:rFonts w:ascii="Times New Roman" w:hAnsi="Times New Roman" w:eastAsia="Times New Roman" w:cs="Times New Roman"/>
                <w:noProof w:val="0"/>
                <w:sz w:val="24"/>
                <w:szCs w:val="24"/>
                <w:lang w:val="en-US"/>
              </w:rPr>
              <w:t>Let’s</w:t>
            </w:r>
            <w:r w:rsidRPr="64F01088" w:rsidR="14CBCCCC">
              <w:rPr>
                <w:rFonts w:ascii="Times New Roman" w:hAnsi="Times New Roman" w:eastAsia="Times New Roman" w:cs="Times New Roman"/>
                <w:noProof w:val="0"/>
                <w:sz w:val="24"/>
                <w:szCs w:val="24"/>
                <w:lang w:val="en-US"/>
              </w:rPr>
              <w:t xml:space="preserve"> adjust the lens and bring things back into focus.</w:t>
            </w:r>
            <w:commentRangeEnd w:id="1801224910"/>
            <w:r>
              <w:rPr>
                <w:rStyle w:val="CommentReference"/>
              </w:rPr>
              <w:commentReference w:id="1801224910"/>
            </w:r>
          </w:p>
        </w:tc>
      </w:tr>
      <w:tr w:rsidRPr="009C3439" w:rsidR="5DCC4991" w:rsidTr="64F01088" w14:paraId="1CE6B4D8"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AC750E" w:rsidR="5DCC4991" w:rsidP="5DCC4991" w:rsidRDefault="5DCC4991" w14:paraId="3231F9FC" w14:textId="215668DE">
            <w:r w:rsidRPr="00AC750E">
              <w:rPr>
                <w:rFonts w:ascii="Arial" w:hAnsi="Arial" w:eastAsia="Arial" w:cs="Arial"/>
                <w:b/>
                <w:bCs/>
                <w:sz w:val="22"/>
                <w:szCs w:val="22"/>
              </w:rPr>
              <w:t>Design direction</w:t>
            </w:r>
          </w:p>
        </w:tc>
      </w:tr>
      <w:tr w:rsidRPr="009C3439" w:rsidR="5DCC4991" w:rsidTr="64F01088" w14:paraId="67531372"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E0BB9" w:rsidR="67C4E8AE" w:rsidP="008352FE" w:rsidRDefault="000151BF" w14:paraId="3FC4025E" w14:textId="7A33EA4E">
            <w:pPr>
              <w:rPr>
                <w:rFonts w:ascii="Aptos" w:hAnsi="Aptos" w:eastAsia="Aptos" w:cs="Aptos"/>
              </w:rPr>
            </w:pPr>
            <w:r>
              <w:rPr>
                <w:rFonts w:ascii="Aptos" w:hAnsi="Aptos" w:eastAsia="Aptos" w:cs="Aptos"/>
              </w:rPr>
              <w:t>Distorted mirrors inside funhouse with person reflected</w:t>
            </w:r>
          </w:p>
        </w:tc>
      </w:tr>
      <w:tr w:rsidRPr="009C3439" w:rsidR="5DCC4991" w:rsidTr="64F01088" w14:paraId="494002B9"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9E0BB9" w:rsidR="5DCC4991" w:rsidP="5DCC4991" w:rsidRDefault="5DCC4991" w14:paraId="313FF795" w14:textId="5FE5C8F4">
            <w:pPr>
              <w:jc w:val="center"/>
              <w:rPr>
                <w:rFonts w:ascii="Arial" w:hAnsi="Arial" w:eastAsia="Arial" w:cs="Arial"/>
                <w:b/>
                <w:bCs/>
                <w:sz w:val="22"/>
                <w:szCs w:val="22"/>
                <w:lang w:val="en"/>
              </w:rPr>
            </w:pPr>
            <w:r w:rsidRPr="009E0BB9">
              <w:rPr>
                <w:rFonts w:ascii="Arial" w:hAnsi="Arial" w:eastAsia="Arial" w:cs="Arial"/>
                <w:b/>
                <w:bCs/>
                <w:sz w:val="22"/>
                <w:szCs w:val="22"/>
                <w:lang w:val="en"/>
              </w:rPr>
              <w:t xml:space="preserve">Screen </w:t>
            </w:r>
            <w:r w:rsidRPr="009E0BB9" w:rsidR="072AA356">
              <w:rPr>
                <w:rFonts w:ascii="Arial" w:hAnsi="Arial" w:eastAsia="Arial" w:cs="Arial"/>
                <w:b/>
                <w:bCs/>
                <w:sz w:val="22"/>
                <w:szCs w:val="22"/>
                <w:lang w:val="en"/>
              </w:rPr>
              <w:t>4</w:t>
            </w:r>
            <w:r w:rsidRPr="009E0BB9">
              <w:rPr>
                <w:rFonts w:ascii="Arial" w:hAnsi="Arial" w:eastAsia="Arial" w:cs="Arial"/>
                <w:b/>
                <w:bCs/>
                <w:sz w:val="22"/>
                <w:szCs w:val="22"/>
                <w:lang w:val="en"/>
              </w:rPr>
              <w:t>: Poll Question</w:t>
            </w:r>
            <w:r w:rsidRPr="009E0BB9" w:rsidR="5EE1A8D2">
              <w:rPr>
                <w:rFonts w:ascii="Arial" w:hAnsi="Arial" w:eastAsia="Arial" w:cs="Arial"/>
                <w:b/>
                <w:bCs/>
                <w:sz w:val="22"/>
                <w:szCs w:val="22"/>
                <w:lang w:val="en"/>
              </w:rPr>
              <w:t xml:space="preserve"> #2</w:t>
            </w:r>
          </w:p>
        </w:tc>
      </w:tr>
      <w:tr w:rsidRPr="009C3439" w:rsidR="5DCC4991" w:rsidTr="64F01088" w14:paraId="0E46B55A"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9E0BB9" w:rsidR="5DCC4991" w:rsidP="5DCC4991" w:rsidRDefault="5DCC4991" w14:paraId="30B76E17" w14:textId="63614ECE">
            <w:pPr>
              <w:rPr>
                <w:rFonts w:ascii="Arial" w:hAnsi="Arial" w:eastAsia="Arial" w:cs="Arial"/>
                <w:sz w:val="22"/>
                <w:szCs w:val="22"/>
              </w:rPr>
            </w:pPr>
            <w:r w:rsidRPr="009E0BB9">
              <w:rPr>
                <w:rFonts w:ascii="Arial" w:hAnsi="Arial" w:eastAsia="Arial" w:cs="Arial"/>
                <w:b/>
                <w:bCs/>
                <w:sz w:val="22"/>
                <w:szCs w:val="22"/>
                <w:lang w:val="en"/>
              </w:rPr>
              <w:t xml:space="preserve">Content </w:t>
            </w:r>
          </w:p>
        </w:tc>
      </w:tr>
      <w:tr w:rsidRPr="009C3439" w:rsidR="5DCC4991" w:rsidTr="64F01088" w14:paraId="39E891CB"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64AF8" w:rsidR="5DCC4991" w:rsidP="5DCC4991" w:rsidRDefault="5DCC4991" w14:paraId="5D7E63F1" w14:textId="299FBB20">
            <w:pPr>
              <w:rPr>
                <w:rFonts w:ascii="Arial" w:hAnsi="Arial" w:eastAsia="Arial" w:cs="Arial"/>
                <w:b/>
                <w:bCs/>
                <w:sz w:val="22"/>
                <w:szCs w:val="22"/>
                <w:highlight w:val="lightGray"/>
              </w:rPr>
            </w:pPr>
            <w:r w:rsidRPr="64F01088" w:rsidR="54E1AEF6">
              <w:rPr>
                <w:rFonts w:ascii="Arial" w:hAnsi="Arial" w:eastAsia="Arial" w:cs="Arial"/>
                <w:b w:val="1"/>
                <w:bCs w:val="1"/>
                <w:sz w:val="22"/>
                <w:szCs w:val="22"/>
                <w:highlight w:val="lightGray"/>
                <w:lang w:val="en"/>
              </w:rPr>
              <w:t xml:space="preserve">[Title </w:t>
            </w:r>
            <w:proofErr w:type="gramStart"/>
            <w:r w:rsidRPr="64F01088" w:rsidR="54E1AEF6">
              <w:rPr>
                <w:rFonts w:ascii="Arial" w:hAnsi="Arial" w:eastAsia="Arial" w:cs="Arial"/>
                <w:b w:val="1"/>
                <w:bCs w:val="1"/>
                <w:sz w:val="22"/>
                <w:szCs w:val="22"/>
                <w:highlight w:val="lightGray"/>
                <w:lang w:val="en"/>
              </w:rPr>
              <w:t>–  /</w:t>
            </w:r>
            <w:proofErr w:type="gramEnd"/>
            <w:r w:rsidRPr="64F01088" w:rsidR="54E1AEF6">
              <w:rPr>
                <w:rFonts w:ascii="Arial" w:hAnsi="Arial" w:eastAsia="Arial" w:cs="Arial"/>
                <w:b w:val="1"/>
                <w:bCs w:val="1"/>
                <w:sz w:val="22"/>
                <w:szCs w:val="22"/>
                <w:highlight w:val="lightGray"/>
                <w:lang w:val="en"/>
              </w:rPr>
              <w:t xml:space="preserve"> 65] </w:t>
            </w:r>
          </w:p>
          <w:p w:rsidRPr="00A4202A" w:rsidR="00CA6E08" w:rsidP="64F01088" w:rsidRDefault="00DC1C95" w14:paraId="2EB0FF70" w14:textId="06C3F785">
            <w:pPr>
              <w:rPr>
                <w:rFonts w:ascii="Arial" w:hAnsi="Arial" w:eastAsia="Arial" w:cs="Arial"/>
                <w:b w:val="1"/>
                <w:bCs w:val="1"/>
                <w:noProof w:val="0"/>
                <w:sz w:val="28"/>
                <w:szCs w:val="28"/>
                <w:lang w:val="en-US"/>
              </w:rPr>
            </w:pPr>
            <w:r w:rsidRPr="64F01088" w:rsidR="2E51A11A">
              <w:rPr>
                <w:rFonts w:ascii="Arial" w:hAnsi="Arial" w:eastAsia="Arial" w:cs="Arial"/>
                <w:b w:val="1"/>
                <w:bCs w:val="1"/>
                <w:noProof w:val="0"/>
                <w:sz w:val="28"/>
                <w:szCs w:val="28"/>
                <w:lang w:val="en-US"/>
              </w:rPr>
              <w:t>How confident are you in taking financial action?</w:t>
            </w:r>
          </w:p>
          <w:p w:rsidRPr="00A4202A" w:rsidR="00A4202A" w:rsidP="5DCC4991" w:rsidRDefault="00A4202A" w14:paraId="495EC503" w14:textId="77777777">
            <w:pPr>
              <w:rPr>
                <w:rFonts w:ascii="Aptos" w:hAnsi="Aptos" w:eastAsia="Aptos" w:cs="Aptos"/>
                <w:b/>
                <w:bCs/>
                <w:sz w:val="28"/>
                <w:szCs w:val="28"/>
              </w:rPr>
            </w:pPr>
          </w:p>
          <w:p w:rsidRPr="00A4202A" w:rsidR="5DCC4991" w:rsidP="64F01088" w:rsidRDefault="0CDAF1EF" w14:paraId="0BAE70D3" w14:textId="2EE99560">
            <w:pPr>
              <w:rPr>
                <w:rFonts w:ascii="Arial" w:hAnsi="Arial" w:eastAsia="Arial" w:cs="Arial"/>
                <w:sz w:val="22"/>
                <w:szCs w:val="22"/>
              </w:rPr>
            </w:pPr>
            <w:r w:rsidRPr="64F01088" w:rsidR="66DEEF7C">
              <w:rPr>
                <w:rFonts w:ascii="Arial" w:hAnsi="Arial" w:eastAsia="Arial" w:cs="Arial"/>
                <w:b w:val="1"/>
                <w:bCs w:val="1"/>
                <w:sz w:val="22"/>
                <w:szCs w:val="22"/>
                <w:highlight w:val="lightGray"/>
                <w:lang w:val="en"/>
              </w:rPr>
              <w:t>[Description – / 145]</w:t>
            </w:r>
            <w:r>
              <w:br/>
            </w:r>
            <w:r w:rsidRPr="64F01088" w:rsidR="71D32BB3">
              <w:rPr>
                <w:rFonts w:ascii="Times New Roman" w:hAnsi="Times New Roman" w:eastAsia="Times New Roman" w:cs="Times New Roman"/>
                <w:noProof w:val="0"/>
                <w:sz w:val="24"/>
                <w:szCs w:val="24"/>
                <w:lang w:val="en-US"/>
              </w:rPr>
              <w:t xml:space="preserve">Confidence </w:t>
            </w:r>
            <w:r w:rsidRPr="64F01088" w:rsidR="71D32BB3">
              <w:rPr>
                <w:rFonts w:ascii="Times New Roman" w:hAnsi="Times New Roman" w:eastAsia="Times New Roman" w:cs="Times New Roman"/>
                <w:noProof w:val="0"/>
                <w:sz w:val="24"/>
                <w:szCs w:val="24"/>
                <w:lang w:val="en-US"/>
              </w:rPr>
              <w:t>isn’t</w:t>
            </w:r>
            <w:r w:rsidRPr="64F01088" w:rsidR="71D32BB3">
              <w:rPr>
                <w:rFonts w:ascii="Times New Roman" w:hAnsi="Times New Roman" w:eastAsia="Times New Roman" w:cs="Times New Roman"/>
                <w:noProof w:val="0"/>
                <w:sz w:val="24"/>
                <w:szCs w:val="24"/>
                <w:lang w:val="en-US"/>
              </w:rPr>
              <w:t xml:space="preserve"> </w:t>
            </w:r>
            <w:r w:rsidRPr="64F01088" w:rsidR="71D32BB3">
              <w:rPr>
                <w:rFonts w:ascii="Times New Roman" w:hAnsi="Times New Roman" w:eastAsia="Times New Roman" w:cs="Times New Roman"/>
                <w:noProof w:val="0"/>
                <w:sz w:val="24"/>
                <w:szCs w:val="24"/>
                <w:lang w:val="en-US"/>
              </w:rPr>
              <w:t>just about knowing</w:t>
            </w:r>
            <w:r w:rsidRPr="64F01088" w:rsidR="71D32BB3">
              <w:rPr>
                <w:rFonts w:ascii="Times New Roman" w:hAnsi="Times New Roman" w:eastAsia="Times New Roman" w:cs="Times New Roman"/>
                <w:noProof w:val="0"/>
                <w:sz w:val="24"/>
                <w:szCs w:val="24"/>
                <w:lang w:val="en-US"/>
              </w:rPr>
              <w:t xml:space="preserve"> what to do—</w:t>
            </w:r>
            <w:r w:rsidRPr="64F01088" w:rsidR="71D32BB3">
              <w:rPr>
                <w:rFonts w:ascii="Times New Roman" w:hAnsi="Times New Roman" w:eastAsia="Times New Roman" w:cs="Times New Roman"/>
                <w:noProof w:val="0"/>
                <w:sz w:val="24"/>
                <w:szCs w:val="24"/>
                <w:lang w:val="en-US"/>
              </w:rPr>
              <w:t>it’s</w:t>
            </w:r>
            <w:r w:rsidRPr="64F01088" w:rsidR="40D4FCFD">
              <w:rPr>
                <w:rFonts w:ascii="Times New Roman" w:hAnsi="Times New Roman" w:eastAsia="Times New Roman" w:cs="Times New Roman"/>
                <w:noProof w:val="0"/>
                <w:sz w:val="24"/>
                <w:szCs w:val="24"/>
                <w:lang w:val="en-US"/>
              </w:rPr>
              <w:t xml:space="preserve"> trusting yourself to take the next step, </w:t>
            </w:r>
            <w:r w:rsidRPr="64F01088" w:rsidR="71D32BB3">
              <w:rPr>
                <w:rFonts w:ascii="Times New Roman" w:hAnsi="Times New Roman" w:eastAsia="Times New Roman" w:cs="Times New Roman"/>
                <w:noProof w:val="0"/>
                <w:sz w:val="24"/>
                <w:szCs w:val="24"/>
                <w:lang w:val="en-US"/>
              </w:rPr>
              <w:t xml:space="preserve">even when the path </w:t>
            </w:r>
            <w:r w:rsidRPr="64F01088" w:rsidR="405C9E34">
              <w:rPr>
                <w:rFonts w:ascii="Times New Roman" w:hAnsi="Times New Roman" w:eastAsia="Times New Roman" w:cs="Times New Roman"/>
                <w:noProof w:val="0"/>
                <w:sz w:val="24"/>
                <w:szCs w:val="24"/>
                <w:lang w:val="en-US"/>
              </w:rPr>
              <w:t>feels uncertain</w:t>
            </w:r>
            <w:r w:rsidRPr="64F01088" w:rsidR="71D32BB3">
              <w:rPr>
                <w:rFonts w:ascii="Times New Roman" w:hAnsi="Times New Roman" w:eastAsia="Times New Roman" w:cs="Times New Roman"/>
                <w:noProof w:val="0"/>
                <w:sz w:val="24"/>
                <w:szCs w:val="24"/>
                <w:lang w:val="en-US"/>
              </w:rPr>
              <w:t>.</w:t>
            </w:r>
          </w:p>
          <w:p w:rsidRPr="00A4202A" w:rsidR="00A4202A" w:rsidP="50D7F4C3" w:rsidRDefault="00A4202A" w14:paraId="78713922" w14:textId="77777777">
            <w:pPr>
              <w:rPr>
                <w:rFonts w:ascii="Aptos" w:hAnsi="Aptos" w:eastAsia="Aptos" w:cs="Aptos"/>
              </w:rPr>
            </w:pPr>
          </w:p>
          <w:p w:rsidR="54E1AEF6" w:rsidP="64F01088" w:rsidRDefault="54E1AEF6" w14:paraId="6E8281EA" w14:textId="65F5BE96">
            <w:pPr>
              <w:rPr>
                <w:rFonts w:ascii="Arial" w:hAnsi="Arial" w:eastAsia="Arial" w:cs="Arial"/>
                <w:b w:val="1"/>
                <w:bCs w:val="1"/>
                <w:sz w:val="22"/>
                <w:szCs w:val="22"/>
                <w:highlight w:val="lightGray"/>
                <w:lang w:val="en"/>
              </w:rPr>
            </w:pPr>
            <w:r w:rsidRPr="64F01088" w:rsidR="54E1AEF6">
              <w:rPr>
                <w:rFonts w:ascii="Arial" w:hAnsi="Arial" w:eastAsia="Arial" w:cs="Arial"/>
                <w:b w:val="1"/>
                <w:bCs w:val="1"/>
                <w:sz w:val="22"/>
                <w:szCs w:val="22"/>
                <w:highlight w:val="lightGray"/>
                <w:lang w:val="en"/>
              </w:rPr>
              <w:t>[Answer</w:t>
            </w:r>
            <w:r w:rsidRPr="64F01088" w:rsidR="33328153">
              <w:rPr>
                <w:rFonts w:ascii="Arial" w:hAnsi="Arial" w:eastAsia="Arial" w:cs="Arial"/>
                <w:b w:val="1"/>
                <w:bCs w:val="1"/>
                <w:sz w:val="22"/>
                <w:szCs w:val="22"/>
                <w:highlight w:val="lightGray"/>
                <w:lang w:val="en"/>
              </w:rPr>
              <w:t>s</w:t>
            </w:r>
            <w:r w:rsidRPr="64F01088" w:rsidR="54E1AEF6">
              <w:rPr>
                <w:rFonts w:ascii="Arial" w:hAnsi="Arial" w:eastAsia="Arial" w:cs="Arial"/>
                <w:b w:val="1"/>
                <w:bCs w:val="1"/>
                <w:sz w:val="22"/>
                <w:szCs w:val="22"/>
                <w:highlight w:val="lightGray"/>
                <w:lang w:val="en"/>
              </w:rPr>
              <w:t xml:space="preserve"> – 80]</w:t>
            </w:r>
          </w:p>
          <w:p w:rsidRPr="009E0BB9" w:rsidR="006926AB" w:rsidP="64F01088" w:rsidRDefault="00DC1C95" w14:paraId="13B59AD3" w14:textId="5DE5EC39">
            <w:pPr>
              <w:pStyle w:val="ListParagraph"/>
              <w:numPr>
                <w:ilvl w:val="0"/>
                <w:numId w:val="16"/>
              </w:numPr>
              <w:suppressLineNumbers w:val="0"/>
              <w:bidi w:val="0"/>
              <w:spacing w:before="240" w:beforeAutospacing="off" w:after="240" w:afterAutospacing="off" w:line="278" w:lineRule="auto"/>
              <w:ind w:left="720" w:right="0" w:hanging="360"/>
              <w:jc w:val="left"/>
              <w:rPr>
                <w:rFonts w:ascii="Aptos" w:hAnsi="Aptos" w:eastAsia="Aptos" w:cs="Aptos"/>
                <w:b w:val="1"/>
                <w:bCs w:val="1"/>
                <w:sz w:val="24"/>
                <w:szCs w:val="24"/>
              </w:rPr>
              <w:pPrChange w:author="Jolene Haley(UST,US)" w:date="2025-04-14T13:08:33.489Z">
                <w:pPr>
                  <w:pStyle w:val="ListParagraph"/>
                  <w:numPr>
                    <w:ilvl w:val="0"/>
                    <w:numId w:val="16"/>
                  </w:numPr>
                  <w:spacing w:before="240" w:beforeAutospacing="off" w:after="240" w:afterAutospacing="off"/>
                </w:pPr>
              </w:pPrChange>
            </w:pPr>
            <w:r w:rsidRPr="64F01088" w:rsidR="538C28FB">
              <w:rPr>
                <w:highlight w:val="yellow"/>
              </w:rPr>
              <w:t>Q2: [Mindset - confidence] How confident are you</w:t>
            </w:r>
            <w:r w:rsidRPr="64F01088" w:rsidR="57F7A4D2">
              <w:rPr>
                <w:highlight w:val="yellow"/>
              </w:rPr>
              <w:t xml:space="preserve"> in </w:t>
            </w:r>
            <w:r w:rsidRPr="64F01088" w:rsidR="57F7A4D2">
              <w:rPr>
                <w:highlight w:val="yellow"/>
              </w:rPr>
              <w:t>making financial decision</w:t>
            </w:r>
            <w:r w:rsidRPr="64F01088" w:rsidR="51808029">
              <w:rPr>
                <w:highlight w:val="yellow"/>
              </w:rPr>
              <w:t>s</w:t>
            </w:r>
            <w:r w:rsidRPr="64F01088" w:rsidR="538C28FB">
              <w:rPr>
                <w:highlight w:val="yellow"/>
              </w:rPr>
              <w:t xml:space="preserve"> based on your </w:t>
            </w:r>
            <w:r w:rsidRPr="64F01088" w:rsidR="6D51A0B3">
              <w:rPr>
                <w:highlight w:val="yellow"/>
              </w:rPr>
              <w:t xml:space="preserve">current </w:t>
            </w:r>
            <w:r w:rsidRPr="64F01088" w:rsidR="538C28FB">
              <w:rPr>
                <w:highlight w:val="yellow"/>
              </w:rPr>
              <w:t xml:space="preserve">knowledge and </w:t>
            </w:r>
            <w:r w:rsidRPr="64F01088" w:rsidR="3CF00B55">
              <w:rPr>
                <w:highlight w:val="yellow"/>
              </w:rPr>
              <w:t>situation</w:t>
            </w:r>
            <w:r w:rsidRPr="64F01088" w:rsidR="538C28FB">
              <w:rPr>
                <w:highlight w:val="yellow"/>
              </w:rPr>
              <w:t>?</w:t>
            </w:r>
            <w:r>
              <w:br/>
            </w:r>
            <w:r w:rsidR="538C28FB">
              <w:rPr/>
              <w:t>Very confident - I continuously learn and adjust my financial plans accordingly</w:t>
            </w:r>
            <w:r>
              <w:br/>
            </w:r>
            <w:r w:rsidR="538C28FB">
              <w:rPr/>
              <w:t xml:space="preserve">Somewhat confident - I try to stay informed but sometimes struggle with what is the right decision or action to take </w:t>
            </w:r>
            <w:r>
              <w:br/>
            </w:r>
            <w:r w:rsidR="538C28FB">
              <w:rPr/>
              <w:t xml:space="preserve">Not very confident - I feel unsure about my level of financial knowledge </w:t>
            </w:r>
            <w:r>
              <w:br/>
            </w:r>
            <w:r w:rsidR="538C28FB">
              <w:rPr/>
              <w:t>Not confident at all - I feel overwhelmed by financial decisions and avoid making them whenever possible</w:t>
            </w:r>
          </w:p>
        </w:tc>
      </w:tr>
      <w:tr w:rsidRPr="009C3439" w:rsidR="5DCC4991" w:rsidTr="64F01088" w14:paraId="6A30A4D5"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E1923" w:rsidR="5DCC4991" w:rsidP="5DCC4991" w:rsidRDefault="5DCC4991" w14:paraId="0541A210" w14:textId="215668DE">
            <w:r w:rsidRPr="001E1923">
              <w:rPr>
                <w:rFonts w:ascii="Arial" w:hAnsi="Arial" w:eastAsia="Arial" w:cs="Arial"/>
                <w:b/>
                <w:bCs/>
                <w:sz w:val="22"/>
                <w:szCs w:val="22"/>
              </w:rPr>
              <w:t>Design direction</w:t>
            </w:r>
          </w:p>
        </w:tc>
      </w:tr>
      <w:tr w:rsidRPr="009C3439" w:rsidR="5DCC4991" w:rsidTr="64F01088" w14:paraId="5150885B"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1E1923" w:rsidR="6EE83D0E" w:rsidP="64F01088" w:rsidRDefault="00DC1C95" w14:paraId="5AE3CD43" w14:textId="1FE55CB2">
            <w:pPr>
              <w:pStyle w:val="Normal"/>
              <w:suppressLineNumbers w:val="0"/>
              <w:bidi w:val="0"/>
              <w:spacing w:before="0" w:beforeAutospacing="off" w:after="0" w:afterAutospacing="off" w:line="240" w:lineRule="auto"/>
              <w:ind w:left="0" w:right="0"/>
              <w:jc w:val="left"/>
            </w:pPr>
            <w:r w:rsidR="13A5A0C6">
              <w:rPr/>
              <w:t>Ideally we will be keeping the same icons throughout.</w:t>
            </w:r>
          </w:p>
        </w:tc>
      </w:tr>
      <w:tr w:rsidRPr="009C3439" w:rsidR="5DCC4991" w:rsidTr="64F01088" w14:paraId="5C162301"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0108E4" w:rsidR="5DCC4991" w:rsidP="5DCC4991" w:rsidRDefault="5DCC4991" w14:paraId="10BE3884" w14:textId="0D6349FB">
            <w:pPr>
              <w:jc w:val="center"/>
              <w:rPr>
                <w:rFonts w:ascii="Arial" w:hAnsi="Arial" w:eastAsia="Arial" w:cs="Arial"/>
                <w:b/>
                <w:bCs/>
                <w:sz w:val="22"/>
                <w:szCs w:val="22"/>
                <w:lang w:val="en"/>
              </w:rPr>
            </w:pPr>
            <w:r w:rsidRPr="000108E4">
              <w:rPr>
                <w:rFonts w:ascii="Arial" w:hAnsi="Arial" w:eastAsia="Arial" w:cs="Arial"/>
                <w:b/>
                <w:bCs/>
                <w:sz w:val="22"/>
                <w:szCs w:val="22"/>
                <w:lang w:val="en"/>
              </w:rPr>
              <w:t xml:space="preserve">Screen </w:t>
            </w:r>
            <w:r w:rsidRPr="000108E4" w:rsidR="45F82155">
              <w:rPr>
                <w:rFonts w:ascii="Arial" w:hAnsi="Arial" w:eastAsia="Arial" w:cs="Arial"/>
                <w:b/>
                <w:bCs/>
                <w:sz w:val="22"/>
                <w:szCs w:val="22"/>
                <w:lang w:val="en"/>
              </w:rPr>
              <w:t>5</w:t>
            </w:r>
            <w:r w:rsidRPr="000108E4">
              <w:rPr>
                <w:rFonts w:ascii="Arial" w:hAnsi="Arial" w:eastAsia="Arial" w:cs="Arial"/>
                <w:b/>
                <w:bCs/>
                <w:sz w:val="22"/>
                <w:szCs w:val="22"/>
                <w:lang w:val="en"/>
              </w:rPr>
              <w:t xml:space="preserve">: Context </w:t>
            </w:r>
            <w:r w:rsidRPr="000108E4" w:rsidR="5580DF4E">
              <w:rPr>
                <w:rFonts w:ascii="Arial" w:hAnsi="Arial" w:eastAsia="Arial" w:cs="Arial"/>
                <w:b/>
                <w:bCs/>
                <w:sz w:val="22"/>
                <w:szCs w:val="22"/>
                <w:lang w:val="en"/>
              </w:rPr>
              <w:t>Screen #2</w:t>
            </w:r>
          </w:p>
        </w:tc>
      </w:tr>
      <w:tr w:rsidRPr="009C3439" w:rsidR="5DCC4991" w:rsidTr="64F01088" w14:paraId="72B306E0"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0108E4" w:rsidR="5DCC4991" w:rsidP="5DCC4991" w:rsidRDefault="5DCC4991" w14:paraId="2E21DE4C" w14:textId="0706073E">
            <w:pPr>
              <w:rPr>
                <w:rFonts w:ascii="Arial" w:hAnsi="Arial" w:eastAsia="Arial" w:cs="Arial"/>
                <w:sz w:val="22"/>
                <w:szCs w:val="22"/>
              </w:rPr>
            </w:pPr>
            <w:r w:rsidRPr="000108E4">
              <w:rPr>
                <w:rFonts w:ascii="Arial" w:hAnsi="Arial" w:eastAsia="Arial" w:cs="Arial"/>
                <w:b/>
                <w:bCs/>
                <w:sz w:val="22"/>
                <w:szCs w:val="22"/>
                <w:lang w:val="en"/>
              </w:rPr>
              <w:t xml:space="preserve">Content </w:t>
            </w:r>
          </w:p>
        </w:tc>
      </w:tr>
      <w:tr w:rsidRPr="009C3439" w:rsidR="5DCC4991" w:rsidTr="64F01088" w14:paraId="7C43DB11"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64AF8" w:rsidR="13D0BC61" w:rsidP="5DCC4991" w:rsidRDefault="13D0BC61" w14:paraId="50A87E2D" w14:textId="749E3F20">
            <w:pPr>
              <w:rPr>
                <w:rFonts w:ascii="Arial" w:hAnsi="Arial" w:eastAsia="Arial" w:cs="Arial"/>
                <w:b/>
                <w:bCs/>
                <w:sz w:val="22"/>
                <w:szCs w:val="22"/>
                <w:highlight w:val="lightGray"/>
              </w:rPr>
            </w:pPr>
            <w:r w:rsidRPr="64F01088" w:rsidR="5CDD2AC7">
              <w:rPr>
                <w:rFonts w:ascii="Arial" w:hAnsi="Arial" w:eastAsia="Arial" w:cs="Arial"/>
                <w:b w:val="1"/>
                <w:bCs w:val="1"/>
                <w:sz w:val="22"/>
                <w:szCs w:val="22"/>
                <w:highlight w:val="lightGray"/>
                <w:lang w:val="en"/>
              </w:rPr>
              <w:t xml:space="preserve">[Title </w:t>
            </w:r>
            <w:proofErr w:type="gramStart"/>
            <w:r w:rsidRPr="64F01088" w:rsidR="5CDD2AC7">
              <w:rPr>
                <w:rFonts w:ascii="Arial" w:hAnsi="Arial" w:eastAsia="Arial" w:cs="Arial"/>
                <w:b w:val="1"/>
                <w:bCs w:val="1"/>
                <w:sz w:val="22"/>
                <w:szCs w:val="22"/>
                <w:highlight w:val="lightGray"/>
                <w:lang w:val="en"/>
              </w:rPr>
              <w:t>–  /</w:t>
            </w:r>
            <w:proofErr w:type="gramEnd"/>
            <w:r w:rsidRPr="64F01088" w:rsidR="5CDD2AC7">
              <w:rPr>
                <w:rFonts w:ascii="Arial" w:hAnsi="Arial" w:eastAsia="Arial" w:cs="Arial"/>
                <w:b w:val="1"/>
                <w:bCs w:val="1"/>
                <w:sz w:val="22"/>
                <w:szCs w:val="22"/>
                <w:highlight w:val="lightGray"/>
                <w:lang w:val="en"/>
              </w:rPr>
              <w:t xml:space="preserve"> 45] </w:t>
            </w:r>
          </w:p>
          <w:p w:rsidR="00971B09" w:rsidP="64F01088" w:rsidRDefault="001A407A" w14:paraId="4662B29A" w14:textId="3FB3FB76">
            <w:pPr>
              <w:rPr>
                <w:rFonts w:ascii="Arial" w:hAnsi="Arial" w:eastAsia="Arial" w:cs="Arial"/>
                <w:noProof w:val="0"/>
                <w:sz w:val="28"/>
                <w:szCs w:val="28"/>
                <w:lang w:val="en-US"/>
              </w:rPr>
            </w:pPr>
            <w:r w:rsidRPr="64F01088" w:rsidR="58689412">
              <w:rPr>
                <w:rFonts w:ascii="Arial" w:hAnsi="Arial" w:eastAsia="Arial" w:cs="Arial"/>
                <w:noProof w:val="0"/>
                <w:sz w:val="28"/>
                <w:szCs w:val="28"/>
                <w:lang w:val="en-US"/>
              </w:rPr>
              <w:t>Confidence is a muscle. Keep moving!</w:t>
            </w:r>
          </w:p>
          <w:p w:rsidR="00971B09" w:rsidP="00FD35D9" w:rsidRDefault="00971B09" w14:paraId="3987A020" w14:textId="77777777">
            <w:pPr>
              <w:rPr>
                <w:rFonts w:ascii="Arial" w:hAnsi="Arial" w:eastAsia="Arial" w:cs="Arial"/>
                <w:b/>
                <w:bCs/>
                <w:sz w:val="28"/>
                <w:szCs w:val="28"/>
              </w:rPr>
            </w:pPr>
          </w:p>
          <w:p w:rsidRPr="00D64AF8" w:rsidR="00FD35D9" w:rsidP="00FD35D9" w:rsidRDefault="00FD35D9" w14:paraId="3A9B15EA" w14:textId="536A8BF2">
            <w:pPr>
              <w:rPr>
                <w:rFonts w:ascii="Arial" w:hAnsi="Arial" w:eastAsia="Arial" w:cs="Arial"/>
                <w:b/>
                <w:sz w:val="22"/>
                <w:szCs w:val="22"/>
                <w:highlight w:val="lightGray"/>
                <w:lang w:val="en"/>
              </w:rPr>
            </w:pPr>
            <w:r w:rsidRPr="64F01088" w:rsidR="29393B59">
              <w:rPr>
                <w:rFonts w:ascii="Arial" w:hAnsi="Arial" w:eastAsia="Arial" w:cs="Arial"/>
                <w:b w:val="1"/>
                <w:bCs w:val="1"/>
                <w:sz w:val="22"/>
                <w:szCs w:val="22"/>
                <w:highlight w:val="lightGray"/>
                <w:lang w:val="en"/>
              </w:rPr>
              <w:t xml:space="preserve">[Paragraph 1 – / 147] </w:t>
            </w:r>
          </w:p>
          <w:p w:rsidR="214460E7" w:rsidP="64F01088" w:rsidRDefault="214460E7" w14:paraId="2AE42EAA" w14:textId="49775AF6">
            <w:pPr>
              <w:pStyle w:val="Normal"/>
              <w:rPr>
                <w:rFonts w:ascii="Times New Roman" w:hAnsi="Times New Roman" w:eastAsia="Times New Roman" w:cs="Times New Roman"/>
                <w:noProof w:val="0"/>
                <w:color w:val="000000" w:themeColor="text1" w:themeTint="FF" w:themeShade="FF"/>
                <w:sz w:val="24"/>
                <w:szCs w:val="24"/>
                <w:lang w:val="en-US"/>
              </w:rPr>
            </w:pPr>
            <w:r w:rsidRPr="64F01088" w:rsidR="214460E7">
              <w:rPr>
                <w:rFonts w:ascii="Times New Roman" w:hAnsi="Times New Roman" w:eastAsia="Times New Roman" w:cs="Times New Roman"/>
                <w:noProof w:val="0"/>
                <w:color w:val="000000" w:themeColor="text1" w:themeTint="FF" w:themeShade="FF"/>
                <w:sz w:val="24"/>
                <w:szCs w:val="24"/>
                <w:lang w:val="en-US"/>
              </w:rPr>
              <w:t xml:space="preserve">Confidence grows the more you engage with your finances. Taking </w:t>
            </w:r>
            <w:commentRangeStart w:id="1310235717"/>
            <w:r w:rsidRPr="64F01088" w:rsidR="214460E7">
              <w:rPr>
                <w:rFonts w:ascii="Times New Roman" w:hAnsi="Times New Roman" w:eastAsia="Times New Roman" w:cs="Times New Roman"/>
                <w:noProof w:val="0"/>
                <w:color w:val="000000" w:themeColor="text1" w:themeTint="FF" w:themeShade="FF"/>
                <w:sz w:val="24"/>
                <w:szCs w:val="24"/>
                <w:lang w:val="en-US"/>
              </w:rPr>
              <w:t>small steps</w:t>
            </w:r>
            <w:r w:rsidRPr="64F01088" w:rsidR="642EF38A">
              <w:rPr>
                <w:rFonts w:ascii="Times New Roman" w:hAnsi="Times New Roman" w:eastAsia="Times New Roman" w:cs="Times New Roman"/>
                <w:noProof w:val="0"/>
                <w:color w:val="000000" w:themeColor="text1" w:themeTint="FF" w:themeShade="FF"/>
                <w:sz w:val="24"/>
                <w:szCs w:val="24"/>
                <w:lang w:val="en-US"/>
              </w:rPr>
              <w:t xml:space="preserve"> </w:t>
            </w:r>
            <w:commentRangeEnd w:id="1310235717"/>
            <w:r>
              <w:rPr>
                <w:rStyle w:val="CommentReference"/>
              </w:rPr>
              <w:commentReference w:id="1310235717"/>
            </w:r>
            <w:r w:rsidRPr="64F01088" w:rsidR="214460E7">
              <w:rPr>
                <w:rFonts w:ascii="Times New Roman" w:hAnsi="Times New Roman" w:eastAsia="Times New Roman" w:cs="Times New Roman"/>
                <w:noProof w:val="0"/>
                <w:color w:val="000000" w:themeColor="text1" w:themeTint="FF" w:themeShade="FF"/>
                <w:sz w:val="24"/>
                <w:szCs w:val="24"/>
                <w:lang w:val="en-US"/>
              </w:rPr>
              <w:t>like reviewing your budget</w:t>
            </w:r>
            <w:r w:rsidRPr="64F01088" w:rsidR="601E7CB2">
              <w:rPr>
                <w:rFonts w:ascii="Times New Roman" w:hAnsi="Times New Roman" w:eastAsia="Times New Roman" w:cs="Times New Roman"/>
                <w:noProof w:val="0"/>
                <w:color w:val="000000" w:themeColor="text1" w:themeTint="FF" w:themeShade="FF"/>
                <w:sz w:val="24"/>
                <w:szCs w:val="24"/>
                <w:lang w:val="en-US"/>
              </w:rPr>
              <w:t>,</w:t>
            </w:r>
            <w:r w:rsidRPr="64F01088" w:rsidR="214460E7">
              <w:rPr>
                <w:rFonts w:ascii="Times New Roman" w:hAnsi="Times New Roman" w:eastAsia="Times New Roman" w:cs="Times New Roman"/>
                <w:noProof w:val="0"/>
                <w:color w:val="000000" w:themeColor="text1" w:themeTint="FF" w:themeShade="FF"/>
                <w:sz w:val="24"/>
                <w:szCs w:val="24"/>
                <w:lang w:val="en-US"/>
              </w:rPr>
              <w:t xml:space="preserve"> </w:t>
            </w:r>
            <w:commentRangeStart w:id="1357006453"/>
            <w:r w:rsidRPr="64F01088" w:rsidR="214460E7">
              <w:rPr>
                <w:rFonts w:ascii="Times New Roman" w:hAnsi="Times New Roman" w:eastAsia="Times New Roman" w:cs="Times New Roman"/>
                <w:noProof w:val="0"/>
                <w:color w:val="000000" w:themeColor="text1" w:themeTint="FF" w:themeShade="FF"/>
                <w:sz w:val="24"/>
                <w:szCs w:val="24"/>
                <w:lang w:val="en-US"/>
              </w:rPr>
              <w:t>s</w:t>
            </w:r>
            <w:r w:rsidRPr="64F01088" w:rsidR="585AFD71">
              <w:rPr>
                <w:rFonts w:ascii="Times New Roman" w:hAnsi="Times New Roman" w:eastAsia="Times New Roman" w:cs="Times New Roman"/>
                <w:noProof w:val="0"/>
                <w:color w:val="000000" w:themeColor="text1" w:themeTint="FF" w:themeShade="FF"/>
                <w:sz w:val="24"/>
                <w:szCs w:val="24"/>
                <w:lang w:val="en-US"/>
              </w:rPr>
              <w:t>peaking with a financial coach</w:t>
            </w:r>
            <w:commentRangeEnd w:id="1357006453"/>
            <w:r>
              <w:rPr>
                <w:rStyle w:val="CommentReference"/>
              </w:rPr>
              <w:commentReference w:id="1357006453"/>
            </w:r>
            <w:r w:rsidRPr="64F01088" w:rsidR="6FC46519">
              <w:rPr>
                <w:rFonts w:ascii="Times New Roman" w:hAnsi="Times New Roman" w:eastAsia="Times New Roman" w:cs="Times New Roman"/>
                <w:noProof w:val="0"/>
                <w:color w:val="000000" w:themeColor="text1" w:themeTint="FF" w:themeShade="FF"/>
                <w:sz w:val="24"/>
                <w:szCs w:val="24"/>
                <w:lang w:val="en-US"/>
              </w:rPr>
              <w:t xml:space="preserve">, or checking your progress can </w:t>
            </w:r>
            <w:r w:rsidRPr="64F01088" w:rsidR="60E5121B">
              <w:rPr>
                <w:rFonts w:ascii="Times New Roman" w:hAnsi="Times New Roman" w:eastAsia="Times New Roman" w:cs="Times New Roman"/>
                <w:noProof w:val="0"/>
                <w:color w:val="000000" w:themeColor="text1" w:themeTint="FF" w:themeShade="FF"/>
                <w:sz w:val="24"/>
                <w:szCs w:val="24"/>
                <w:lang w:val="en-US"/>
              </w:rPr>
              <w:t>make things feel less overwhelming</w:t>
            </w:r>
            <w:r w:rsidRPr="64F01088" w:rsidR="214460E7">
              <w:rPr>
                <w:rFonts w:ascii="Times New Roman" w:hAnsi="Times New Roman" w:eastAsia="Times New Roman" w:cs="Times New Roman"/>
                <w:noProof w:val="0"/>
                <w:color w:val="000000" w:themeColor="text1" w:themeTint="FF" w:themeShade="FF"/>
                <w:sz w:val="24"/>
                <w:szCs w:val="24"/>
                <w:lang w:val="en-US"/>
              </w:rPr>
              <w:t>.</w:t>
            </w:r>
          </w:p>
          <w:p w:rsidR="64F01088" w:rsidP="64F01088" w:rsidRDefault="64F01088" w14:paraId="4C4207AC" w14:textId="1EA6728A">
            <w:pPr>
              <w:rPr>
                <w:rFonts w:ascii="Times New Roman" w:hAnsi="Times New Roman" w:eastAsia="Times New Roman" w:cs="Times New Roman"/>
                <w:noProof w:val="0"/>
                <w:color w:val="0070C0"/>
                <w:sz w:val="24"/>
                <w:szCs w:val="24"/>
                <w:lang w:val="en-US"/>
              </w:rPr>
            </w:pPr>
          </w:p>
          <w:p w:rsidRPr="00D64AF8" w:rsidR="00FD35D9" w:rsidP="00FD35D9" w:rsidRDefault="00FD35D9" w14:paraId="4203BEA1" w14:textId="3957DD31">
            <w:pPr>
              <w:rPr>
                <w:rFonts w:ascii="Arial" w:hAnsi="Arial" w:eastAsia="Arial" w:cs="Arial"/>
                <w:b/>
                <w:sz w:val="22"/>
                <w:szCs w:val="22"/>
                <w:highlight w:val="lightGray"/>
                <w:lang w:val="en"/>
              </w:rPr>
            </w:pPr>
            <w:r w:rsidRPr="64F01088" w:rsidR="29393B59">
              <w:rPr>
                <w:rFonts w:ascii="Arial" w:hAnsi="Arial" w:eastAsia="Arial" w:cs="Arial"/>
                <w:b w:val="1"/>
                <w:bCs w:val="1"/>
                <w:sz w:val="22"/>
                <w:szCs w:val="22"/>
                <w:highlight w:val="lightGray"/>
                <w:lang w:val="en"/>
              </w:rPr>
              <w:t>[Paragraph 2 – / 147]</w:t>
            </w:r>
          </w:p>
          <w:p w:rsidRPr="000108E4" w:rsidR="00971B09" w:rsidP="64F01088" w:rsidRDefault="001A407A" w14:paraId="5017738F" w14:textId="170590D8">
            <w:pPr>
              <w:spacing w:before="240" w:after="240"/>
              <w:rPr>
                <w:rFonts w:ascii="Times New Roman" w:hAnsi="Times New Roman" w:eastAsia="Times New Roman" w:cs="Times New Roman"/>
                <w:noProof w:val="0"/>
                <w:color w:val="000000" w:themeColor="text1" w:themeTint="FF" w:themeShade="FF"/>
                <w:sz w:val="24"/>
                <w:szCs w:val="24"/>
                <w:lang w:val="en-US"/>
              </w:rPr>
            </w:pPr>
            <w:r w:rsidRPr="64F01088" w:rsidR="61DD8764">
              <w:rPr>
                <w:rFonts w:ascii="Times New Roman" w:hAnsi="Times New Roman" w:eastAsia="Times New Roman" w:cs="Times New Roman"/>
                <w:noProof w:val="0"/>
                <w:color w:val="000000" w:themeColor="text1" w:themeTint="FF" w:themeShade="FF"/>
                <w:sz w:val="24"/>
                <w:szCs w:val="24"/>
                <w:lang w:val="en-US"/>
              </w:rPr>
              <w:t xml:space="preserve">You </w:t>
            </w:r>
            <w:r w:rsidRPr="64F01088" w:rsidR="61DD8764">
              <w:rPr>
                <w:rFonts w:ascii="Times New Roman" w:hAnsi="Times New Roman" w:eastAsia="Times New Roman" w:cs="Times New Roman"/>
                <w:noProof w:val="0"/>
                <w:color w:val="000000" w:themeColor="text1" w:themeTint="FF" w:themeShade="FF"/>
                <w:sz w:val="24"/>
                <w:szCs w:val="24"/>
                <w:lang w:val="en-US"/>
              </w:rPr>
              <w:t>don’t</w:t>
            </w:r>
            <w:r w:rsidRPr="64F01088" w:rsidR="61DD8764">
              <w:rPr>
                <w:rFonts w:ascii="Times New Roman" w:hAnsi="Times New Roman" w:eastAsia="Times New Roman" w:cs="Times New Roman"/>
                <w:noProof w:val="0"/>
                <w:color w:val="000000" w:themeColor="text1" w:themeTint="FF" w:themeShade="FF"/>
                <w:sz w:val="24"/>
                <w:szCs w:val="24"/>
                <w:lang w:val="en-US"/>
              </w:rPr>
              <w:t xml:space="preserve"> have to master everything at once. Each step forward—no matter how small—adds up to lasting confidence and a steadier financial path.</w:t>
            </w:r>
          </w:p>
        </w:tc>
      </w:tr>
      <w:tr w:rsidRPr="009C3439" w:rsidR="5DCC4991" w:rsidTr="64F01088" w14:paraId="0F29D1C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0108E4" w:rsidR="50FCADEA" w:rsidP="5DCC4991" w:rsidRDefault="50FCADEA" w14:paraId="759A164B" w14:textId="5CFEA1F2">
            <w:pPr>
              <w:rPr>
                <w:rFonts w:ascii="Arial" w:hAnsi="Arial" w:eastAsia="Arial" w:cs="Arial"/>
                <w:b/>
                <w:bCs/>
                <w:sz w:val="22"/>
                <w:szCs w:val="22"/>
              </w:rPr>
            </w:pPr>
            <w:r w:rsidRPr="000108E4">
              <w:rPr>
                <w:rFonts w:ascii="Arial" w:hAnsi="Arial" w:eastAsia="Arial" w:cs="Arial"/>
                <w:b/>
                <w:bCs/>
                <w:sz w:val="22"/>
                <w:szCs w:val="22"/>
              </w:rPr>
              <w:t>Design direction</w:t>
            </w:r>
          </w:p>
        </w:tc>
      </w:tr>
      <w:tr w:rsidRPr="009C3439" w:rsidR="5DCC4991" w:rsidTr="64F01088" w14:paraId="39D92697"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0151BF" w:rsidP="00A774CA" w:rsidRDefault="000151BF" w14:paraId="4D76631A" w14:textId="77777777">
            <w:pPr>
              <w:rPr>
                <w:rFonts w:ascii="Aptos" w:hAnsi="Aptos" w:eastAsia="Aptos" w:cs="Aptos"/>
              </w:rPr>
            </w:pPr>
            <w:r>
              <w:rPr>
                <w:rFonts w:ascii="Aptos" w:hAnsi="Aptos" w:eastAsia="Aptos" w:cs="Aptos"/>
              </w:rPr>
              <w:t>Rotating barrel showing people trying to walk through, unsteady</w:t>
            </w:r>
          </w:p>
          <w:p w:rsidRPr="000108E4" w:rsidR="0A4F03E5" w:rsidP="00A774CA" w:rsidRDefault="00FD35D9" w14:paraId="5BD82443" w14:textId="483251BC">
            <w:pPr>
              <w:rPr>
                <w:rFonts w:ascii="Aptos" w:hAnsi="Aptos" w:eastAsia="Aptos" w:cs="Aptos"/>
              </w:rPr>
            </w:pPr>
            <w:r w:rsidRPr="000108E4">
              <w:rPr>
                <w:rFonts w:ascii="Aptos" w:hAnsi="Aptos" w:eastAsia="Aptos" w:cs="Aptos"/>
              </w:rPr>
              <w:t xml:space="preserve"> </w:t>
            </w:r>
          </w:p>
        </w:tc>
      </w:tr>
      <w:tr w:rsidRPr="009C3439" w:rsidR="5DCC4991" w:rsidTr="64F01088" w14:paraId="779F8ED6"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925E1D" w:rsidR="5DCC4991" w:rsidP="5DCC4991" w:rsidRDefault="5DCC4991" w14:paraId="1B5E4159" w14:textId="577B5303">
            <w:pPr>
              <w:jc w:val="center"/>
              <w:rPr>
                <w:rFonts w:ascii="Arial" w:hAnsi="Arial" w:eastAsia="Arial" w:cs="Arial"/>
                <w:b/>
                <w:bCs/>
                <w:sz w:val="22"/>
                <w:szCs w:val="22"/>
                <w:lang w:val="en"/>
              </w:rPr>
            </w:pPr>
            <w:r w:rsidRPr="00925E1D">
              <w:rPr>
                <w:rFonts w:ascii="Arial" w:hAnsi="Arial" w:eastAsia="Arial" w:cs="Arial"/>
                <w:b/>
                <w:bCs/>
                <w:sz w:val="22"/>
                <w:szCs w:val="22"/>
                <w:lang w:val="en"/>
              </w:rPr>
              <w:t xml:space="preserve">Screen </w:t>
            </w:r>
            <w:r w:rsidRPr="00925E1D" w:rsidR="56263922">
              <w:rPr>
                <w:rFonts w:ascii="Arial" w:hAnsi="Arial" w:eastAsia="Arial" w:cs="Arial"/>
                <w:b/>
                <w:bCs/>
                <w:sz w:val="22"/>
                <w:szCs w:val="22"/>
                <w:lang w:val="en"/>
              </w:rPr>
              <w:t>6</w:t>
            </w:r>
            <w:r w:rsidRPr="00925E1D">
              <w:rPr>
                <w:rFonts w:ascii="Arial" w:hAnsi="Arial" w:eastAsia="Arial" w:cs="Arial"/>
                <w:b/>
                <w:bCs/>
                <w:sz w:val="22"/>
                <w:szCs w:val="22"/>
                <w:lang w:val="en"/>
              </w:rPr>
              <w:t>: Poll Question</w:t>
            </w:r>
            <w:r w:rsidRPr="00925E1D" w:rsidR="1F1D2F4C">
              <w:rPr>
                <w:rFonts w:ascii="Arial" w:hAnsi="Arial" w:eastAsia="Arial" w:cs="Arial"/>
                <w:b/>
                <w:bCs/>
                <w:sz w:val="22"/>
                <w:szCs w:val="22"/>
                <w:lang w:val="en"/>
              </w:rPr>
              <w:t xml:space="preserve"> #3</w:t>
            </w:r>
          </w:p>
        </w:tc>
      </w:tr>
      <w:tr w:rsidRPr="009C3439" w:rsidR="5DCC4991" w:rsidTr="64F01088" w14:paraId="5DF0CBAA"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925E1D" w:rsidR="5DCC4991" w:rsidP="5DCC4991" w:rsidRDefault="5DCC4991" w14:paraId="7A0DCA52" w14:textId="63614ECE">
            <w:pPr>
              <w:rPr>
                <w:rFonts w:ascii="Arial" w:hAnsi="Arial" w:eastAsia="Arial" w:cs="Arial"/>
                <w:sz w:val="22"/>
                <w:szCs w:val="22"/>
              </w:rPr>
            </w:pPr>
            <w:r w:rsidRPr="00925E1D">
              <w:rPr>
                <w:rFonts w:ascii="Arial" w:hAnsi="Arial" w:eastAsia="Arial" w:cs="Arial"/>
                <w:b/>
                <w:bCs/>
                <w:sz w:val="22"/>
                <w:szCs w:val="22"/>
                <w:lang w:val="en"/>
              </w:rPr>
              <w:t xml:space="preserve">Content </w:t>
            </w:r>
          </w:p>
        </w:tc>
      </w:tr>
      <w:tr w:rsidRPr="009C3439" w:rsidR="5DCC4991" w:rsidTr="64F01088" w14:paraId="12F690B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64AF8" w:rsidR="5DCC4991" w:rsidP="7DCE6C03" w:rsidRDefault="15FB53F5" w14:paraId="05041064" w14:textId="525F481A">
            <w:pPr>
              <w:rPr>
                <w:rFonts w:ascii="Arial" w:hAnsi="Arial" w:eastAsia="Arial" w:cs="Arial"/>
                <w:b/>
                <w:bCs/>
                <w:sz w:val="22"/>
                <w:szCs w:val="22"/>
                <w:highlight w:val="lightGray"/>
              </w:rPr>
            </w:pPr>
            <w:r w:rsidRPr="64F01088" w:rsidR="00758C3C">
              <w:rPr>
                <w:rFonts w:ascii="Arial" w:hAnsi="Arial" w:eastAsia="Arial" w:cs="Arial"/>
                <w:b w:val="1"/>
                <w:bCs w:val="1"/>
                <w:sz w:val="22"/>
                <w:szCs w:val="22"/>
                <w:highlight w:val="lightGray"/>
              </w:rPr>
              <w:t xml:space="preserve">[Title </w:t>
            </w:r>
            <w:proofErr w:type="gramStart"/>
            <w:r w:rsidRPr="64F01088" w:rsidR="00758C3C">
              <w:rPr>
                <w:rFonts w:ascii="Arial" w:hAnsi="Arial" w:eastAsia="Arial" w:cs="Arial"/>
                <w:b w:val="1"/>
                <w:bCs w:val="1"/>
                <w:sz w:val="22"/>
                <w:szCs w:val="22"/>
                <w:highlight w:val="lightGray"/>
              </w:rPr>
              <w:t>–  /</w:t>
            </w:r>
            <w:proofErr w:type="gramEnd"/>
            <w:r w:rsidRPr="64F01088" w:rsidR="00758C3C">
              <w:rPr>
                <w:rFonts w:ascii="Arial" w:hAnsi="Arial" w:eastAsia="Arial" w:cs="Arial"/>
                <w:b w:val="1"/>
                <w:bCs w:val="1"/>
                <w:sz w:val="22"/>
                <w:szCs w:val="22"/>
                <w:highlight w:val="lightGray"/>
              </w:rPr>
              <w:t xml:space="preserve"> 65] </w:t>
            </w:r>
          </w:p>
          <w:p w:rsidR="00D64AF8" w:rsidP="5DCC4991" w:rsidRDefault="001A407A" w14:paraId="28D49685" w14:textId="2DE50A32">
            <w:pPr>
              <w:rPr>
                <w:rFonts w:ascii="Aptos" w:hAnsi="Aptos" w:eastAsia="Aptos" w:cs="Aptos"/>
                <w:b w:val="1"/>
                <w:bCs w:val="1"/>
                <w:sz w:val="28"/>
                <w:szCs w:val="28"/>
              </w:rPr>
            </w:pPr>
            <w:commentRangeStart w:id="1423393314"/>
            <w:commentRangeStart w:id="1291893635"/>
            <w:r w:rsidRPr="64F01088" w:rsidR="7A51A3D1">
              <w:rPr>
                <w:rFonts w:ascii="Aptos" w:hAnsi="Aptos" w:eastAsia="Aptos" w:cs="Aptos"/>
                <w:noProof w:val="0"/>
                <w:sz w:val="28"/>
                <w:szCs w:val="28"/>
                <w:lang w:val="en-US"/>
              </w:rPr>
              <w:t>Where do you feel your peers are ahead of you financially?</w:t>
            </w:r>
            <w:r w:rsidRPr="64F01088" w:rsidR="4627BFE5">
              <w:rPr>
                <w:rFonts w:ascii="Aptos" w:hAnsi="Aptos" w:eastAsia="Aptos" w:cs="Aptos"/>
                <w:b w:val="1"/>
                <w:bCs w:val="1"/>
                <w:sz w:val="28"/>
                <w:szCs w:val="28"/>
              </w:rPr>
              <w:t xml:space="preserve"> </w:t>
            </w:r>
            <w:commentRangeEnd w:id="1423393314"/>
            <w:r>
              <w:rPr>
                <w:rStyle w:val="CommentReference"/>
              </w:rPr>
              <w:commentReference w:id="1423393314"/>
            </w:r>
            <w:commentRangeEnd w:id="1291893635"/>
            <w:r>
              <w:rPr>
                <w:rStyle w:val="CommentReference"/>
              </w:rPr>
              <w:commentReference w:id="1291893635"/>
            </w:r>
          </w:p>
          <w:p w:rsidR="00D64AF8" w:rsidP="5DCC4991" w:rsidRDefault="00D64AF8" w14:paraId="01851308" w14:textId="77777777">
            <w:pPr>
              <w:rPr>
                <w:rFonts w:ascii="Aptos" w:hAnsi="Aptos" w:eastAsia="Aptos" w:cs="Aptos"/>
                <w:b/>
                <w:bCs/>
                <w:sz w:val="28"/>
                <w:szCs w:val="28"/>
              </w:rPr>
            </w:pPr>
          </w:p>
          <w:p w:rsidR="5DCC4991" w:rsidP="64F01088" w:rsidRDefault="5DCC4991" w14:paraId="686EF789" w14:textId="0FCFF5C0">
            <w:pPr>
              <w:rPr>
                <w:rFonts w:ascii="Times New Roman" w:hAnsi="Times New Roman" w:eastAsia="Times New Roman" w:cs="Times New Roman"/>
                <w:noProof w:val="0"/>
                <w:sz w:val="24"/>
                <w:szCs w:val="24"/>
                <w:lang w:val="en-US"/>
              </w:rPr>
            </w:pPr>
            <w:r w:rsidRPr="64F01088" w:rsidR="54E1AEF6">
              <w:rPr>
                <w:rFonts w:ascii="Arial" w:hAnsi="Arial" w:eastAsia="Arial" w:cs="Arial"/>
                <w:b w:val="1"/>
                <w:bCs w:val="1"/>
                <w:sz w:val="22"/>
                <w:szCs w:val="22"/>
                <w:highlight w:val="lightGray"/>
                <w:lang w:val="en"/>
              </w:rPr>
              <w:t>[Description – / 145]</w:t>
            </w:r>
            <w:r>
              <w:br/>
            </w:r>
            <w:r w:rsidRPr="64F01088" w:rsidR="2398F05C">
              <w:rPr>
                <w:rFonts w:ascii="Times New Roman" w:hAnsi="Times New Roman" w:eastAsia="Times New Roman" w:cs="Times New Roman"/>
                <w:noProof w:val="0"/>
                <w:sz w:val="24"/>
                <w:szCs w:val="24"/>
                <w:lang w:val="en-US"/>
              </w:rPr>
              <w:t xml:space="preserve"> </w:t>
            </w:r>
            <w:commentRangeStart w:id="305380246"/>
            <w:r w:rsidRPr="64F01088" w:rsidR="2398F05C">
              <w:rPr>
                <w:rFonts w:ascii="Times New Roman" w:hAnsi="Times New Roman" w:eastAsia="Times New Roman" w:cs="Times New Roman"/>
                <w:noProof w:val="0"/>
                <w:sz w:val="24"/>
                <w:szCs w:val="24"/>
                <w:lang w:val="en-US"/>
              </w:rPr>
              <w:t xml:space="preserve">In the carnival of life, </w:t>
            </w:r>
            <w:r w:rsidRPr="64F01088" w:rsidR="2398F05C">
              <w:rPr>
                <w:rFonts w:ascii="Times New Roman" w:hAnsi="Times New Roman" w:eastAsia="Times New Roman" w:cs="Times New Roman"/>
                <w:noProof w:val="0"/>
                <w:sz w:val="24"/>
                <w:szCs w:val="24"/>
                <w:lang w:val="en-US"/>
              </w:rPr>
              <w:t>it's</w:t>
            </w:r>
            <w:r w:rsidRPr="64F01088" w:rsidR="2398F05C">
              <w:rPr>
                <w:rFonts w:ascii="Times New Roman" w:hAnsi="Times New Roman" w:eastAsia="Times New Roman" w:cs="Times New Roman"/>
                <w:noProof w:val="0"/>
                <w:sz w:val="24"/>
                <w:szCs w:val="24"/>
                <w:lang w:val="en-US"/>
              </w:rPr>
              <w:t xml:space="preserve"> easy to feel others are winning bigger prizes</w:t>
            </w:r>
            <w:commentRangeEnd w:id="305380246"/>
            <w:r>
              <w:rPr>
                <w:rStyle w:val="CommentReference"/>
              </w:rPr>
              <w:commentReference w:id="305380246"/>
            </w:r>
            <w:r w:rsidRPr="64F01088" w:rsidR="2398F05C">
              <w:rPr>
                <w:rFonts w:ascii="Times New Roman" w:hAnsi="Times New Roman" w:eastAsia="Times New Roman" w:cs="Times New Roman"/>
                <w:noProof w:val="0"/>
                <w:sz w:val="24"/>
                <w:szCs w:val="24"/>
                <w:lang w:val="en-US"/>
              </w:rPr>
              <w:t xml:space="preserve">. </w:t>
            </w:r>
            <w:r w:rsidRPr="64F01088" w:rsidR="2E01B114">
              <w:rPr>
                <w:rFonts w:ascii="Times New Roman" w:hAnsi="Times New Roman" w:eastAsia="Times New Roman" w:cs="Times New Roman"/>
                <w:b w:val="0"/>
                <w:bCs w:val="0"/>
                <w:i w:val="0"/>
                <w:iCs w:val="0"/>
                <w:caps w:val="0"/>
                <w:smallCaps w:val="0"/>
                <w:noProof w:val="0"/>
                <w:color w:val="333333"/>
                <w:sz w:val="24"/>
                <w:szCs w:val="24"/>
                <w:lang w:val="en-US"/>
              </w:rPr>
              <w:t>Select the areas where you think your friends are more financially adept.</w:t>
            </w:r>
            <w:r w:rsidRPr="64F01088" w:rsidR="2E01B114">
              <w:rPr>
                <w:rFonts w:ascii="Times New Roman" w:hAnsi="Times New Roman" w:eastAsia="Times New Roman" w:cs="Times New Roman"/>
                <w:noProof w:val="0"/>
                <w:sz w:val="24"/>
                <w:szCs w:val="24"/>
                <w:lang w:val="en-US"/>
              </w:rPr>
              <w:t xml:space="preserve"> </w:t>
            </w:r>
          </w:p>
          <w:p w:rsidRPr="00925E1D" w:rsidR="00D64AF8" w:rsidP="5DCC4991" w:rsidRDefault="00D64AF8" w14:paraId="6A2E074F" w14:textId="77777777">
            <w:pPr>
              <w:rPr>
                <w:rFonts w:ascii="Arial" w:hAnsi="Arial" w:eastAsia="Arial" w:cs="Arial"/>
                <w:sz w:val="22"/>
                <w:szCs w:val="22"/>
              </w:rPr>
            </w:pPr>
          </w:p>
          <w:p w:rsidRPr="00D64AF8" w:rsidR="5DCC4991" w:rsidP="5DCC4991" w:rsidRDefault="5DCC4991" w14:paraId="5F886D01" w14:textId="6548B855">
            <w:pPr>
              <w:rPr>
                <w:rFonts w:ascii="Arial" w:hAnsi="Arial" w:eastAsia="Arial" w:cs="Arial"/>
                <w:b/>
                <w:sz w:val="22"/>
                <w:szCs w:val="22"/>
                <w:highlight w:val="lightGray"/>
                <w:lang w:val="en"/>
              </w:rPr>
            </w:pPr>
            <w:r w:rsidRPr="00D64AF8">
              <w:rPr>
                <w:rFonts w:ascii="Arial" w:hAnsi="Arial" w:eastAsia="Arial" w:cs="Arial"/>
                <w:b/>
                <w:sz w:val="22"/>
                <w:szCs w:val="22"/>
                <w:highlight w:val="lightGray"/>
                <w:lang w:val="en"/>
              </w:rPr>
              <w:t>[Answer</w:t>
            </w:r>
            <w:r w:rsidRPr="00D64AF8" w:rsidR="00330AA0">
              <w:rPr>
                <w:rFonts w:ascii="Arial" w:hAnsi="Arial" w:eastAsia="Arial" w:cs="Arial"/>
                <w:b/>
                <w:sz w:val="22"/>
                <w:szCs w:val="22"/>
                <w:highlight w:val="lightGray"/>
                <w:lang w:val="en"/>
              </w:rPr>
              <w:t xml:space="preserve">s </w:t>
            </w:r>
            <w:r w:rsidRPr="00D64AF8">
              <w:rPr>
                <w:rFonts w:ascii="Arial" w:hAnsi="Arial" w:eastAsia="Arial" w:cs="Arial"/>
                <w:b/>
                <w:sz w:val="22"/>
                <w:szCs w:val="22"/>
                <w:highlight w:val="lightGray"/>
                <w:lang w:val="en"/>
              </w:rPr>
              <w:t>– 80]</w:t>
            </w:r>
          </w:p>
          <w:p w:rsidRPr="00925E1D" w:rsidR="00190D03" w:rsidP="00330AA0" w:rsidRDefault="001814B1" w14:paraId="3839B856" w14:textId="3CFCB873" w14:noSpellErr="1">
            <w:pPr>
              <w:pStyle w:val="ListParagraph"/>
              <w:numPr>
                <w:ilvl w:val="0"/>
                <w:numId w:val="17"/>
              </w:numPr>
              <w:rPr/>
            </w:pPr>
            <w:r w:rsidRPr="64F01088" w:rsidR="1F180FBE">
              <w:rPr>
                <w:highlight w:val="yellow"/>
              </w:rPr>
              <w:t>Q3: When you look at your peers, in what areas do you feel they excel compared to you?</w:t>
            </w:r>
            <w:r>
              <w:br/>
            </w:r>
            <w:r w:rsidR="1F180FBE">
              <w:rPr/>
              <w:t>Debt management</w:t>
            </w:r>
            <w:r>
              <w:br/>
            </w:r>
            <w:r w:rsidR="1F180FBE">
              <w:rPr/>
              <w:t>Budgeting &amp; savings</w:t>
            </w:r>
            <w:r>
              <w:br/>
            </w:r>
            <w:r w:rsidR="1F180FBE">
              <w:rPr/>
              <w:t>Investing</w:t>
            </w:r>
            <w:r>
              <w:br/>
            </w:r>
            <w:r w:rsidR="1F180FBE">
              <w:rPr/>
              <w:t xml:space="preserve">I </w:t>
            </w:r>
            <w:r w:rsidR="1F180FBE">
              <w:rPr/>
              <w:t>don’t</w:t>
            </w:r>
            <w:r w:rsidR="1F180FBE">
              <w:rPr/>
              <w:t xml:space="preserve"> usually compare my financial situation with my peers</w:t>
            </w:r>
          </w:p>
        </w:tc>
      </w:tr>
      <w:tr w:rsidRPr="009C3439" w:rsidR="5DCC4991" w:rsidTr="64F01088" w14:paraId="0B27C9C0"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90D03" w:rsidR="5DCC4991" w:rsidP="5DCC4991" w:rsidRDefault="5DCC4991" w14:paraId="533D6B4A" w14:textId="215668DE">
            <w:r w:rsidRPr="00190D03">
              <w:rPr>
                <w:rFonts w:ascii="Arial" w:hAnsi="Arial" w:eastAsia="Arial" w:cs="Arial"/>
                <w:b/>
                <w:bCs/>
                <w:sz w:val="22"/>
                <w:szCs w:val="22"/>
              </w:rPr>
              <w:t>Design direction</w:t>
            </w:r>
          </w:p>
        </w:tc>
      </w:tr>
      <w:tr w:rsidRPr="009C3439" w:rsidR="5DCC4991" w:rsidTr="64F01088" w14:paraId="2B69ED39"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190D03" w:rsidR="5B4338FF" w:rsidP="5DCC4991" w:rsidRDefault="00760443" w14:paraId="4EDBA904" w14:textId="2661EEA9">
            <w:r w:rsidR="55E8C033">
              <w:rPr/>
              <w:t>TBD – icons to align with answer choices</w:t>
            </w:r>
            <w:r w:rsidR="172F89D6">
              <w:rPr/>
              <w:t xml:space="preserve">. </w:t>
            </w:r>
            <w:commentRangeStart w:id="921590716"/>
            <w:commentRangeStart w:id="125130081"/>
            <w:commentRangeStart w:id="1867485382"/>
            <w:r w:rsidR="172F89D6">
              <w:rPr/>
              <w:t>Ideas below.</w:t>
            </w:r>
            <w:commentRangeEnd w:id="921590716"/>
            <w:r>
              <w:rPr>
                <w:rStyle w:val="CommentReference"/>
              </w:rPr>
              <w:commentReference w:id="921590716"/>
            </w:r>
            <w:commentRangeEnd w:id="125130081"/>
            <w:r>
              <w:rPr>
                <w:rStyle w:val="CommentReference"/>
              </w:rPr>
              <w:commentReference w:id="125130081"/>
            </w:r>
            <w:commentRangeEnd w:id="1867485382"/>
            <w:r>
              <w:rPr>
                <w:rStyle w:val="CommentReference"/>
              </w:rPr>
              <w:commentReference w:id="1867485382"/>
            </w:r>
          </w:p>
          <w:p w:rsidRPr="00190D03" w:rsidR="5B4338FF" w:rsidP="64F01088" w:rsidRDefault="00760443" w14:paraId="70EEC309" w14:textId="5EB8AC8A">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4F01088" w:rsidR="172F89D6">
              <w:rPr>
                <w:rFonts w:ascii="Times New Roman" w:hAnsi="Times New Roman" w:eastAsia="Times New Roman" w:cs="Times New Roman"/>
                <w:noProof w:val="0"/>
                <w:sz w:val="24"/>
                <w:szCs w:val="24"/>
                <w:lang w:val="en-US"/>
              </w:rPr>
              <w:t>🎯 Target (Debt management)</w:t>
            </w:r>
          </w:p>
          <w:p w:rsidRPr="00190D03" w:rsidR="5B4338FF" w:rsidP="64F01088" w:rsidRDefault="00760443" w14:paraId="20A6B5ED" w14:textId="596CA717">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4F01088" w:rsidR="172F89D6">
              <w:rPr>
                <w:rFonts w:ascii="Times New Roman" w:hAnsi="Times New Roman" w:eastAsia="Times New Roman" w:cs="Times New Roman"/>
                <w:noProof w:val="0"/>
                <w:sz w:val="24"/>
                <w:szCs w:val="24"/>
                <w:lang w:val="en-US"/>
              </w:rPr>
              <w:t>🎪 Ticket booth (Budgeting &amp; savings)</w:t>
            </w:r>
          </w:p>
          <w:p w:rsidRPr="00190D03" w:rsidR="5B4338FF" w:rsidP="64F01088" w:rsidRDefault="00760443" w14:paraId="592EF830" w14:textId="2B055EAA">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4F01088" w:rsidR="172F89D6">
              <w:rPr>
                <w:rFonts w:ascii="Times New Roman" w:hAnsi="Times New Roman" w:eastAsia="Times New Roman" w:cs="Times New Roman"/>
                <w:noProof w:val="0"/>
                <w:sz w:val="24"/>
                <w:szCs w:val="24"/>
                <w:lang w:val="en-US"/>
              </w:rPr>
              <w:t>🎡 Ferris wheel (Investing)</w:t>
            </w:r>
          </w:p>
          <w:p w:rsidRPr="00190D03" w:rsidR="5B4338FF" w:rsidP="64F01088" w:rsidRDefault="00760443" w14:paraId="485D4F9D" w14:textId="7C59A235">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4F01088" w:rsidR="172F89D6">
              <w:rPr>
                <w:rFonts w:ascii="Times New Roman" w:hAnsi="Times New Roman" w:eastAsia="Times New Roman" w:cs="Times New Roman"/>
                <w:noProof w:val="0"/>
                <w:sz w:val="24"/>
                <w:szCs w:val="24"/>
                <w:lang w:val="en-US"/>
              </w:rPr>
              <w:t>🎭 Mask (I don't usually compare)</w:t>
            </w:r>
          </w:p>
          <w:p w:rsidRPr="00190D03" w:rsidR="5B4338FF" w:rsidP="5DCC4991" w:rsidRDefault="00760443" w14:paraId="4CE42265" w14:textId="75A72D9B"/>
        </w:tc>
      </w:tr>
      <w:tr w:rsidRPr="009C3439" w:rsidR="5DCC4991" w:rsidTr="64F01088" w14:paraId="344F6560"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190D03" w:rsidR="5DCC4991" w:rsidP="5DCC4991" w:rsidRDefault="5DCC4991" w14:paraId="2E949D15" w14:textId="4E0384D8">
            <w:pPr>
              <w:jc w:val="center"/>
              <w:rPr>
                <w:rFonts w:ascii="Arial" w:hAnsi="Arial" w:eastAsia="Arial" w:cs="Arial"/>
                <w:sz w:val="22"/>
                <w:szCs w:val="22"/>
              </w:rPr>
            </w:pPr>
            <w:r w:rsidRPr="00190D03">
              <w:rPr>
                <w:rFonts w:ascii="Arial" w:hAnsi="Arial" w:eastAsia="Arial" w:cs="Arial"/>
                <w:b/>
                <w:bCs/>
                <w:sz w:val="22"/>
                <w:szCs w:val="22"/>
                <w:lang w:val="en"/>
              </w:rPr>
              <w:t xml:space="preserve">Screen </w:t>
            </w:r>
            <w:r w:rsidRPr="00190D03" w:rsidR="1843C4D8">
              <w:rPr>
                <w:rFonts w:ascii="Arial" w:hAnsi="Arial" w:eastAsia="Arial" w:cs="Arial"/>
                <w:b/>
                <w:bCs/>
                <w:sz w:val="22"/>
                <w:szCs w:val="22"/>
                <w:lang w:val="en"/>
              </w:rPr>
              <w:t>7</w:t>
            </w:r>
            <w:r w:rsidRPr="00190D03">
              <w:rPr>
                <w:rFonts w:ascii="Arial" w:hAnsi="Arial" w:eastAsia="Arial" w:cs="Arial"/>
                <w:b/>
                <w:bCs/>
                <w:sz w:val="22"/>
                <w:szCs w:val="22"/>
                <w:lang w:val="en"/>
              </w:rPr>
              <w:t xml:space="preserve">: Context </w:t>
            </w:r>
            <w:r w:rsidRPr="00190D03" w:rsidR="420A6B9F">
              <w:rPr>
                <w:rFonts w:ascii="Arial" w:hAnsi="Arial" w:eastAsia="Arial" w:cs="Arial"/>
                <w:b/>
                <w:bCs/>
                <w:sz w:val="22"/>
                <w:szCs w:val="22"/>
                <w:lang w:val="en"/>
              </w:rPr>
              <w:t>Screen #3</w:t>
            </w:r>
          </w:p>
        </w:tc>
      </w:tr>
      <w:tr w:rsidRPr="009C3439" w:rsidR="5DCC4991" w:rsidTr="64F01088" w14:paraId="1B2EB5FD"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90D03" w:rsidR="5DCC4991" w:rsidP="5DCC4991" w:rsidRDefault="5DCC4991" w14:paraId="2429A6D4" w14:textId="0706073E">
            <w:pPr>
              <w:rPr>
                <w:rFonts w:ascii="Arial" w:hAnsi="Arial" w:eastAsia="Arial" w:cs="Arial"/>
                <w:sz w:val="22"/>
                <w:szCs w:val="22"/>
              </w:rPr>
            </w:pPr>
            <w:r w:rsidRPr="00190D03">
              <w:rPr>
                <w:rFonts w:ascii="Arial" w:hAnsi="Arial" w:eastAsia="Arial" w:cs="Arial"/>
                <w:b/>
                <w:bCs/>
                <w:sz w:val="22"/>
                <w:szCs w:val="22"/>
                <w:lang w:val="en"/>
              </w:rPr>
              <w:t xml:space="preserve">Content </w:t>
            </w:r>
          </w:p>
        </w:tc>
      </w:tr>
      <w:tr w:rsidRPr="009C3439" w:rsidR="5DCC4991" w:rsidTr="64F01088" w14:paraId="638DC142"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DE5880" w:rsidR="5DCC4991" w:rsidP="64F01088" w:rsidRDefault="5DCC4991" w14:paraId="06D4C2B7" w14:textId="749E3F20" w14:noSpellErr="1">
            <w:pPr>
              <w:rPr>
                <w:rFonts w:ascii="Times New Roman" w:hAnsi="Times New Roman" w:eastAsia="Times New Roman" w:cs="Times New Roman"/>
                <w:b w:val="1"/>
                <w:bCs w:val="1"/>
                <w:sz w:val="24"/>
                <w:szCs w:val="24"/>
                <w:highlight w:val="lightGray"/>
              </w:rPr>
            </w:pPr>
            <w:r w:rsidRPr="64F01088" w:rsidR="54E1AEF6">
              <w:rPr>
                <w:rFonts w:ascii="Times New Roman" w:hAnsi="Times New Roman" w:eastAsia="Times New Roman" w:cs="Times New Roman"/>
                <w:b w:val="1"/>
                <w:bCs w:val="1"/>
                <w:sz w:val="24"/>
                <w:szCs w:val="24"/>
                <w:highlight w:val="lightGray"/>
              </w:rPr>
              <w:t xml:space="preserve">[Title </w:t>
            </w:r>
            <w:r w:rsidRPr="64F01088" w:rsidR="54E1AEF6">
              <w:rPr>
                <w:rFonts w:ascii="Times New Roman" w:hAnsi="Times New Roman" w:eastAsia="Times New Roman" w:cs="Times New Roman"/>
                <w:b w:val="1"/>
                <w:bCs w:val="1"/>
                <w:sz w:val="24"/>
                <w:szCs w:val="24"/>
                <w:highlight w:val="lightGray"/>
              </w:rPr>
              <w:t>–  /</w:t>
            </w:r>
            <w:r w:rsidRPr="64F01088" w:rsidR="54E1AEF6">
              <w:rPr>
                <w:rFonts w:ascii="Times New Roman" w:hAnsi="Times New Roman" w:eastAsia="Times New Roman" w:cs="Times New Roman"/>
                <w:b w:val="1"/>
                <w:bCs w:val="1"/>
                <w:sz w:val="24"/>
                <w:szCs w:val="24"/>
                <w:highlight w:val="lightGray"/>
              </w:rPr>
              <w:t xml:space="preserve"> 45] </w:t>
            </w:r>
          </w:p>
          <w:p w:rsidRPr="00190D03" w:rsidR="006411F9" w:rsidP="64F01088" w:rsidRDefault="00D47B61" w14:paraId="70FDC1C9" w14:textId="0D703FC3">
            <w:pPr>
              <w:rPr>
                <w:rFonts w:ascii="Times New Roman" w:hAnsi="Times New Roman" w:eastAsia="Times New Roman" w:cs="Times New Roman"/>
                <w:b w:val="1"/>
                <w:bCs w:val="1"/>
                <w:noProof w:val="0"/>
                <w:sz w:val="24"/>
                <w:szCs w:val="24"/>
                <w:lang w:val="en-US"/>
              </w:rPr>
            </w:pPr>
            <w:r w:rsidRPr="64F01088" w:rsidR="0A9D20E9">
              <w:rPr>
                <w:rFonts w:ascii="Times New Roman" w:hAnsi="Times New Roman" w:eastAsia="Times New Roman" w:cs="Times New Roman"/>
                <w:b w:val="1"/>
                <w:bCs w:val="1"/>
                <w:noProof w:val="0"/>
                <w:sz w:val="24"/>
                <w:szCs w:val="24"/>
                <w:lang w:val="en-US"/>
              </w:rPr>
              <w:t>Why comparison warps our view</w:t>
            </w:r>
          </w:p>
          <w:p w:rsidR="00D117D3" w:rsidP="64F01088" w:rsidRDefault="00D117D3" w14:paraId="3F68483A" w14:textId="5EEDC879" w14:noSpellErr="1">
            <w:pPr>
              <w:rPr>
                <w:rFonts w:ascii="Times New Roman" w:hAnsi="Times New Roman" w:eastAsia="Times New Roman" w:cs="Times New Roman"/>
                <w:b w:val="1"/>
                <w:bCs w:val="1"/>
                <w:sz w:val="24"/>
                <w:szCs w:val="24"/>
                <w:lang w:val="en"/>
              </w:rPr>
            </w:pPr>
          </w:p>
          <w:p w:rsidRPr="00DE5880" w:rsidR="006411F9" w:rsidP="64F01088" w:rsidRDefault="3B76157A" w14:paraId="5200363A" w14:textId="0194D23C" w14:noSpellErr="1">
            <w:pPr>
              <w:rPr>
                <w:rFonts w:ascii="Times New Roman" w:hAnsi="Times New Roman" w:eastAsia="Times New Roman" w:cs="Times New Roman"/>
                <w:b w:val="1"/>
                <w:bCs w:val="1"/>
                <w:sz w:val="24"/>
                <w:szCs w:val="24"/>
                <w:highlight w:val="lightGray"/>
                <w:lang w:val="en"/>
              </w:rPr>
            </w:pPr>
            <w:commentRangeStart w:id="1996880264"/>
            <w:r w:rsidRPr="64F01088" w:rsidR="0AF68CC5">
              <w:rPr>
                <w:rFonts w:ascii="Times New Roman" w:hAnsi="Times New Roman" w:eastAsia="Times New Roman" w:cs="Times New Roman"/>
                <w:b w:val="1"/>
                <w:bCs w:val="1"/>
                <w:sz w:val="24"/>
                <w:szCs w:val="24"/>
                <w:highlight w:val="lightGray"/>
                <w:lang w:val="en"/>
              </w:rPr>
              <w:t xml:space="preserve">[Paragraph 1 – / 147] </w:t>
            </w:r>
            <w:commentRangeEnd w:id="1996880264"/>
            <w:r>
              <w:rPr>
                <w:rStyle w:val="CommentReference"/>
              </w:rPr>
              <w:commentReference w:id="1996880264"/>
            </w:r>
          </w:p>
          <w:p w:rsidR="64F01088" w:rsidP="64F01088" w:rsidRDefault="64F01088" w14:paraId="3321FB51" w14:textId="79F62641">
            <w:pPr>
              <w:rPr>
                <w:rFonts w:ascii="Times New Roman" w:hAnsi="Times New Roman" w:eastAsia="Times New Roman" w:cs="Times New Roman"/>
                <w:b w:val="1"/>
                <w:bCs w:val="1"/>
                <w:sz w:val="24"/>
                <w:szCs w:val="24"/>
                <w:highlight w:val="lightGray"/>
                <w:lang w:val="en"/>
              </w:rPr>
            </w:pPr>
          </w:p>
          <w:p w:rsidR="0213C4E3" w:rsidP="64F01088" w:rsidRDefault="0213C4E3" w14:paraId="1204AA07" w14:textId="2558346A">
            <w:pPr>
              <w:rPr>
                <w:rFonts w:ascii="Times New Roman" w:hAnsi="Times New Roman" w:eastAsia="Times New Roman" w:cs="Times New Roman"/>
                <w:b w:val="0"/>
                <w:bCs w:val="0"/>
                <w:color w:val="000000" w:themeColor="text1" w:themeTint="FF" w:themeShade="FF"/>
                <w:sz w:val="24"/>
                <w:szCs w:val="24"/>
                <w:lang w:val="en-US"/>
              </w:rPr>
            </w:pPr>
            <w:r w:rsidRPr="64F01088" w:rsidR="0213C4E3">
              <w:rPr>
                <w:rFonts w:ascii="Times New Roman" w:hAnsi="Times New Roman" w:eastAsia="Times New Roman" w:cs="Times New Roman"/>
                <w:noProof w:val="0"/>
                <w:color w:val="000000" w:themeColor="text1" w:themeTint="FF" w:themeShade="FF"/>
                <w:sz w:val="24"/>
                <w:szCs w:val="24"/>
                <w:lang w:val="en-US"/>
              </w:rPr>
              <w:t>Rising costs, student loan debt, and a shifting job market make it tough to feel financially secure</w:t>
            </w:r>
            <w:r w:rsidRPr="64F01088" w:rsidR="0FF5CC11">
              <w:rPr>
                <w:rFonts w:ascii="Times New Roman" w:hAnsi="Times New Roman" w:eastAsia="Times New Roman" w:cs="Times New Roman"/>
                <w:noProof w:val="0"/>
                <w:color w:val="000000" w:themeColor="text1" w:themeTint="FF" w:themeShade="FF"/>
                <w:sz w:val="24"/>
                <w:szCs w:val="24"/>
                <w:lang w:val="en-US"/>
              </w:rPr>
              <w:t xml:space="preserve">, especially when others </w:t>
            </w:r>
            <w:r w:rsidRPr="64F01088" w:rsidR="0FF5CC11">
              <w:rPr>
                <w:rFonts w:ascii="Times New Roman" w:hAnsi="Times New Roman" w:eastAsia="Times New Roman" w:cs="Times New Roman"/>
                <w:noProof w:val="0"/>
                <w:color w:val="000000" w:themeColor="text1" w:themeTint="FF" w:themeShade="FF"/>
                <w:sz w:val="24"/>
                <w:szCs w:val="24"/>
                <w:lang w:val="en-US"/>
              </w:rPr>
              <w:t>online seem to be</w:t>
            </w:r>
            <w:r w:rsidRPr="64F01088" w:rsidR="0FF5CC11">
              <w:rPr>
                <w:rFonts w:ascii="Times New Roman" w:hAnsi="Times New Roman" w:eastAsia="Times New Roman" w:cs="Times New Roman"/>
                <w:noProof w:val="0"/>
                <w:color w:val="000000" w:themeColor="text1" w:themeTint="FF" w:themeShade="FF"/>
                <w:sz w:val="24"/>
                <w:szCs w:val="24"/>
                <w:lang w:val="en-US"/>
              </w:rPr>
              <w:t xml:space="preserve"> thriving.</w:t>
            </w:r>
            <w:r>
              <w:br/>
            </w:r>
          </w:p>
          <w:p w:rsidRPr="00DE5880" w:rsidR="006411F9" w:rsidP="64F01088" w:rsidRDefault="7EE54A03" w14:paraId="7A02B33E" w14:textId="10DF6B67" w14:noSpellErr="1">
            <w:pPr>
              <w:rPr>
                <w:rFonts w:ascii="Times New Roman" w:hAnsi="Times New Roman" w:eastAsia="Times New Roman" w:cs="Times New Roman"/>
                <w:b w:val="1"/>
                <w:bCs w:val="1"/>
                <w:color w:val="000000" w:themeColor="text1" w:themeTint="FF" w:themeShade="FF"/>
                <w:sz w:val="24"/>
                <w:szCs w:val="24"/>
                <w:highlight w:val="lightGray"/>
                <w:lang w:val="en"/>
              </w:rPr>
            </w:pPr>
            <w:r w:rsidRPr="64F01088" w:rsidR="4321E8FD">
              <w:rPr>
                <w:rFonts w:ascii="Times New Roman" w:hAnsi="Times New Roman" w:eastAsia="Times New Roman" w:cs="Times New Roman"/>
                <w:b w:val="1"/>
                <w:bCs w:val="1"/>
                <w:color w:val="000000" w:themeColor="text1" w:themeTint="FF" w:themeShade="FF"/>
                <w:sz w:val="24"/>
                <w:szCs w:val="24"/>
                <w:highlight w:val="lightGray"/>
                <w:lang w:val="en"/>
              </w:rPr>
              <w:t xml:space="preserve"> </w:t>
            </w:r>
            <w:r w:rsidRPr="64F01088" w:rsidR="0AF68CC5">
              <w:rPr>
                <w:rFonts w:ascii="Times New Roman" w:hAnsi="Times New Roman" w:eastAsia="Times New Roman" w:cs="Times New Roman"/>
                <w:b w:val="1"/>
                <w:bCs w:val="1"/>
                <w:color w:val="000000" w:themeColor="text1" w:themeTint="FF" w:themeShade="FF"/>
                <w:sz w:val="24"/>
                <w:szCs w:val="24"/>
                <w:highlight w:val="lightGray"/>
                <w:lang w:val="en"/>
              </w:rPr>
              <w:t>[Paragraph 2 – / 147]</w:t>
            </w:r>
          </w:p>
          <w:p w:rsidRPr="00190D03" w:rsidR="00C61D97" w:rsidP="64F01088" w:rsidRDefault="00C61D97" w14:paraId="613ED641" w14:textId="121510B7">
            <w:pPr>
              <w:rPr>
                <w:rFonts w:ascii="Times New Roman" w:hAnsi="Times New Roman" w:eastAsia="Times New Roman" w:cs="Times New Roman"/>
                <w:noProof w:val="0"/>
                <w:sz w:val="24"/>
                <w:szCs w:val="24"/>
                <w:lang w:val="en"/>
              </w:rPr>
            </w:pPr>
            <w:r w:rsidRPr="64F01088" w:rsidR="302B300F">
              <w:rPr>
                <w:rFonts w:ascii="Times New Roman" w:hAnsi="Times New Roman" w:eastAsia="Times New Roman" w:cs="Times New Roman"/>
                <w:noProof w:val="0"/>
                <w:sz w:val="24"/>
                <w:szCs w:val="24"/>
                <w:lang w:val="en"/>
              </w:rPr>
              <w:t>Comparison can quietly chip away at your confidence.</w:t>
            </w:r>
            <w:r w:rsidRPr="64F01088" w:rsidR="3D4109D6">
              <w:rPr>
                <w:rFonts w:ascii="Times New Roman" w:hAnsi="Times New Roman" w:eastAsia="Times New Roman" w:cs="Times New Roman"/>
                <w:noProof w:val="0"/>
                <w:sz w:val="24"/>
                <w:szCs w:val="24"/>
                <w:lang w:val="en"/>
              </w:rPr>
              <w:t xml:space="preserve"> Focus on your own path—mindful money habits build financial resilience and help you take clear action.</w:t>
            </w:r>
          </w:p>
        </w:tc>
      </w:tr>
      <w:tr w:rsidRPr="009C3439" w:rsidR="5DCC4991" w:rsidTr="64F01088" w14:paraId="1B929707"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90D03" w:rsidR="5DCC4991" w:rsidP="64F01088" w:rsidRDefault="5DCC4991" w14:paraId="320DE1E6" w14:textId="5CFEA1F2" w14:noSpellErr="1">
            <w:pPr>
              <w:rPr>
                <w:rFonts w:ascii="Times New Roman" w:hAnsi="Times New Roman" w:eastAsia="Times New Roman" w:cs="Times New Roman"/>
                <w:b w:val="1"/>
                <w:bCs w:val="1"/>
                <w:sz w:val="24"/>
                <w:szCs w:val="24"/>
              </w:rPr>
            </w:pPr>
            <w:r w:rsidRPr="64F01088" w:rsidR="54E1AEF6">
              <w:rPr>
                <w:rFonts w:ascii="Times New Roman" w:hAnsi="Times New Roman" w:eastAsia="Times New Roman" w:cs="Times New Roman"/>
                <w:b w:val="1"/>
                <w:bCs w:val="1"/>
                <w:sz w:val="24"/>
                <w:szCs w:val="24"/>
              </w:rPr>
              <w:t>Design direction</w:t>
            </w:r>
          </w:p>
        </w:tc>
      </w:tr>
      <w:tr w:rsidRPr="009C3439" w:rsidR="5DCC4991" w:rsidTr="64F01088" w14:paraId="4CB0B0D3"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00C13C79" w:rsidP="64F01088" w:rsidRDefault="000151BF" w14:paraId="7E47A2E7" w14:textId="53960208">
            <w:pPr>
              <w:rPr>
                <w:rFonts w:ascii="Times New Roman" w:hAnsi="Times New Roman" w:eastAsia="Times New Roman" w:cs="Times New Roman"/>
                <w:sz w:val="24"/>
                <w:szCs w:val="24"/>
              </w:rPr>
            </w:pPr>
            <w:r w:rsidRPr="64F01088" w:rsidR="0530CC56">
              <w:rPr>
                <w:rFonts w:ascii="Times New Roman" w:hAnsi="Times New Roman" w:eastAsia="Times New Roman" w:cs="Times New Roman"/>
                <w:sz w:val="24"/>
                <w:szCs w:val="24"/>
              </w:rPr>
              <w:t>Funhouse slides showing 2 or 3 people at different lengths on the slide</w:t>
            </w:r>
            <w:r w:rsidRPr="64F01088" w:rsidR="6EDCD050">
              <w:rPr>
                <w:rFonts w:ascii="Times New Roman" w:hAnsi="Times New Roman" w:eastAsia="Times New Roman" w:cs="Times New Roman"/>
                <w:sz w:val="24"/>
                <w:szCs w:val="24"/>
              </w:rPr>
              <w:t xml:space="preserve">, </w:t>
            </w:r>
            <w:r w:rsidRPr="64F01088" w:rsidR="6EDCD050">
              <w:rPr>
                <w:rFonts w:ascii="Times New Roman" w:hAnsi="Times New Roman" w:eastAsia="Times New Roman" w:cs="Times New Roman"/>
                <w:noProof w:val="0"/>
                <w:sz w:val="24"/>
                <w:szCs w:val="24"/>
                <w:lang w:val="en-US"/>
              </w:rPr>
              <w:t>symbolizing varied financial journeys and the pitfalls of comparison.</w:t>
            </w:r>
          </w:p>
          <w:p w:rsidRPr="00190D03" w:rsidR="000151BF" w:rsidP="64F01088" w:rsidRDefault="000151BF" w14:paraId="4C1D6CD6" w14:textId="2C59CF47" w14:noSpellErr="1">
            <w:pPr>
              <w:rPr>
                <w:rFonts w:ascii="Times New Roman" w:hAnsi="Times New Roman" w:eastAsia="Times New Roman" w:cs="Times New Roman"/>
                <w:sz w:val="24"/>
                <w:szCs w:val="24"/>
              </w:rPr>
            </w:pPr>
          </w:p>
        </w:tc>
      </w:tr>
      <w:tr w:rsidRPr="009C3439" w:rsidR="00390282" w:rsidTr="64F01088" w14:paraId="4945AF3F"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190D03" w:rsidR="00390282" w:rsidP="00390282" w:rsidRDefault="00390282" w14:paraId="44B2A34E" w14:textId="62F1010E">
            <w:pPr>
              <w:jc w:val="center"/>
              <w:rPr>
                <w:rFonts w:ascii="Arial" w:hAnsi="Arial" w:eastAsia="Arial" w:cs="Arial"/>
                <w:color w:val="000000" w:themeColor="text1"/>
                <w:sz w:val="22"/>
                <w:szCs w:val="22"/>
                <w:lang w:val="en"/>
              </w:rPr>
            </w:pPr>
            <w:r w:rsidRPr="00190D03">
              <w:rPr>
                <w:rFonts w:ascii="Arial" w:hAnsi="Arial" w:eastAsia="Arial" w:cs="Arial"/>
                <w:b/>
                <w:bCs/>
                <w:color w:val="000000" w:themeColor="text1"/>
                <w:sz w:val="22"/>
                <w:szCs w:val="22"/>
                <w:lang w:val="en"/>
              </w:rPr>
              <w:t xml:space="preserve">Screen </w:t>
            </w:r>
            <w:r w:rsidR="00D47B61">
              <w:rPr>
                <w:rFonts w:ascii="Arial" w:hAnsi="Arial" w:eastAsia="Arial" w:cs="Arial"/>
                <w:b/>
                <w:bCs/>
                <w:color w:val="000000" w:themeColor="text1"/>
                <w:sz w:val="22"/>
                <w:szCs w:val="22"/>
                <w:lang w:val="en"/>
              </w:rPr>
              <w:t>8</w:t>
            </w:r>
            <w:r w:rsidRPr="00190D03">
              <w:rPr>
                <w:rFonts w:ascii="Arial" w:hAnsi="Arial" w:eastAsia="Arial" w:cs="Arial"/>
                <w:b/>
                <w:bCs/>
                <w:color w:val="000000" w:themeColor="text1"/>
                <w:sz w:val="22"/>
                <w:szCs w:val="22"/>
                <w:lang w:val="en"/>
              </w:rPr>
              <w:t>: Full screen image</w:t>
            </w:r>
          </w:p>
        </w:tc>
      </w:tr>
      <w:tr w:rsidRPr="009C3439" w:rsidR="00390282" w:rsidTr="64F01088" w14:paraId="21BE9044"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190D03" w:rsidR="00390282" w:rsidP="00390282" w:rsidRDefault="00390282" w14:paraId="1BAB903F" w14:textId="0706073E">
            <w:pPr>
              <w:rPr>
                <w:rFonts w:ascii="Arial" w:hAnsi="Arial" w:eastAsia="Arial" w:cs="Arial"/>
                <w:sz w:val="22"/>
                <w:szCs w:val="22"/>
              </w:rPr>
            </w:pPr>
            <w:r w:rsidRPr="00190D03">
              <w:rPr>
                <w:rFonts w:ascii="Arial" w:hAnsi="Arial" w:eastAsia="Arial" w:cs="Arial"/>
                <w:b/>
                <w:bCs/>
                <w:sz w:val="22"/>
                <w:szCs w:val="22"/>
                <w:lang w:val="en"/>
              </w:rPr>
              <w:t xml:space="preserve">Content </w:t>
            </w:r>
          </w:p>
        </w:tc>
      </w:tr>
      <w:tr w:rsidRPr="009C3439" w:rsidR="00390282" w:rsidTr="64F01088" w14:paraId="0AD2BB19"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190D03" w:rsidR="00390282" w:rsidP="00390282" w:rsidRDefault="00390282" w14:paraId="66EA8FDA" w14:textId="63ACBF32">
            <w:pPr>
              <w:rPr>
                <w:rFonts w:ascii="Arial" w:hAnsi="Arial" w:eastAsia="Arial" w:cs="Arial"/>
                <w:color w:val="000000" w:themeColor="text1"/>
                <w:sz w:val="22"/>
                <w:szCs w:val="22"/>
              </w:rPr>
            </w:pPr>
            <w:r w:rsidRPr="00190D03">
              <w:rPr>
                <w:rFonts w:ascii="Arial" w:hAnsi="Arial" w:eastAsia="Arial" w:cs="Arial"/>
                <w:b/>
                <w:bCs/>
                <w:color w:val="000000" w:themeColor="text1"/>
                <w:sz w:val="22"/>
                <w:szCs w:val="22"/>
              </w:rPr>
              <w:t xml:space="preserve">[Title </w:t>
            </w:r>
            <w:proofErr w:type="gramStart"/>
            <w:r w:rsidRPr="00190D03">
              <w:rPr>
                <w:rFonts w:ascii="Arial" w:hAnsi="Arial" w:eastAsia="Arial" w:cs="Arial"/>
                <w:b/>
                <w:bCs/>
                <w:color w:val="000000" w:themeColor="text1"/>
                <w:sz w:val="22"/>
                <w:szCs w:val="22"/>
              </w:rPr>
              <w:t>–  45</w:t>
            </w:r>
            <w:proofErr w:type="gramEnd"/>
            <w:r w:rsidRPr="00190D03">
              <w:rPr>
                <w:rFonts w:ascii="Arial" w:hAnsi="Arial" w:eastAsia="Arial" w:cs="Arial"/>
                <w:b/>
                <w:bCs/>
                <w:color w:val="000000" w:themeColor="text1"/>
                <w:sz w:val="22"/>
                <w:szCs w:val="22"/>
              </w:rPr>
              <w:t xml:space="preserve">] </w:t>
            </w:r>
          </w:p>
          <w:p w:rsidR="00390282" w:rsidP="64F01088" w:rsidRDefault="00D47B61" w14:paraId="6A759DA9" w14:textId="4C924D40">
            <w:pPr>
              <w:rPr>
                <w:rFonts w:ascii="Arial" w:hAnsi="Arial" w:eastAsia="Arial" w:cs="Arial"/>
                <w:b w:val="1"/>
                <w:bCs w:val="1"/>
                <w:noProof w:val="0"/>
                <w:sz w:val="28"/>
                <w:szCs w:val="28"/>
                <w:lang w:val="en-US"/>
              </w:rPr>
            </w:pPr>
            <w:r w:rsidRPr="64F01088" w:rsidR="186B83F0">
              <w:rPr>
                <w:rFonts w:ascii="Arial" w:hAnsi="Arial" w:eastAsia="Arial" w:cs="Arial"/>
                <w:b w:val="1"/>
                <w:bCs w:val="1"/>
                <w:noProof w:val="0"/>
                <w:sz w:val="28"/>
                <w:szCs w:val="28"/>
                <w:lang w:val="en-US"/>
              </w:rPr>
              <w:t>Seeing through the illusions</w:t>
            </w:r>
          </w:p>
          <w:p w:rsidRPr="00190D03" w:rsidR="00CB5423" w:rsidP="00390282" w:rsidRDefault="00CB5423" w14:paraId="36887195" w14:textId="301BD29C"/>
          <w:p w:rsidRPr="00190D03" w:rsidR="00390282" w:rsidP="00390282" w:rsidRDefault="6F8B2E49" w14:paraId="3B713DF5" w14:textId="6A4CA018">
            <w:pPr>
              <w:rPr>
                <w:rFonts w:ascii="Arial" w:hAnsi="Arial" w:eastAsia="Arial" w:cs="Arial"/>
                <w:b/>
                <w:bCs/>
                <w:color w:val="000000" w:themeColor="text1"/>
                <w:sz w:val="22"/>
                <w:szCs w:val="22"/>
                <w:lang w:val="en"/>
              </w:rPr>
            </w:pPr>
            <w:r w:rsidRPr="2530F155">
              <w:rPr>
                <w:rFonts w:ascii="Arial" w:hAnsi="Arial" w:eastAsia="Arial" w:cs="Arial"/>
                <w:b/>
                <w:bCs/>
                <w:color w:val="000000" w:themeColor="text1"/>
                <w:sz w:val="22"/>
                <w:szCs w:val="22"/>
                <w:lang w:val="en"/>
              </w:rPr>
              <w:t>[Paragraph 1 – 160]</w:t>
            </w:r>
          </w:p>
          <w:p w:rsidRPr="00190D03" w:rsidR="00390282" w:rsidP="2530F155" w:rsidRDefault="79136226" w14:paraId="48C865AE" w14:textId="3C8F9CD7">
            <w:r w:rsidR="13EFAE85">
              <w:rPr/>
              <w:t xml:space="preserve">Even a small shift in perspective can lead to significant growth and change. </w:t>
            </w:r>
            <w:commentRangeStart w:id="1950206197"/>
            <w:commentRangeStart w:id="1819426915"/>
            <w:r w:rsidR="13EFAE85">
              <w:rPr/>
              <w:t>Embrace it and keep building resilience</w:t>
            </w:r>
            <w:r w:rsidR="07F6AAFF">
              <w:rPr/>
              <w:t>. Paven’s here to support you. Y</w:t>
            </w:r>
            <w:r w:rsidR="13EFAE85">
              <w:rPr/>
              <w:t>our future self wi</w:t>
            </w:r>
            <w:r w:rsidR="6E43D464">
              <w:rPr/>
              <w:t xml:space="preserve">ll </w:t>
            </w:r>
            <w:r w:rsidR="13EFAE85">
              <w:rPr/>
              <w:t>thank you for it!</w:t>
            </w:r>
            <w:commentRangeEnd w:id="1950206197"/>
            <w:r>
              <w:rPr>
                <w:rStyle w:val="CommentReference"/>
              </w:rPr>
              <w:commentReference w:id="1950206197"/>
            </w:r>
            <w:commentRangeEnd w:id="1819426915"/>
            <w:r>
              <w:rPr>
                <w:rStyle w:val="CommentReference"/>
              </w:rPr>
              <w:commentReference w:id="1819426915"/>
            </w:r>
          </w:p>
          <w:p w:rsidRPr="00190D03" w:rsidR="00390282" w:rsidP="64F01088" w:rsidRDefault="79136226" w14:paraId="44A14C3B" w14:textId="02AD9634">
            <w:pPr>
              <w:pStyle w:val="Normal"/>
            </w:pPr>
          </w:p>
        </w:tc>
      </w:tr>
      <w:tr w:rsidRPr="009C3439" w:rsidR="00390282" w:rsidTr="64F01088" w14:paraId="0043318E" w14:textId="77777777">
        <w:trPr>
          <w:trHeight w:val="300"/>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2F2F2" w:themeFill="background1" w:themeFillShade="F2"/>
            <w:tcMar>
              <w:top w:w="90" w:type="dxa"/>
              <w:left w:w="90" w:type="dxa"/>
              <w:bottom w:w="90" w:type="dxa"/>
              <w:right w:w="90" w:type="dxa"/>
            </w:tcMar>
          </w:tcPr>
          <w:p w:rsidRPr="00BA1E72" w:rsidR="00390282" w:rsidP="00390282" w:rsidRDefault="00390282" w14:paraId="6CAB5660" w14:textId="5CFEA1F2">
            <w:pPr>
              <w:rPr>
                <w:rFonts w:ascii="Arial" w:hAnsi="Arial" w:eastAsia="Arial" w:cs="Arial"/>
                <w:b/>
                <w:bCs/>
                <w:sz w:val="22"/>
                <w:szCs w:val="22"/>
              </w:rPr>
            </w:pPr>
            <w:r w:rsidRPr="00BA1E72">
              <w:rPr>
                <w:rFonts w:ascii="Arial" w:hAnsi="Arial" w:eastAsia="Arial" w:cs="Arial"/>
                <w:b/>
                <w:bCs/>
                <w:sz w:val="22"/>
                <w:szCs w:val="22"/>
              </w:rPr>
              <w:t>Design direction</w:t>
            </w:r>
          </w:p>
        </w:tc>
      </w:tr>
      <w:tr w:rsidRPr="009C3439" w:rsidR="00390282" w:rsidTr="64F01088" w14:paraId="0F5FEEE3" w14:textId="77777777">
        <w:trPr>
          <w:trHeight w:val="354"/>
        </w:trPr>
        <w:tc>
          <w:tcPr>
            <w:tcW w:w="9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BA1E72" w:rsidR="00390282" w:rsidP="64F01088" w:rsidRDefault="00390282" w14:paraId="38DD7AD0" w14:textId="1A1D89EA">
            <w:pPr>
              <w:rPr>
                <w:rFonts w:ascii="Arial" w:hAnsi="Arial" w:eastAsia="Arial" w:cs="Arial"/>
                <w:sz w:val="22"/>
                <w:szCs w:val="22"/>
              </w:rPr>
            </w:pPr>
            <w:r w:rsidRPr="64F01088" w:rsidR="0530CC56">
              <w:rPr>
                <w:rFonts w:ascii="Arial" w:hAnsi="Arial" w:eastAsia="Arial" w:cs="Arial"/>
                <w:sz w:val="22"/>
                <w:szCs w:val="22"/>
              </w:rPr>
              <w:t>External shot of funhouse with clown handing main character a balloon</w:t>
            </w:r>
          </w:p>
          <w:p w:rsidRPr="00BA1E72" w:rsidR="00390282" w:rsidP="00390282" w:rsidRDefault="00390282" w14:paraId="06AAA655" w14:textId="1A0301A5">
            <w:pPr>
              <w:rPr>
                <w:rFonts w:ascii="Arial" w:hAnsi="Arial" w:eastAsia="Arial" w:cs="Arial"/>
                <w:b/>
                <w:bCs/>
                <w:sz w:val="22"/>
                <w:szCs w:val="22"/>
              </w:rPr>
            </w:pPr>
          </w:p>
        </w:tc>
      </w:tr>
    </w:tbl>
    <w:p w:rsidRPr="009C3439" w:rsidR="5DCC4991" w:rsidP="5DCC4991" w:rsidRDefault="5DCC4991" w14:paraId="1150CEA5" w14:textId="67B8F61F">
      <w:pPr>
        <w:rPr>
          <w:highlight w:val="yellow"/>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2614"/>
        <w:gridCol w:w="6855"/>
      </w:tblGrid>
      <w:tr w:rsidRPr="009C3439" w:rsidR="5DCC4991" w:rsidTr="64F01088" w14:paraId="334098F9" w14:textId="77777777">
        <w:trPr>
          <w:trHeight w:val="300"/>
        </w:trPr>
        <w:tc>
          <w:tcPr>
            <w:tcW w:w="9469"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FE2F3"/>
            <w:tcMar>
              <w:top w:w="90" w:type="dxa"/>
              <w:left w:w="90" w:type="dxa"/>
              <w:bottom w:w="90" w:type="dxa"/>
              <w:right w:w="90" w:type="dxa"/>
            </w:tcMar>
          </w:tcPr>
          <w:p w:rsidRPr="009C3439" w:rsidR="5DCC4991" w:rsidP="2530F155" w:rsidRDefault="3A124FAC" w14:paraId="4F1444FE" w14:textId="506ACEA5">
            <w:pPr>
              <w:pStyle w:val="Heading2"/>
              <w:spacing w:before="0" w:after="0"/>
              <w:jc w:val="center"/>
              <w:rPr>
                <w:rFonts w:ascii="Arial" w:hAnsi="Arial" w:eastAsia="Arial" w:cs="Arial"/>
                <w:sz w:val="26"/>
                <w:szCs w:val="26"/>
              </w:rPr>
            </w:pPr>
            <w:r w:rsidRPr="2530F155">
              <w:rPr>
                <w:rFonts w:ascii="Arial" w:hAnsi="Arial" w:eastAsia="Arial" w:cs="Arial"/>
                <w:b/>
                <w:bCs/>
                <w:sz w:val="26"/>
                <w:szCs w:val="26"/>
                <w:lang w:val="en"/>
              </w:rPr>
              <w:t>Suggestion drawer action cards</w:t>
            </w:r>
          </w:p>
        </w:tc>
      </w:tr>
      <w:tr w:rsidRPr="009C3439" w:rsidR="5DCC4991" w:rsidTr="64F01088" w14:paraId="1EB8AD1D"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00C42C32" w:rsidP="2530F155" w:rsidRDefault="29C4D7A6" w14:paraId="7007433B" w14:textId="026D1106">
            <w:r w:rsidRPr="2530F155">
              <w:rPr>
                <w:rFonts w:ascii="Arial" w:hAnsi="Arial" w:eastAsia="Arial" w:cs="Arial"/>
                <w:b/>
                <w:bCs/>
                <w:sz w:val="22"/>
                <w:szCs w:val="22"/>
                <w:lang w:val="en"/>
              </w:rPr>
              <w:t>Title</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78D67F06" w:rsidP="2530F155" w:rsidRDefault="1CAFB9D5" w14:paraId="6380EBB0" w14:textId="241D0681">
            <w:pPr>
              <w:spacing w:line="276" w:lineRule="auto"/>
              <w:rPr>
                <w:rFonts w:ascii="Arial" w:hAnsi="Arial" w:eastAsia="Arial" w:cs="Arial"/>
                <w:b/>
                <w:bCs/>
                <w:sz w:val="22"/>
                <w:szCs w:val="22"/>
              </w:rPr>
            </w:pPr>
            <w:r w:rsidRPr="2530F155">
              <w:rPr>
                <w:rFonts w:ascii="Arial" w:hAnsi="Arial" w:eastAsia="Arial" w:cs="Arial"/>
                <w:b/>
                <w:bCs/>
                <w:sz w:val="22"/>
                <w:szCs w:val="22"/>
              </w:rPr>
              <w:t>n/a</w:t>
            </w:r>
          </w:p>
        </w:tc>
      </w:tr>
      <w:tr w:rsidRPr="009C3439" w:rsidR="5DCC4991" w:rsidTr="64F01088" w14:paraId="5B417F5A"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7767E282" w:rsidP="2530F155" w:rsidRDefault="323D4075" w14:paraId="0D2E0359" w14:textId="12E8DE3A">
            <w:pPr>
              <w:rPr>
                <w:rFonts w:ascii="Arial" w:hAnsi="Arial" w:eastAsia="Arial" w:cs="Arial"/>
                <w:b/>
                <w:bCs/>
                <w:sz w:val="22"/>
                <w:szCs w:val="22"/>
                <w:lang w:val="en"/>
              </w:rPr>
            </w:pPr>
            <w:r w:rsidRPr="2530F155">
              <w:rPr>
                <w:rFonts w:ascii="Arial" w:hAnsi="Arial" w:eastAsia="Arial" w:cs="Arial"/>
                <w:b/>
                <w:bCs/>
                <w:sz w:val="22"/>
                <w:szCs w:val="22"/>
                <w:lang w:val="en"/>
              </w:rPr>
              <w:t>P-text</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6B893E5E" w:rsidP="2530F155" w:rsidRDefault="11A9ADB3" w14:paraId="523921FD" w14:textId="75709816">
            <w:r w:rsidRPr="2530F155">
              <w:rPr>
                <w:rFonts w:ascii="Arial" w:hAnsi="Arial" w:eastAsia="Arial" w:cs="Arial"/>
                <w:sz w:val="22"/>
                <w:szCs w:val="22"/>
              </w:rPr>
              <w:t>n/a</w:t>
            </w:r>
          </w:p>
        </w:tc>
      </w:tr>
      <w:tr w:rsidRPr="009C3439" w:rsidR="5DCC4991" w:rsidTr="64F01088" w14:paraId="1D452562"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02687C3F" w:rsidP="2530F155" w:rsidRDefault="233FDB46" w14:paraId="33FCEC79" w14:textId="2CBE65B6">
            <w:pPr>
              <w:rPr>
                <w:rFonts w:ascii="Arial" w:hAnsi="Arial" w:eastAsia="Arial" w:cs="Arial"/>
                <w:b/>
                <w:bCs/>
                <w:sz w:val="22"/>
                <w:szCs w:val="22"/>
              </w:rPr>
            </w:pPr>
            <w:r w:rsidRPr="2530F155">
              <w:rPr>
                <w:rFonts w:ascii="Arial" w:hAnsi="Arial" w:eastAsia="Arial" w:cs="Arial"/>
                <w:b/>
                <w:bCs/>
                <w:sz w:val="22"/>
                <w:szCs w:val="22"/>
              </w:rPr>
              <w:t xml:space="preserve">Suggestion </w:t>
            </w:r>
            <w:r w:rsidRPr="2530F155">
              <w:rPr>
                <w:rFonts w:ascii="Arial" w:hAnsi="Arial" w:eastAsia="Arial" w:cs="Arial"/>
                <w:b/>
                <w:bCs/>
                <w:sz w:val="22"/>
                <w:szCs w:val="22"/>
                <w:lang w:val="en"/>
              </w:rPr>
              <w:t>1</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5F7F2928" w:rsidP="2530F155" w:rsidRDefault="5F1C6049" w14:paraId="4612E958" w14:textId="3CE139CB" w14:noSpellErr="1">
            <w:pPr>
              <w:spacing w:line="276" w:lineRule="auto"/>
              <w:rPr>
                <w:rFonts w:ascii="Arial" w:hAnsi="Arial" w:eastAsia="Arial" w:cs="Arial"/>
                <w:sz w:val="22"/>
                <w:szCs w:val="22"/>
              </w:rPr>
            </w:pPr>
            <w:commentRangeStart w:id="1913965009"/>
            <w:hyperlink r:id="Rf402ff63fa344636">
              <w:r w:rsidRPr="64F01088" w:rsidR="1C6B745A">
                <w:rPr>
                  <w:rStyle w:val="Hyperlink"/>
                  <w:rFonts w:ascii="Arial" w:hAnsi="Arial" w:eastAsia="Arial" w:cs="Arial"/>
                  <w:sz w:val="22"/>
                  <w:szCs w:val="22"/>
                </w:rPr>
                <w:t>Join our research community</w:t>
              </w:r>
            </w:hyperlink>
            <w:r w:rsidRPr="64F01088" w:rsidR="1C6B745A">
              <w:rPr>
                <w:rFonts w:ascii="Arial" w:hAnsi="Arial" w:eastAsia="Arial" w:cs="Arial"/>
                <w:sz w:val="22"/>
                <w:szCs w:val="22"/>
              </w:rPr>
              <w:t xml:space="preserve"> (Research community 2.0)</w:t>
            </w:r>
            <w:commentRangeEnd w:id="1913965009"/>
            <w:r>
              <w:rPr>
                <w:rStyle w:val="CommentReference"/>
              </w:rPr>
              <w:commentReference w:id="1913965009"/>
            </w:r>
          </w:p>
        </w:tc>
      </w:tr>
      <w:tr w:rsidRPr="009C3439" w:rsidR="5DCC4991" w:rsidTr="64F01088" w14:paraId="3608626C"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4A959907" w:rsidP="2530F155" w:rsidRDefault="1D49009F" w14:paraId="50A091C0" w14:textId="6F2F4E1D">
            <w:pPr>
              <w:rPr>
                <w:rFonts w:ascii="Arial" w:hAnsi="Arial" w:eastAsia="Arial" w:cs="Arial"/>
                <w:b/>
                <w:bCs/>
                <w:sz w:val="22"/>
                <w:szCs w:val="22"/>
                <w:lang w:val="en"/>
              </w:rPr>
            </w:pPr>
            <w:r w:rsidRPr="2530F155">
              <w:rPr>
                <w:rFonts w:ascii="Arial" w:hAnsi="Arial" w:eastAsia="Arial" w:cs="Arial"/>
                <w:b/>
                <w:bCs/>
                <w:sz w:val="22"/>
                <w:szCs w:val="22"/>
              </w:rPr>
              <w:t>Suggestion 2</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5CBCF025" w:rsidP="2530F155" w:rsidRDefault="47079BCA" w14:paraId="5089F261" w14:textId="5637C287">
            <w:pPr>
              <w:spacing w:line="276" w:lineRule="auto"/>
            </w:pPr>
            <w:hyperlink r:id="rId9">
              <w:r w:rsidRPr="2530F155">
                <w:rPr>
                  <w:rStyle w:val="Hyperlink"/>
                  <w:rFonts w:ascii="Arial" w:hAnsi="Arial" w:eastAsia="Arial" w:cs="Arial"/>
                  <w:sz w:val="22"/>
                  <w:szCs w:val="22"/>
                </w:rPr>
                <w:t>Financial Finesse: Connect with a coach</w:t>
              </w:r>
            </w:hyperlink>
            <w:r w:rsidRPr="2530F155">
              <w:rPr>
                <w:rFonts w:ascii="Arial" w:hAnsi="Arial" w:eastAsia="Arial" w:cs="Arial"/>
                <w:sz w:val="22"/>
                <w:szCs w:val="22"/>
              </w:rPr>
              <w:t xml:space="preserve"> (HOME_1.4)</w:t>
            </w:r>
          </w:p>
        </w:tc>
      </w:tr>
      <w:tr w:rsidRPr="009C3439" w:rsidR="5DCC4991" w:rsidTr="64F01088" w14:paraId="223C3B13" w14:textId="77777777">
        <w:trPr>
          <w:trHeight w:val="300"/>
        </w:trPr>
        <w:tc>
          <w:tcPr>
            <w:tcW w:w="26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4A959907" w:rsidP="2530F155" w:rsidRDefault="1D49009F" w14:paraId="4DB5CD61" w14:textId="04FBDA70">
            <w:pPr>
              <w:rPr>
                <w:rFonts w:ascii="Arial" w:hAnsi="Arial" w:eastAsia="Arial" w:cs="Arial"/>
                <w:sz w:val="22"/>
                <w:szCs w:val="22"/>
              </w:rPr>
            </w:pPr>
            <w:r w:rsidRPr="2530F155">
              <w:rPr>
                <w:rFonts w:ascii="Arial" w:hAnsi="Arial" w:eastAsia="Arial" w:cs="Arial"/>
                <w:b/>
                <w:bCs/>
                <w:sz w:val="22"/>
                <w:szCs w:val="22"/>
              </w:rPr>
              <w:t xml:space="preserve">Suggestion </w:t>
            </w:r>
            <w:r w:rsidRPr="2530F155" w:rsidR="3A124FAC">
              <w:rPr>
                <w:rFonts w:ascii="Arial" w:hAnsi="Arial" w:eastAsia="Arial" w:cs="Arial"/>
                <w:b/>
                <w:bCs/>
                <w:sz w:val="22"/>
                <w:szCs w:val="22"/>
                <w:lang w:val="en"/>
              </w:rPr>
              <w:t>3</w:t>
            </w:r>
          </w:p>
        </w:tc>
        <w:tc>
          <w:tcPr>
            <w:tcW w:w="685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Pr="009C3439" w:rsidR="65116BEE" w:rsidP="2530F155" w:rsidRDefault="7B47C922" w14:paraId="686A3FC2" w14:textId="61B934EE">
            <w:hyperlink r:id="rId10">
              <w:r w:rsidRPr="2530F155">
                <w:rPr>
                  <w:rStyle w:val="Hyperlink"/>
                  <w:rFonts w:ascii="Arial" w:hAnsi="Arial" w:eastAsia="Arial" w:cs="Arial"/>
                  <w:sz w:val="22"/>
                  <w:szCs w:val="22"/>
                </w:rPr>
                <w:t>Your budget, throughout your life</w:t>
              </w:r>
            </w:hyperlink>
            <w:r w:rsidRPr="2530F155" w:rsidR="30FD3994">
              <w:rPr>
                <w:rFonts w:ascii="Arial" w:hAnsi="Arial" w:eastAsia="Arial" w:cs="Arial"/>
                <w:sz w:val="22"/>
                <w:szCs w:val="22"/>
              </w:rPr>
              <w:t xml:space="preserve"> </w:t>
            </w:r>
            <w:r w:rsidRPr="2530F155" w:rsidR="31A2DF76">
              <w:rPr>
                <w:rFonts w:ascii="Arial" w:hAnsi="Arial" w:eastAsia="Arial" w:cs="Arial"/>
                <w:sz w:val="22"/>
                <w:szCs w:val="22"/>
              </w:rPr>
              <w:t>(</w:t>
            </w:r>
            <w:r w:rsidRPr="2530F155" w:rsidR="1EA2721E">
              <w:rPr>
                <w:rFonts w:ascii="Arial" w:hAnsi="Arial" w:eastAsia="Arial" w:cs="Arial"/>
                <w:sz w:val="22"/>
                <w:szCs w:val="22"/>
              </w:rPr>
              <w:t>FL_1.3</w:t>
            </w:r>
            <w:r w:rsidRPr="2530F155" w:rsidR="31A2DF76">
              <w:rPr>
                <w:rFonts w:ascii="Arial" w:hAnsi="Arial" w:eastAsia="Arial" w:cs="Arial"/>
                <w:sz w:val="22"/>
                <w:szCs w:val="22"/>
              </w:rPr>
              <w:t>)</w:t>
            </w:r>
          </w:p>
        </w:tc>
      </w:tr>
      <w:tr w:rsidRPr="009C3439" w:rsidR="5DCC4991" w:rsidTr="64F01088" w14:paraId="0C80E7FF" w14:textId="77777777">
        <w:trPr>
          <w:trHeight w:val="300"/>
        </w:trPr>
        <w:tc>
          <w:tcPr>
            <w:tcW w:w="9469"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9F7" w:themeFill="text2" w:themeFillTint="1A"/>
            <w:tcMar>
              <w:top w:w="90" w:type="dxa"/>
              <w:left w:w="90" w:type="dxa"/>
              <w:bottom w:w="90" w:type="dxa"/>
              <w:right w:w="90" w:type="dxa"/>
            </w:tcMar>
          </w:tcPr>
          <w:p w:rsidRPr="009C3439" w:rsidR="594AA946" w:rsidP="2530F155" w:rsidRDefault="08D8FA86" w14:paraId="0D49289A" w14:textId="7FEDD14D">
            <w:pPr>
              <w:jc w:val="center"/>
              <w:rPr>
                <w:rFonts w:ascii="Arial" w:hAnsi="Arial" w:eastAsia="Arial" w:cs="Arial"/>
                <w:sz w:val="26"/>
                <w:szCs w:val="26"/>
              </w:rPr>
            </w:pPr>
            <w:r w:rsidRPr="2530F155">
              <w:rPr>
                <w:rFonts w:ascii="Arial" w:hAnsi="Arial" w:eastAsia="Arial" w:cs="Arial"/>
                <w:b/>
                <w:bCs/>
                <w:sz w:val="26"/>
                <w:szCs w:val="26"/>
                <w:lang w:val="en"/>
              </w:rPr>
              <w:t>Push notification</w:t>
            </w:r>
          </w:p>
        </w:tc>
      </w:tr>
      <w:tr w:rsidR="5DCC4991" w:rsidTr="64F01088" w14:paraId="4B4A8CBF" w14:textId="77777777">
        <w:trPr>
          <w:trHeight w:val="300"/>
        </w:trPr>
        <w:tc>
          <w:tcPr>
            <w:tcW w:w="9469"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DCC4991" w:rsidP="64F01088" w:rsidRDefault="5DCC4991" w14:paraId="145F12F4" w14:textId="5F95FBB3">
            <w:pPr>
              <w:rPr>
                <w:del w:author="Jolene Haley(UST,US)" w:date="2025-04-14T17:55:20.343Z" w16du:dateUtc="2025-04-14T17:55:20.343Z" w:id="593223525"/>
                <w:rFonts w:ascii="Arial" w:hAnsi="Arial" w:eastAsia="Arial" w:cs="Arial"/>
                <w:b w:val="1"/>
                <w:bCs w:val="1"/>
                <w:noProof w:val="0"/>
                <w:sz w:val="22"/>
                <w:szCs w:val="22"/>
                <w:lang w:val="en-US"/>
              </w:rPr>
            </w:pPr>
            <w:commentRangeStart w:id="591507219"/>
            <w:commentRangeStart w:id="2102646308"/>
            <w:commentRangeStart w:id="1667143909"/>
            <w:del w:author="Jolene Haley(UST,US)" w:date="2025-04-14T17:55:20.343Z" w:id="1682315618">
              <w:r w:rsidRPr="64F01088" w:rsidDel="3868336A">
                <w:rPr>
                  <w:rFonts w:ascii="Arial" w:hAnsi="Arial" w:eastAsia="Arial" w:cs="Arial"/>
                  <w:noProof w:val="0"/>
                  <w:sz w:val="22"/>
                  <w:szCs w:val="22"/>
                  <w:lang w:val="en-US"/>
                </w:rPr>
                <w:delText>🎠</w:delText>
              </w:r>
              <w:r w:rsidRPr="64F01088" w:rsidDel="3868336A">
                <w:rPr>
                  <w:rFonts w:ascii="Arial" w:hAnsi="Arial" w:eastAsia="Arial" w:cs="Arial"/>
                  <w:b w:val="1"/>
                  <w:bCs w:val="1"/>
                  <w:noProof w:val="0"/>
                  <w:sz w:val="22"/>
                  <w:szCs w:val="22"/>
                  <w:lang w:val="en-US"/>
                </w:rPr>
                <w:delText xml:space="preserve"> Is your money mindset playing tricks on you?</w:delText>
              </w:r>
            </w:del>
          </w:p>
          <w:p w:rsidR="5DCC4991" w:rsidP="64F01088" w:rsidRDefault="5DCC4991" w14:paraId="1D863D89" w14:textId="5E7E4D42">
            <w:pPr>
              <w:rPr>
                <w:rFonts w:ascii="Arial" w:hAnsi="Arial" w:eastAsia="Arial" w:cs="Arial"/>
                <w:noProof w:val="0"/>
                <w:sz w:val="22"/>
                <w:szCs w:val="22"/>
                <w:lang w:val="en-US"/>
              </w:rPr>
            </w:pPr>
            <w:del w:author="Jolene Haley(UST,US)" w:date="2025-04-14T17:55:20.343Z" w:id="1690392213">
              <w:r w:rsidRPr="64F01088" w:rsidDel="3868336A">
                <w:rPr>
                  <w:rFonts w:ascii="Arial" w:hAnsi="Arial" w:eastAsia="Arial" w:cs="Arial"/>
                  <w:noProof w:val="0"/>
                  <w:sz w:val="22"/>
                  <w:szCs w:val="22"/>
                  <w:lang w:val="en-US"/>
                </w:rPr>
                <w:delText xml:space="preserve">The April Paven Poll invites you to reflect on your financial </w:delText>
              </w:r>
              <w:r w:rsidRPr="64F01088" w:rsidDel="3868336A">
                <w:rPr>
                  <w:rFonts w:ascii="Arial" w:hAnsi="Arial" w:eastAsia="Arial" w:cs="Arial"/>
                  <w:noProof w:val="0"/>
                  <w:sz w:val="22"/>
                  <w:szCs w:val="22"/>
                  <w:lang w:val="en-US"/>
                </w:rPr>
                <w:delText>perceptions</w:delText>
              </w:r>
              <w:r w:rsidRPr="64F01088" w:rsidDel="3868336A">
                <w:rPr>
                  <w:rFonts w:ascii="Arial" w:hAnsi="Arial" w:eastAsia="Arial" w:cs="Arial"/>
                  <w:noProof w:val="0"/>
                  <w:sz w:val="22"/>
                  <w:szCs w:val="22"/>
                  <w:lang w:val="en-US"/>
                </w:rPr>
                <w:delText>. Share your insights and bring clarity to your money mindset.</w:delText>
              </w:r>
              <w:r>
                <w:br/>
              </w:r>
              <w:r>
                <w:br/>
              </w:r>
              <w:r w:rsidRPr="64F01088" w:rsidDel="622E0090">
                <w:rPr>
                  <w:rFonts w:ascii="Arial" w:hAnsi="Arial" w:eastAsia="Arial" w:cs="Arial"/>
                  <w:b w:val="1"/>
                  <w:bCs w:val="1"/>
                  <w:noProof w:val="0"/>
                  <w:sz w:val="22"/>
                  <w:szCs w:val="22"/>
                  <w:lang w:val="en-US"/>
                </w:rPr>
                <w:delText>🎪 Step into the financial funhouse!</w:delText>
              </w:r>
              <w:r>
                <w:br/>
              </w:r>
              <w:r w:rsidRPr="64F01088" w:rsidDel="622E0090">
                <w:rPr>
                  <w:rFonts w:ascii="Arial" w:hAnsi="Arial" w:eastAsia="Arial" w:cs="Arial"/>
                  <w:noProof w:val="0"/>
                  <w:sz w:val="22"/>
                  <w:szCs w:val="22"/>
                  <w:lang w:val="en-US"/>
                </w:rPr>
                <w:delText xml:space="preserve"> This April, Paven invites you to examine how your money mindset might be distorting your financial view. 🪞 Share your perspective.</w:delText>
              </w:r>
              <w:r>
                <w:br/>
              </w:r>
              <w:r>
                <w:br/>
              </w:r>
              <w:r w:rsidRPr="64F01088" w:rsidDel="1C7EF09C">
                <w:rPr>
                  <w:rFonts w:ascii="Arial" w:hAnsi="Arial" w:eastAsia="Arial" w:cs="Arial"/>
                  <w:b w:val="1"/>
                  <w:bCs w:val="1"/>
                  <w:noProof w:val="0"/>
                  <w:sz w:val="22"/>
                  <w:szCs w:val="22"/>
                  <w:lang w:val="en-US"/>
                </w:rPr>
                <w:delText>🎭 Unmask your money</w:delText>
              </w:r>
              <w:r w:rsidRPr="64F01088" w:rsidDel="1C7EF09C">
                <w:rPr>
                  <w:rFonts w:ascii="Arial" w:hAnsi="Arial" w:eastAsia="Arial" w:cs="Arial"/>
                  <w:b w:val="1"/>
                  <w:bCs w:val="1"/>
                  <w:noProof w:val="0"/>
                  <w:sz w:val="22"/>
                  <w:szCs w:val="22"/>
                  <w:lang w:val="en-US"/>
                </w:rPr>
                <w:delText xml:space="preserve"> perception</w:delText>
              </w:r>
              <w:r w:rsidRPr="64F01088" w:rsidDel="1C7EF09C">
                <w:rPr>
                  <w:rFonts w:ascii="Arial" w:hAnsi="Arial" w:eastAsia="Arial" w:cs="Arial"/>
                  <w:b w:val="1"/>
                  <w:bCs w:val="1"/>
                  <w:noProof w:val="0"/>
                  <w:sz w:val="22"/>
                  <w:szCs w:val="22"/>
                  <w:lang w:val="en-US"/>
                </w:rPr>
                <w:delText>s!</w:delText>
              </w:r>
              <w:r>
                <w:br/>
              </w:r>
              <w:r w:rsidRPr="64F01088" w:rsidDel="1C7EF09C">
                <w:rPr>
                  <w:rFonts w:ascii="Arial" w:hAnsi="Arial" w:eastAsia="Arial" w:cs="Arial"/>
                  <w:noProof w:val="0"/>
                  <w:sz w:val="22"/>
                  <w:szCs w:val="22"/>
                  <w:lang w:val="en-US"/>
                </w:rPr>
                <w:delText xml:space="preserve"> A</w:delText>
              </w:r>
              <w:r w:rsidRPr="64F01088" w:rsidDel="1C7EF09C">
                <w:rPr>
                  <w:rFonts w:ascii="Arial" w:hAnsi="Arial" w:eastAsia="Arial" w:cs="Arial"/>
                  <w:noProof w:val="0"/>
                  <w:sz w:val="22"/>
                  <w:szCs w:val="22"/>
                  <w:lang w:val="en-US"/>
                </w:rPr>
                <w:delText>pril'</w:delText>
              </w:r>
              <w:r w:rsidRPr="64F01088" w:rsidDel="1C7EF09C">
                <w:rPr>
                  <w:rFonts w:ascii="Arial" w:hAnsi="Arial" w:eastAsia="Arial" w:cs="Arial"/>
                  <w:noProof w:val="0"/>
                  <w:sz w:val="22"/>
                  <w:szCs w:val="22"/>
                  <w:lang w:val="en-US"/>
                </w:rPr>
                <w:delText>s Paven Poll is here to help you see through the illusions of financial doubt. 🎯 Tell us your story.</w:delText>
              </w:r>
              <w:r>
                <w:br/>
              </w:r>
              <w:r>
                <w:br/>
              </w:r>
              <w:r w:rsidRPr="64F01088" w:rsidDel="3E0F568B">
                <w:rPr>
                  <w:rFonts w:ascii="Arial" w:hAnsi="Arial" w:eastAsia="Arial" w:cs="Arial"/>
                  <w:b w:val="1"/>
                  <w:bCs w:val="1"/>
                  <w:noProof w:val="0"/>
                  <w:sz w:val="22"/>
                  <w:szCs w:val="22"/>
                  <w:lang w:val="en-US"/>
                </w:rPr>
                <w:delText>🎯 Aim for financial clarity!</w:delText>
              </w:r>
              <w:r>
                <w:br/>
              </w:r>
              <w:r w:rsidRPr="64F01088" w:rsidDel="3E0F568B">
                <w:rPr>
                  <w:rFonts w:ascii="Arial" w:hAnsi="Arial" w:eastAsia="Arial" w:cs="Arial"/>
                  <w:noProof w:val="0"/>
                  <w:sz w:val="22"/>
                  <w:szCs w:val="22"/>
                  <w:lang w:val="en-US"/>
                </w:rPr>
                <w:delText xml:space="preserve"> Join the April Paven Poll to explore how your mindset influences your money view. 🎡 Share your insights.</w:delText>
              </w:r>
            </w:del>
            <w:commentRangeEnd w:id="591507219"/>
            <w:r>
              <w:rPr>
                <w:rStyle w:val="CommentReference"/>
              </w:rPr>
              <w:commentReference w:id="591507219"/>
            </w:r>
            <w:commentRangeEnd w:id="2102646308"/>
            <w:r>
              <w:rPr>
                <w:rStyle w:val="CommentReference"/>
              </w:rPr>
              <w:commentReference w:id="2102646308"/>
            </w:r>
            <w:commentRangeEnd w:id="1667143909"/>
            <w:r>
              <w:rPr>
                <w:rStyle w:val="CommentReference"/>
              </w:rPr>
              <w:commentReference w:id="1667143909"/>
            </w:r>
            <w:r>
              <w:br/>
            </w:r>
            <w:r>
              <w:br/>
            </w:r>
          </w:p>
          <w:p w:rsidR="5DCC4991" w:rsidP="64F01088" w:rsidRDefault="5DCC4991" w14:paraId="50C494F1" w14:textId="15D4DBAF">
            <w:pPr>
              <w:rPr>
                <w:rFonts w:ascii="Arial" w:hAnsi="Arial" w:eastAsia="Arial" w:cs="Arial"/>
                <w:noProof w:val="0"/>
                <w:sz w:val="22"/>
                <w:szCs w:val="22"/>
                <w:lang w:val="en-US"/>
              </w:rPr>
            </w:pPr>
            <w:r w:rsidRPr="64F01088" w:rsidR="5F94CE8C">
              <w:rPr>
                <w:rFonts w:ascii="Arial" w:hAnsi="Arial" w:eastAsia="Arial" w:cs="Arial"/>
                <w:b w:val="1"/>
                <w:bCs w:val="1"/>
                <w:noProof w:val="0"/>
                <w:sz w:val="22"/>
                <w:szCs w:val="22"/>
                <w:lang w:val="en-US"/>
              </w:rPr>
              <w:t>🎭 Unmask your money perceptions!</w:t>
            </w:r>
          </w:p>
          <w:p w:rsidR="5DCC4991" w:rsidP="64F01088" w:rsidRDefault="5DCC4991" w14:paraId="30AEF596" w14:textId="64513698">
            <w:pPr>
              <w:rPr>
                <w:rFonts w:ascii="Arial" w:hAnsi="Arial" w:eastAsia="Arial" w:cs="Arial"/>
                <w:noProof w:val="0"/>
                <w:sz w:val="22"/>
                <w:szCs w:val="22"/>
                <w:lang w:val="en-US"/>
              </w:rPr>
            </w:pPr>
            <w:r w:rsidRPr="64F01088" w:rsidR="17738743">
              <w:rPr>
                <w:rFonts w:ascii="Arial" w:hAnsi="Arial" w:eastAsia="Arial" w:cs="Arial"/>
                <w:sz w:val="22"/>
                <w:szCs w:val="22"/>
              </w:rPr>
              <w:t xml:space="preserve">Is </w:t>
            </w:r>
            <w:r w:rsidRPr="64F01088" w:rsidR="5F94CE8C">
              <w:rPr>
                <w:rFonts w:ascii="Arial" w:hAnsi="Arial" w:eastAsia="Arial" w:cs="Arial"/>
                <w:noProof w:val="0"/>
                <w:sz w:val="22"/>
                <w:szCs w:val="22"/>
                <w:lang w:val="en-US"/>
              </w:rPr>
              <w:t>your money mindset distorting your financial view</w:t>
            </w:r>
            <w:r w:rsidRPr="64F01088" w:rsidR="145F6A99">
              <w:rPr>
                <w:rFonts w:ascii="Arial" w:hAnsi="Arial" w:eastAsia="Arial" w:cs="Arial"/>
                <w:noProof w:val="0"/>
                <w:sz w:val="22"/>
                <w:szCs w:val="22"/>
                <w:lang w:val="en-US"/>
              </w:rPr>
              <w:t>?</w:t>
            </w:r>
            <w:r w:rsidRPr="64F01088" w:rsidR="5F94CE8C">
              <w:rPr>
                <w:rFonts w:ascii="Arial" w:hAnsi="Arial" w:eastAsia="Arial" w:cs="Arial"/>
                <w:noProof w:val="0"/>
                <w:sz w:val="22"/>
                <w:szCs w:val="22"/>
                <w:lang w:val="en-US"/>
              </w:rPr>
              <w:t xml:space="preserve"> S</w:t>
            </w:r>
            <w:r w:rsidRPr="64F01088" w:rsidR="18DA113E">
              <w:rPr>
                <w:rFonts w:ascii="Arial" w:hAnsi="Arial" w:eastAsia="Arial" w:cs="Arial"/>
                <w:noProof w:val="0"/>
                <w:sz w:val="22"/>
                <w:szCs w:val="22"/>
                <w:lang w:val="en-US"/>
              </w:rPr>
              <w:t>tep into the financial funhouse and</w:t>
            </w:r>
            <w:r w:rsidRPr="64F01088" w:rsidR="5F94CE8C">
              <w:rPr>
                <w:rFonts w:ascii="Arial" w:hAnsi="Arial" w:eastAsia="Arial" w:cs="Arial"/>
                <w:noProof w:val="0"/>
                <w:sz w:val="22"/>
                <w:szCs w:val="22"/>
                <w:lang w:val="en-US"/>
              </w:rPr>
              <w:t xml:space="preserve"> </w:t>
            </w:r>
            <w:r w:rsidRPr="64F01088" w:rsidR="031830A3">
              <w:rPr>
                <w:rFonts w:ascii="Arial" w:hAnsi="Arial" w:eastAsia="Arial" w:cs="Arial"/>
                <w:noProof w:val="0"/>
                <w:sz w:val="22"/>
                <w:szCs w:val="22"/>
                <w:lang w:val="en-US"/>
              </w:rPr>
              <w:t xml:space="preserve">find financial clarity </w:t>
            </w:r>
            <w:r w:rsidRPr="64F01088" w:rsidR="3CB2D1FD">
              <w:rPr>
                <w:rFonts w:ascii="Arial" w:hAnsi="Arial" w:eastAsia="Arial" w:cs="Arial"/>
                <w:noProof w:val="0"/>
                <w:sz w:val="22"/>
                <w:szCs w:val="22"/>
                <w:lang w:val="en-US"/>
              </w:rPr>
              <w:t xml:space="preserve">with our </w:t>
            </w:r>
            <w:r w:rsidRPr="64F01088" w:rsidR="3CB2D1FD">
              <w:rPr>
                <w:rFonts w:ascii="Arial" w:hAnsi="Arial" w:eastAsia="Arial" w:cs="Arial"/>
                <w:noProof w:val="0"/>
                <w:sz w:val="22"/>
                <w:szCs w:val="22"/>
                <w:lang w:val="en-US"/>
              </w:rPr>
              <w:t>Fin</w:t>
            </w:r>
            <w:r w:rsidRPr="64F01088" w:rsidR="7A85BE24">
              <w:rPr>
                <w:rFonts w:ascii="Arial" w:hAnsi="Arial" w:eastAsia="Arial" w:cs="Arial"/>
                <w:noProof w:val="0"/>
                <w:sz w:val="22"/>
                <w:szCs w:val="22"/>
                <w:lang w:val="en-US"/>
              </w:rPr>
              <w:t>ancial Literacy</w:t>
            </w:r>
            <w:r w:rsidRPr="64F01088" w:rsidR="3CB2D1FD">
              <w:rPr>
                <w:rFonts w:ascii="Arial" w:hAnsi="Arial" w:eastAsia="Arial" w:cs="Arial"/>
                <w:noProof w:val="0"/>
                <w:sz w:val="22"/>
                <w:szCs w:val="22"/>
                <w:lang w:val="en-US"/>
              </w:rPr>
              <w:t xml:space="preserve"> Month poll </w:t>
            </w:r>
            <w:r w:rsidRPr="64F01088" w:rsidR="3CB2D1FD">
              <w:rPr>
                <w:rFonts w:ascii="Arial" w:hAnsi="Arial" w:eastAsia="Arial" w:cs="Arial"/>
                <w:b w:val="1"/>
                <w:bCs w:val="1"/>
                <w:noProof w:val="0"/>
                <w:sz w:val="22"/>
                <w:szCs w:val="22"/>
                <w:lang w:val="en-US"/>
              </w:rPr>
              <w:t>🎪</w:t>
            </w:r>
          </w:p>
        </w:tc>
      </w:tr>
    </w:tbl>
    <w:p w:rsidR="5DCC4991" w:rsidP="5DCC4991" w:rsidRDefault="5DCC4991" w14:paraId="791F1739" w14:textId="594C06A0">
      <w:pPr>
        <w:rPr>
          <w:rFonts w:ascii="Arial" w:hAnsi="Arial" w:eastAsia="Arial" w:cs="Arial"/>
          <w:color w:val="000000" w:themeColor="text1"/>
          <w:sz w:val="22"/>
          <w:szCs w:val="22"/>
        </w:rPr>
      </w:pPr>
    </w:p>
    <w:p w:rsidR="6419C260" w:rsidP="00297FFB" w:rsidRDefault="6419C260" w14:paraId="444A4D55" w14:textId="5EC4483D"/>
    <w:sectPr w:rsidR="6419C260">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H" w:author="Jolene Haley(UST,US)" w:date="2025-04-14T06:45:28" w:id="591507219">
    <w:p xmlns:w14="http://schemas.microsoft.com/office/word/2010/wordml" xmlns:w="http://schemas.openxmlformats.org/wordprocessingml/2006/main" w:rsidR="316DCDCD" w:rsidRDefault="1046B118" w14:paraId="41DF051D" w14:textId="369B862F">
      <w:pPr>
        <w:pStyle w:val="CommentText"/>
      </w:pPr>
      <w:r>
        <w:rPr>
          <w:rStyle w:val="CommentReference"/>
        </w:rPr>
        <w:annotationRef/>
      </w:r>
      <w:r w:rsidRPr="5CECA8E4" w:rsidR="475C9CB5">
        <w:t>Have a favorite?</w:t>
      </w:r>
    </w:p>
  </w:comment>
  <w:comment xmlns:w="http://schemas.openxmlformats.org/wordprocessingml/2006/main" w:initials="AK" w:author="Angela King(UST,US)" w:date="2025-04-14T09:50:54" w:id="441291013">
    <w:p xmlns:w14="http://schemas.microsoft.com/office/word/2010/wordml" xmlns:w="http://schemas.openxmlformats.org/wordprocessingml/2006/main" w:rsidR="19693132" w:rsidRDefault="6A888AEF" w14:paraId="1E420582" w14:textId="138259C1">
      <w:pPr>
        <w:pStyle w:val="CommentText"/>
      </w:pPr>
      <w:r>
        <w:rPr>
          <w:rStyle w:val="CommentReference"/>
        </w:rPr>
        <w:annotationRef/>
      </w:r>
      <w:r w:rsidRPr="40179235" w:rsidR="6B2D48F4">
        <w:t>Let's add a little nod here that we've already given away the name in the headline. Like "That disconnect has a name. (Hint: See headline.) Let's take a closer look before we define it."</w:t>
      </w:r>
    </w:p>
  </w:comment>
  <w:comment xmlns:w="http://schemas.openxmlformats.org/wordprocessingml/2006/main" w:initials="AK" w:author="Angela King(UST,US)" w:date="2025-04-14T09:58:36" w:id="1310235717">
    <w:p xmlns:w14="http://schemas.microsoft.com/office/word/2010/wordml" xmlns:w="http://schemas.openxmlformats.org/wordprocessingml/2006/main" w:rsidR="5381FD54" w:rsidRDefault="306314F7" w14:paraId="65C17865" w14:textId="04BE58CF">
      <w:pPr>
        <w:pStyle w:val="CommentText"/>
      </w:pPr>
      <w:r>
        <w:rPr>
          <w:rStyle w:val="CommentReference"/>
        </w:rPr>
        <w:annotationRef/>
      </w:r>
      <w:r w:rsidRPr="01D84AFB" w:rsidR="4A344E5C">
        <w:t>I like how the "small steps" and "moving forward" phrases make a nod to the rolling barrel illustration. Is there anyway to add that sort of nod to the headline? I do like like the concept of confidence being a muscle, though ...</w:t>
      </w:r>
    </w:p>
  </w:comment>
  <w:comment xmlns:w="http://schemas.openxmlformats.org/wordprocessingml/2006/main" w:initials="AK" w:author="Angela King(UST,US)" w:date="2025-04-14T09:59:00" w:id="305380246">
    <w:p xmlns:w14="http://schemas.microsoft.com/office/word/2010/wordml" xmlns:w="http://schemas.openxmlformats.org/wordprocessingml/2006/main" w:rsidR="1CF5353F" w:rsidRDefault="1F6BF1E6" w14:paraId="5325DE88" w14:textId="0DE1C61D">
      <w:pPr>
        <w:pStyle w:val="CommentText"/>
      </w:pPr>
      <w:r>
        <w:rPr>
          <w:rStyle w:val="CommentReference"/>
        </w:rPr>
        <w:annotationRef/>
      </w:r>
      <w:r w:rsidRPr="7095834D" w:rsidR="1CEB047F">
        <w:t>Love!</w:t>
      </w:r>
    </w:p>
  </w:comment>
  <w:comment xmlns:w="http://schemas.openxmlformats.org/wordprocessingml/2006/main" w:initials="AK" w:author="Angela King(UST,US)" w:date="2025-04-14T10:02:17" w:id="921590716">
    <w:p xmlns:w14="http://schemas.microsoft.com/office/word/2010/wordml" xmlns:w="http://schemas.openxmlformats.org/wordprocessingml/2006/main" w:rsidR="5C61FE5F" w:rsidRDefault="5289178B" w14:paraId="1909DA28" w14:textId="553176B8">
      <w:pPr>
        <w:pStyle w:val="CommentText"/>
      </w:pPr>
      <w:r>
        <w:rPr>
          <w:rStyle w:val="CommentReference"/>
        </w:rPr>
        <w:annotationRef/>
      </w:r>
      <w:r w:rsidRPr="36908628" w:rsidR="219C411C">
        <w:t>If we're reusing icons from previous answers, let's make sure they go in the same order - otherwise we have confusing shape shifters throughout the poll! (Warning: Get ready to hear a lot of terminology like "shape shifters" etc. from my OOUX course the next several weeks!)</w:t>
      </w:r>
    </w:p>
  </w:comment>
  <w:comment xmlns:w="http://schemas.openxmlformats.org/wordprocessingml/2006/main" w:initials="JH" w:author="Jolene Haley(UST,US)" w:date="2025-04-14T07:07:47" w:id="2101736638">
    <w:p xmlns:w14="http://schemas.microsoft.com/office/word/2010/wordml" xmlns:w="http://schemas.openxmlformats.org/wordprocessingml/2006/main" w:rsidR="5417C310" w:rsidRDefault="0DB0F193" w14:paraId="5447955A" w14:textId="3FCB25CD">
      <w:pPr>
        <w:pStyle w:val="CommentText"/>
      </w:pPr>
      <w:r>
        <w:rPr>
          <w:rStyle w:val="CommentReference"/>
        </w:rPr>
        <w:annotationRef/>
      </w:r>
      <w:r w:rsidRPr="7C37F25B" w:rsidR="5196EC44">
        <w:t xml:space="preserve">Angie note: Introduce concept of money dysmorphia and tie into finlit month, that literacy goes beyond learning tactics and includes mindsets. </w:t>
      </w:r>
    </w:p>
  </w:comment>
  <w:comment xmlns:w="http://schemas.openxmlformats.org/wordprocessingml/2006/main" w:initials="JH" w:author="Jolene Haley(UST,US)" w:date="2025-04-14T07:08:34" w:id="988947560">
    <w:p xmlns:w14="http://schemas.microsoft.com/office/word/2010/wordml" xmlns:w="http://schemas.openxmlformats.org/wordprocessingml/2006/main" w:rsidR="4882AB0F" w:rsidRDefault="50ACA4DD" w14:paraId="14063EE1" w14:textId="09E8F924">
      <w:pPr>
        <w:pStyle w:val="CommentText"/>
      </w:pPr>
      <w:r>
        <w:rPr>
          <w:rStyle w:val="CommentReference"/>
        </w:rPr>
        <w:annotationRef/>
      </w:r>
      <w:r w:rsidRPr="21E949D7" w:rsidR="1FED0C54">
        <w:t xml:space="preserve">Angie note: Define money dysmorphia in more detail and provide an inspirational insight that ties mindset to action, leading into next question. </w:t>
      </w:r>
    </w:p>
  </w:comment>
  <w:comment xmlns:w="http://schemas.openxmlformats.org/wordprocessingml/2006/main" w:initials="JH" w:author="Jolene Haley(UST,US)" w:date="2025-04-14T07:10:54" w:id="1996880264">
    <w:p xmlns:w14="http://schemas.microsoft.com/office/word/2010/wordml" xmlns:w="http://schemas.openxmlformats.org/wordprocessingml/2006/main" w:rsidR="71CCE7D2" w:rsidRDefault="3FA9539B" w14:paraId="27269DCA" w14:textId="2BE2EECB">
      <w:pPr>
        <w:pStyle w:val="CommentText"/>
      </w:pPr>
      <w:r>
        <w:rPr>
          <w:rStyle w:val="CommentReference"/>
        </w:rPr>
        <w:annotationRef/>
      </w:r>
      <w:r w:rsidRPr="16C8A27A" w:rsidR="5501CA1E">
        <w:t xml:space="preserve">From Angie:  </w:t>
      </w:r>
    </w:p>
    <w:p xmlns:w14="http://schemas.microsoft.com/office/word/2010/wordml" xmlns:w="http://schemas.openxmlformats.org/wordprocessingml/2006/main" w:rsidR="1985EE03" w:rsidRDefault="5E7EDD04" w14:paraId="467491AD" w14:textId="63E57048">
      <w:pPr>
        <w:pStyle w:val="CommentText"/>
      </w:pPr>
      <w:r w:rsidRPr="0ADEA0A2" w:rsidR="1A2B4E76">
        <w:t xml:space="preserve">Context slide 3: Could we tie in some of the real-world concerns from the article somehow ... and that comparison is the thief of joy. “Legitimate financial worries like a cooling job market, student loan debt, and sky-high costs for housing and child care may be making it harder for some younger Americans to imagine meeting the money milestones set by prior generations. Ms. Alev said the ostentatious lifestyles they saw online often worsened feelings of inadequacy.” </w:t>
      </w:r>
    </w:p>
    <w:p xmlns:w14="http://schemas.microsoft.com/office/word/2010/wordml" xmlns:w="http://schemas.openxmlformats.org/wordprocessingml/2006/main" w:rsidR="071D9629" w:rsidRDefault="5F10E203" w14:paraId="4C8E67CE" w14:textId="1D6F5F8B">
      <w:pPr>
        <w:pStyle w:val="CommentText"/>
      </w:pPr>
      <w:r w:rsidRPr="387C9B84" w:rsidR="1229CE94">
        <w:t xml:space="preserve"> </w:t>
      </w:r>
    </w:p>
    <w:p xmlns:w14="http://schemas.microsoft.com/office/word/2010/wordml" xmlns:w="http://schemas.openxmlformats.org/wordprocessingml/2006/main" w:rsidR="04F3C51D" w:rsidRDefault="7A2E2AAB" w14:paraId="4C988CBA" w14:textId="44D3FC74">
      <w:pPr>
        <w:pStyle w:val="CommentText"/>
      </w:pPr>
      <w:r w:rsidRPr="5F1A958B" w:rsidR="70CEA465">
        <w:t xml:space="preserve">[If we end on a negative to create that feeling of ‘challenge’ in the hero’s journey, then we need to give them something specific to resolve it] Can we test a 30 day challenge???? </w:t>
      </w:r>
    </w:p>
  </w:comment>
  <w:comment xmlns:w="http://schemas.openxmlformats.org/wordprocessingml/2006/main" w:initials="JH" w:author="Jolene Haley(UST,US)" w:date="2025-04-14T07:31:44" w:id="125130081">
    <w:p xmlns:w14="http://schemas.microsoft.com/office/word/2010/wordml" xmlns:w="http://schemas.openxmlformats.org/wordprocessingml/2006/main" w:rsidR="673AD111" w:rsidRDefault="1A5D2106" w14:paraId="3995988C" w14:textId="053507F1">
      <w:pPr>
        <w:pStyle w:val="CommentText"/>
      </w:pPr>
      <w:r>
        <w:rPr>
          <w:rStyle w:val="CommentReference"/>
        </w:rPr>
        <w:annotationRef/>
      </w:r>
      <w:r w:rsidRPr="6D50565F" w:rsidR="75F7F942">
        <w:t>I would love to hear more about this training. I've watched some Youtube shorts on it but they weren't in depth.</w:t>
      </w:r>
    </w:p>
  </w:comment>
  <w:comment xmlns:w="http://schemas.openxmlformats.org/wordprocessingml/2006/main" w:initials="JH" w:author="Jolene Haley(UST,US)" w:date="2025-04-14T07:32:03" w:id="1867485382">
    <w:p xmlns:w14="http://schemas.microsoft.com/office/word/2010/wordml" xmlns:w="http://schemas.openxmlformats.org/wordprocessingml/2006/main" w:rsidR="79BA613B" w:rsidRDefault="4AB2CA54" w14:paraId="2585467B" w14:textId="53CC59C1">
      <w:pPr>
        <w:pStyle w:val="CommentText"/>
      </w:pPr>
      <w:r>
        <w:rPr>
          <w:rStyle w:val="CommentReference"/>
        </w:rPr>
        <w:annotationRef/>
      </w:r>
      <w:r w:rsidRPr="4E32D938" w:rsidR="2E9BFF8A">
        <w:t>Yes, I think we can use them.</w:t>
      </w:r>
    </w:p>
  </w:comment>
  <w:comment xmlns:w="http://schemas.openxmlformats.org/wordprocessingml/2006/main" w:initials="MS" w:author="Michael Stephenson(UST,US)" w:date="2025-04-14T10:03:47" w:id="735514309">
    <w:p xmlns:w14="http://schemas.microsoft.com/office/word/2010/wordml" xmlns:w="http://schemas.openxmlformats.org/wordprocessingml/2006/main" w:rsidR="1B9090FB" w:rsidRDefault="6DFB64B1" w14:paraId="5795B3A5" w14:textId="09D5EE00">
      <w:pPr>
        <w:pStyle w:val="CommentText"/>
      </w:pPr>
      <w:r>
        <w:rPr>
          <w:rStyle w:val="CommentReference"/>
        </w:rPr>
        <w:annotationRef/>
      </w:r>
      <w:r w:rsidRPr="3E38B78F" w:rsidR="0B5D7DC6">
        <w:t>"mindset" feels like it's missing something. Maybe it's YOUR mindset, like improving or expanding your mindset?</w:t>
      </w:r>
    </w:p>
  </w:comment>
  <w:comment xmlns:w="http://schemas.openxmlformats.org/wordprocessingml/2006/main" w:initials="MS" w:author="Michael Stephenson(UST,US)" w:date="2025-04-14T10:08:50" w:id="1030772790">
    <w:p xmlns:w14="http://schemas.microsoft.com/office/word/2010/wordml" xmlns:w="http://schemas.openxmlformats.org/wordprocessingml/2006/main" w:rsidR="505787D2" w:rsidRDefault="7D965F79" w14:paraId="21B3CEC0" w14:textId="19A92169">
      <w:pPr>
        <w:pStyle w:val="CommentText"/>
      </w:pPr>
      <w:r>
        <w:rPr>
          <w:rStyle w:val="CommentReference"/>
        </w:rPr>
        <w:annotationRef/>
      </w:r>
      <w:r w:rsidRPr="041093CE" w:rsidR="453AF0C1">
        <w:t>Just be aware of some of the character lengths on the poll answers! The CMS may not enforce the character count, but the answers appear over a grey UI box and if it gets too long we may run into issues</w:t>
      </w:r>
    </w:p>
  </w:comment>
  <w:comment xmlns:w="http://schemas.openxmlformats.org/wordprocessingml/2006/main" w:initials="MS" w:author="Michael Stephenson(UST,US)" w:date="2025-04-14T10:11:22" w:id="1766954832">
    <w:p xmlns:w14="http://schemas.microsoft.com/office/word/2010/wordml" xmlns:w="http://schemas.openxmlformats.org/wordprocessingml/2006/main" w:rsidR="10CBB6CD" w:rsidRDefault="58D0DA49" w14:paraId="37C19B23" w14:textId="144F2FB9">
      <w:pPr>
        <w:pStyle w:val="CommentText"/>
      </w:pPr>
      <w:r>
        <w:rPr>
          <w:rStyle w:val="CommentReference"/>
        </w:rPr>
        <w:annotationRef/>
      </w:r>
      <w:r w:rsidRPr="520E8154" w:rsidR="2E4D4097">
        <w:t>I feel like this is such an interesting concept to explore, what it looks like. Almost like an imposter syndrome but for your money? Feeling like your behind compared to others? This paragraph feels like it's missing a bit more of that context</w:t>
      </w:r>
    </w:p>
  </w:comment>
  <w:comment xmlns:w="http://schemas.openxmlformats.org/wordprocessingml/2006/main" w:initials="MS" w:author="Michael Stephenson(UST,US)" w:date="2025-04-14T10:12:22" w:id="1357006453">
    <w:p xmlns:w14="http://schemas.microsoft.com/office/word/2010/wordml" xmlns:w="http://schemas.openxmlformats.org/wordprocessingml/2006/main" w:rsidR="4A579719" w:rsidRDefault="49A9141A" w14:paraId="771CD8A3" w14:textId="0E94671B">
      <w:pPr>
        <w:pStyle w:val="CommentText"/>
      </w:pPr>
      <w:r>
        <w:rPr>
          <w:rStyle w:val="CommentReference"/>
        </w:rPr>
        <w:annotationRef/>
      </w:r>
      <w:r w:rsidRPr="4A1E5A96" w:rsidR="0F6F1165">
        <w:t>This feels like an easy callout to Financial Finesse, chatting with a coach</w:t>
      </w:r>
    </w:p>
  </w:comment>
  <w:comment xmlns:w="http://schemas.openxmlformats.org/wordprocessingml/2006/main" w:initials="MS" w:author="Michael Stephenson(UST,US)" w:date="2025-04-14T10:14:16" w:id="1423393314">
    <w:p xmlns:w14="http://schemas.microsoft.com/office/word/2010/wordml" xmlns:w="http://schemas.openxmlformats.org/wordprocessingml/2006/main" w:rsidR="34AE5728" w:rsidRDefault="7F63D9A7" w14:paraId="1BBE96B9" w14:textId="6BFA9040">
      <w:pPr>
        <w:pStyle w:val="CommentText"/>
      </w:pPr>
      <w:r>
        <w:rPr>
          <w:rStyle w:val="CommentReference"/>
        </w:rPr>
        <w:annotationRef/>
      </w:r>
      <w:r w:rsidRPr="74F279F8" w:rsidR="5822F56F">
        <w:t>Okay, even though I mentioned this idea in a previous comment, after the last paragraph, it felt like we should've been resolved on feeling insecure. Might suggest moving screen 5 up in place screen 7?</w:t>
      </w:r>
    </w:p>
  </w:comment>
  <w:comment xmlns:w="http://schemas.openxmlformats.org/wordprocessingml/2006/main" w:initials="MS" w:author="Michael Stephenson(UST,US)" w:date="2025-04-14T10:21:00" w:id="2102646308">
    <w:p xmlns:w14="http://schemas.microsoft.com/office/word/2010/wordml" xmlns:w="http://schemas.openxmlformats.org/wordprocessingml/2006/main" w:rsidR="2EEF7FD6" w:rsidRDefault="693A1565" w14:paraId="593E8724" w14:textId="3CD2CDF6">
      <w:pPr>
        <w:pStyle w:val="CommentText"/>
      </w:pPr>
      <w:r>
        <w:rPr>
          <w:rStyle w:val="CommentReference"/>
        </w:rPr>
        <w:annotationRef/>
      </w:r>
      <w:r w:rsidRPr="76DAEF34" w:rsidR="2D643705">
        <w:t>Made an alt with pieces of these 4!</w:t>
      </w:r>
    </w:p>
  </w:comment>
  <w:comment xmlns:w="http://schemas.openxmlformats.org/wordprocessingml/2006/main" w:initials="AK" w:author="Angela King(UST,US)" w:date="2025-04-14T13:41:35" w:id="235139040">
    <w:p xmlns:w14="http://schemas.microsoft.com/office/word/2010/wordml" xmlns:w="http://schemas.openxmlformats.org/wordprocessingml/2006/main" w:rsidR="2756A771" w:rsidRDefault="5A212555" w14:paraId="3A019B34" w14:textId="4F4C6D64">
      <w:pPr>
        <w:pStyle w:val="CommentText"/>
      </w:pPr>
      <w:r>
        <w:rPr>
          <w:rStyle w:val="CommentReference"/>
        </w:rPr>
        <w:annotationRef/>
      </w:r>
      <w:r>
        <w:fldChar w:fldCharType="begin"/>
      </w:r>
      <w:r>
        <w:instrText xml:space="preserve"> HYPERLINK "mailto:292688@ust.com"</w:instrText>
      </w:r>
      <w:bookmarkStart w:name="_@_FBE004208F804551948AB755552A4674Z" w:id="1536976799"/>
      <w:r>
        <w:fldChar w:fldCharType="separate"/>
      </w:r>
      <w:bookmarkEnd w:id="1536976799"/>
      <w:r w:rsidRPr="64690E0C" w:rsidR="7816688F">
        <w:rPr>
          <w:rStyle w:val="Mention"/>
          <w:noProof/>
        </w:rPr>
        <w:t>@Jolene Haley(UST,US)</w:t>
      </w:r>
      <w:r>
        <w:fldChar w:fldCharType="end"/>
      </w:r>
      <w:r w:rsidRPr="35A49054" w:rsidR="45164811">
        <w:t xml:space="preserve"> These should be deleted throughout. They were the placeholder text for the title and description above.</w:t>
      </w:r>
    </w:p>
  </w:comment>
  <w:comment xmlns:w="http://schemas.openxmlformats.org/wordprocessingml/2006/main" w:initials="AK" w:author="Angela King(UST,US)" w:date="2025-04-14T13:42:19" w:id="1381790254">
    <w:p xmlns:w14="http://schemas.microsoft.com/office/word/2010/wordml" xmlns:w="http://schemas.openxmlformats.org/wordprocessingml/2006/main" w:rsidR="100964D3" w:rsidRDefault="4C49D682" w14:paraId="1D60C057" w14:textId="1B14FC8F">
      <w:pPr>
        <w:pStyle w:val="CommentText"/>
      </w:pPr>
      <w:r>
        <w:rPr>
          <w:rStyle w:val="CommentReference"/>
        </w:rPr>
        <w:annotationRef/>
      </w:r>
      <w:r w:rsidRPr="6AFFBF26" w:rsidR="18E3F0DF">
        <w:t>The title/description should do the work of this draft question, in other words.</w:t>
      </w:r>
    </w:p>
  </w:comment>
  <w:comment xmlns:w="http://schemas.openxmlformats.org/wordprocessingml/2006/main" w:initials="JH" w:author="Jolene Haley(UST,US)" w:date="2025-04-14T10:42:22" w:id="1739279756">
    <w:p xmlns:w14="http://schemas.microsoft.com/office/word/2010/wordml" xmlns:w="http://schemas.openxmlformats.org/wordprocessingml/2006/main" w:rsidR="17030C26" w:rsidRDefault="67B1E15F" w14:paraId="1B3AC29D" w14:textId="09D826F3">
      <w:pPr>
        <w:pStyle w:val="CommentText"/>
      </w:pPr>
      <w:r>
        <w:rPr>
          <w:rStyle w:val="CommentReference"/>
        </w:rPr>
        <w:annotationRef/>
      </w:r>
      <w:r w:rsidRPr="2A0B5107" w:rsidR="621BC1A6">
        <w:t>Agreed! Interesting concept indeed!</w:t>
      </w:r>
    </w:p>
  </w:comment>
  <w:comment xmlns:w="http://schemas.openxmlformats.org/wordprocessingml/2006/main" w:initials="AK" w:author="Angela King(UST,US)" w:date="2025-04-14T13:42:57" w:id="588707400">
    <w:p xmlns:w14="http://schemas.microsoft.com/office/word/2010/wordml" xmlns:w="http://schemas.openxmlformats.org/wordprocessingml/2006/main" w:rsidR="1B8DFE7F" w:rsidRDefault="659F05E0" w14:paraId="5C38E204" w14:textId="6857232C">
      <w:pPr>
        <w:pStyle w:val="CommentText"/>
      </w:pPr>
      <w:r>
        <w:rPr>
          <w:rStyle w:val="CommentReference"/>
        </w:rPr>
        <w:annotationRef/>
      </w:r>
      <w:r w:rsidRPr="54CE3AEC" w:rsidR="410FA894">
        <w:t>Yes we should trim this one and try to get the longer ones a bit shorter.</w:t>
      </w:r>
    </w:p>
  </w:comment>
  <w:comment xmlns:w="http://schemas.openxmlformats.org/wordprocessingml/2006/main" w:initials="JH" w:author="Jolene Haley(UST,US)" w:date="2025-04-14T10:44:02" w:id="1667143909">
    <w:p xmlns:w14="http://schemas.microsoft.com/office/word/2010/wordml" xmlns:w="http://schemas.openxmlformats.org/wordprocessingml/2006/main" w:rsidR="5DA37558" w:rsidRDefault="2F1BF0CF" w14:paraId="2C9045D3" w14:textId="3FE4119B">
      <w:pPr>
        <w:pStyle w:val="CommentText"/>
      </w:pPr>
      <w:r>
        <w:rPr>
          <w:rStyle w:val="CommentReference"/>
        </w:rPr>
        <w:annotationRef/>
      </w:r>
      <w:r w:rsidRPr="16799D38" w:rsidR="5EEE52C8">
        <w:t>LOVE IT MICHAEL! Thank you.</w:t>
      </w:r>
    </w:p>
  </w:comment>
  <w:comment xmlns:w="http://schemas.openxmlformats.org/wordprocessingml/2006/main" w:initials="AK" w:author="Angela King(UST,US)" w:date="2025-04-14T13:44:18" w:id="1469870060">
    <w:p xmlns:w14="http://schemas.microsoft.com/office/word/2010/wordml" xmlns:w="http://schemas.openxmlformats.org/wordprocessingml/2006/main" w:rsidR="470667BB" w:rsidRDefault="622DA1CF" w14:paraId="3629011A" w14:textId="116CEE69">
      <w:pPr>
        <w:pStyle w:val="CommentText"/>
      </w:pPr>
      <w:r>
        <w:rPr>
          <w:rStyle w:val="CommentReference"/>
        </w:rPr>
        <w:annotationRef/>
      </w:r>
      <w:r w:rsidRPr="7DE1424D" w:rsidR="784B9867">
        <w:t>We will dig into what money dysmorphia is more at later date with an article. This poll is meant to just tease the topic and gain some info that will feed into that artivle!</w:t>
      </w:r>
    </w:p>
  </w:comment>
  <w:comment xmlns:w="http://schemas.openxmlformats.org/wordprocessingml/2006/main" w:initials="AK" w:author="Angela King(UST,US)" w:date="2025-04-14T13:46:49" w:id="1801224910">
    <w:p xmlns:w14="http://schemas.microsoft.com/office/word/2010/wordml" xmlns:w="http://schemas.openxmlformats.org/wordprocessingml/2006/main" w:rsidR="6478AF25" w:rsidRDefault="52A97B5E" w14:paraId="3A378DF1" w14:textId="7573BB87">
      <w:pPr>
        <w:pStyle w:val="CommentText"/>
      </w:pPr>
      <w:r>
        <w:rPr>
          <w:rStyle w:val="CommentReference"/>
        </w:rPr>
        <w:annotationRef/>
      </w:r>
      <w:r w:rsidRPr="59392947" w:rsidR="24A658DD">
        <w:t>This is good but introduces another visual metaphor that is different from the funhouse visuals. Could you end this differently - maybe with a bit more definition and something uplifting/optimistic about being able to get over it?</w:t>
      </w:r>
    </w:p>
  </w:comment>
  <w:comment xmlns:w="http://schemas.openxmlformats.org/wordprocessingml/2006/main" w:initials="AK" w:author="Angela King(UST,US)" w:date="2025-04-14T13:49:24" w:id="1291893635">
    <w:p xmlns:w14="http://schemas.microsoft.com/office/word/2010/wordml" xmlns:w="http://schemas.openxmlformats.org/wordprocessingml/2006/main" w:rsidR="1378EED9" w:rsidRDefault="4EA2EA2A" w14:paraId="31990B06" w14:textId="72402B5F">
      <w:pPr>
        <w:pStyle w:val="CommentText"/>
      </w:pPr>
      <w:r>
        <w:rPr>
          <w:rStyle w:val="CommentReference"/>
        </w:rPr>
        <w:annotationRef/>
      </w:r>
      <w:r w:rsidRPr="5948FB0D" w:rsidR="6A1CA6C7">
        <w:t xml:space="preserve">I've actually been noodling on that same idea. I think question 2 and 3 could swap out. </w:t>
      </w:r>
    </w:p>
    <w:p xmlns:w14="http://schemas.microsoft.com/office/word/2010/wordml" xmlns:w="http://schemas.openxmlformats.org/wordprocessingml/2006/main" w:rsidR="55461157" w:rsidRDefault="4C5B0B77" w14:paraId="329DCCAA" w14:textId="5C28698A">
      <w:pPr>
        <w:pStyle w:val="CommentText"/>
      </w:pPr>
    </w:p>
    <w:p xmlns:w14="http://schemas.microsoft.com/office/word/2010/wordml" xmlns:w="http://schemas.openxmlformats.org/wordprocessingml/2006/main" w:rsidR="471EB199" w:rsidRDefault="708C1226" w14:paraId="7BEB99E9" w14:textId="402E7EEF">
      <w:pPr>
        <w:pStyle w:val="CommentText"/>
      </w:pPr>
      <w:r w:rsidRPr="6165F8D0" w:rsidR="184F8CD0">
        <w:t>The flow would be:</w:t>
      </w:r>
    </w:p>
    <w:p xmlns:w14="http://schemas.microsoft.com/office/word/2010/wordml" xmlns:w="http://schemas.openxmlformats.org/wordprocessingml/2006/main" w:rsidR="09104C23" w:rsidRDefault="47E4D3B2" w14:paraId="5FB71431" w14:textId="4A9EA909">
      <w:pPr>
        <w:pStyle w:val="CommentText"/>
      </w:pPr>
      <w:r w:rsidRPr="6556E1FE" w:rsidR="5883B8EB">
        <w:rPr>
          <w:b w:val="1"/>
          <w:bCs w:val="1"/>
        </w:rPr>
        <w:t>How clearly do you see your full money picture?</w:t>
      </w:r>
      <w:r w:rsidRPr="07BF4C75" w:rsidR="40BFED3F">
        <w:t xml:space="preserve"> </w:t>
      </w:r>
    </w:p>
    <w:p xmlns:w14="http://schemas.microsoft.com/office/word/2010/wordml" xmlns:w="http://schemas.openxmlformats.org/wordprocessingml/2006/main" w:rsidR="08B05246" w:rsidRDefault="2A492DCD" w14:paraId="01F94C60" w14:textId="11764967">
      <w:pPr>
        <w:pStyle w:val="CommentText"/>
      </w:pPr>
      <w:r w:rsidRPr="63940F13" w:rsidR="4DFB914D">
        <w:rPr>
          <w:b w:val="1"/>
          <w:bCs w:val="1"/>
        </w:rPr>
        <w:t>Where do you feel your peers are ahead of you financially?</w:t>
      </w:r>
    </w:p>
    <w:p xmlns:w14="http://schemas.microsoft.com/office/word/2010/wordml" xmlns:w="http://schemas.openxmlformats.org/wordprocessingml/2006/main" w:rsidR="1ECA5EF1" w:rsidRDefault="60B1C88B" w14:paraId="50845E24" w14:textId="55849A58">
      <w:pPr>
        <w:pStyle w:val="CommentText"/>
      </w:pPr>
      <w:r w:rsidRPr="6F9DEEEC" w:rsidR="0E4182E2">
        <w:rPr>
          <w:b w:val="1"/>
          <w:bCs w:val="1"/>
        </w:rPr>
        <w:t>How confident are you in taking financial action?</w:t>
      </w:r>
      <w:r w:rsidRPr="2349B785" w:rsidR="065B9E57">
        <w:t xml:space="preserve"> </w:t>
      </w:r>
    </w:p>
  </w:comment>
  <w:comment xmlns:w="http://schemas.openxmlformats.org/wordprocessingml/2006/main" w:initials="AK" w:author="Angela King(UST,US)" w:date="2025-04-14T13:58:45" w:id="1950206197">
    <w:p xmlns:w14="http://schemas.microsoft.com/office/word/2010/wordml" xmlns:w="http://schemas.openxmlformats.org/wordprocessingml/2006/main" w:rsidR="548B2E80" w:rsidRDefault="2729E00D" w14:paraId="1237C265" w14:textId="4A35F873">
      <w:pPr>
        <w:pStyle w:val="CommentText"/>
      </w:pPr>
      <w:r>
        <w:rPr>
          <w:rStyle w:val="CommentReference"/>
        </w:rPr>
        <w:annotationRef/>
      </w:r>
      <w:r w:rsidRPr="12356CA9" w:rsidR="338E6667">
        <w:t>Is there something to say here about how Paven can help them shift their mindset?</w:t>
      </w:r>
    </w:p>
  </w:comment>
  <w:comment xmlns:w="http://schemas.openxmlformats.org/wordprocessingml/2006/main" w:initials="AK" w:author="Angela King(UST,US)" w:date="2025-04-14T13:59:11" w:id="1913965009">
    <w:p xmlns:w14="http://schemas.microsoft.com/office/word/2010/wordml" xmlns:w="http://schemas.openxmlformats.org/wordprocessingml/2006/main" w:rsidR="43613075" w:rsidRDefault="6974D842" w14:paraId="0706A1FD" w14:textId="1B933063">
      <w:pPr>
        <w:pStyle w:val="CommentText"/>
      </w:pPr>
      <w:r>
        <w:rPr>
          <w:rStyle w:val="CommentReference"/>
        </w:rPr>
        <w:annotationRef/>
      </w:r>
      <w:r w:rsidRPr="583F08A9" w:rsidR="1048EB9F">
        <w:t>Should go to the new 30-day challenge form</w:t>
      </w:r>
    </w:p>
  </w:comment>
  <w:comment xmlns:w="http://schemas.openxmlformats.org/wordprocessingml/2006/main" w:initials="JH" w:author="Jolene Haley(UST,US)" w:date="2025-04-14T12:06:04" w:id="1170643850">
    <w:p xmlns:w14="http://schemas.microsoft.com/office/word/2010/wordml" xmlns:w="http://schemas.openxmlformats.org/wordprocessingml/2006/main" w:rsidR="2DD6CDA3" w:rsidRDefault="6C4CDBE5" w14:paraId="550FBC16" w14:textId="316F6065">
      <w:pPr>
        <w:pStyle w:val="CommentText"/>
      </w:pPr>
      <w:r>
        <w:rPr>
          <w:rStyle w:val="CommentReference"/>
        </w:rPr>
        <w:annotationRef/>
      </w:r>
      <w:r w:rsidRPr="0E33CB82" w:rsidR="10E0D998">
        <w:t>Transition</w:t>
      </w:r>
    </w:p>
  </w:comment>
  <w:comment xmlns:w="http://schemas.openxmlformats.org/wordprocessingml/2006/main" w:initials="AK" w:author="Angela King(UST,US)" w:date="2025-04-14T15:06:10" w:id="1178163883">
    <w:p xmlns:w14="http://schemas.microsoft.com/office/word/2010/wordml" xmlns:w="http://schemas.openxmlformats.org/wordprocessingml/2006/main" w:rsidR="135F90EA" w:rsidRDefault="38471B0D" w14:paraId="0F457275" w14:textId="23D4A312">
      <w:pPr>
        <w:pStyle w:val="CommentText"/>
      </w:pPr>
      <w:r>
        <w:rPr>
          <w:rStyle w:val="CommentReference"/>
        </w:rPr>
        <w:annotationRef/>
      </w:r>
      <w:r w:rsidRPr="61C8483B" w:rsidR="5FE7F663">
        <w:t>Maybe a bit more of a transition here ...</w:t>
      </w:r>
    </w:p>
  </w:comment>
  <w:comment xmlns:w="http://schemas.openxmlformats.org/wordprocessingml/2006/main" w:initials="JH" w:author="Jolene Haley(UST,US)" w:date="2025-04-14T12:17:57" w:id="1819426915">
    <w:p xmlns:w14="http://schemas.microsoft.com/office/word/2010/wordml" xmlns:w="http://schemas.openxmlformats.org/wordprocessingml/2006/main" w:rsidR="2553F18A" w:rsidRDefault="0D1A9006" w14:paraId="3E5F99FB" w14:textId="753EA3BB">
      <w:pPr>
        <w:pStyle w:val="CommentText"/>
      </w:pPr>
      <w:r>
        <w:rPr>
          <w:rStyle w:val="CommentReference"/>
        </w:rPr>
        <w:annotationRef/>
      </w:r>
      <w:r w:rsidRPr="630FE6E4" w:rsidR="6C84A963">
        <w:t>Haila - If you're only viewing this through yout own frame, seeing it can be helpful  Gettig it out of your head is helpful and Paven can help track progress.</w:t>
      </w:r>
    </w:p>
  </w:comment>
</w:comments>
</file>

<file path=word/commentsExtended.xml><?xml version="1.0" encoding="utf-8"?>
<w15:commentsEx xmlns:mc="http://schemas.openxmlformats.org/markup-compatibility/2006" xmlns:w15="http://schemas.microsoft.com/office/word/2012/wordml" mc:Ignorable="w15">
  <w15:commentEx w15:done="1" w15:paraId="41DF051D"/>
  <w15:commentEx w15:done="1" w15:paraId="1E420582"/>
  <w15:commentEx w15:done="1" w15:paraId="65C17865"/>
  <w15:commentEx w15:done="1" w15:paraId="5325DE88"/>
  <w15:commentEx w15:done="0" w15:paraId="1909DA28"/>
  <w15:commentEx w15:done="0" w15:paraId="5447955A"/>
  <w15:commentEx w15:done="0" w15:paraId="14063EE1"/>
  <w15:commentEx w15:done="1" w15:paraId="4C988CBA"/>
  <w15:commentEx w15:done="0" w15:paraId="3995988C" w15:paraIdParent="1909DA28"/>
  <w15:commentEx w15:done="0" w15:paraId="2585467B" w15:paraIdParent="1909DA28"/>
  <w15:commentEx w15:done="1" w15:paraId="5795B3A5"/>
  <w15:commentEx w15:done="0" w15:paraId="21B3CEC0"/>
  <w15:commentEx w15:done="0" w15:paraId="37C19B23"/>
  <w15:commentEx w15:done="1" w15:paraId="771CD8A3"/>
  <w15:commentEx w15:done="0" w15:paraId="1BBE96B9"/>
  <w15:commentEx w15:done="1" w15:paraId="593E8724" w15:paraIdParent="41DF051D"/>
  <w15:commentEx w15:done="0" w15:paraId="3A019B34"/>
  <w15:commentEx w15:done="0" w15:paraId="1D60C057" w15:paraIdParent="3A019B34"/>
  <w15:commentEx w15:done="0" w15:paraId="1B3AC29D" w15:paraIdParent="37C19B23"/>
  <w15:commentEx w15:done="0" w15:paraId="5C38E204" w15:paraIdParent="21B3CEC0"/>
  <w15:commentEx w15:done="1" w15:paraId="2C9045D3" w15:paraIdParent="41DF051D"/>
  <w15:commentEx w15:done="0" w15:paraId="3629011A" w15:paraIdParent="37C19B23"/>
  <w15:commentEx w15:done="0" w15:paraId="3A378DF1"/>
  <w15:commentEx w15:done="0" w15:paraId="50845E24" w15:paraIdParent="1BBE96B9"/>
  <w15:commentEx w15:done="1" w15:paraId="1237C265"/>
  <w15:commentEx w15:done="0" w15:paraId="0706A1FD"/>
  <w15:commentEx w15:done="0" w15:paraId="550FBC16"/>
  <w15:commentEx w15:done="0" w15:paraId="0F457275"/>
  <w15:commentEx w15:done="1" w15:paraId="3E5F99FB" w15:paraIdParent="1237C26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CDBB806" w16cex:dateUtc="2025-04-14T13:45:28.057Z"/>
  <w16cex:commentExtensible w16cex:durableId="44D43836" w16cex:dateUtc="2025-04-14T13:50:54.676Z"/>
  <w16cex:commentExtensible w16cex:durableId="194D2EEB" w16cex:dateUtc="2025-04-14T13:58:36.891Z"/>
  <w16cex:commentExtensible w16cex:durableId="0522FC34" w16cex:dateUtc="2025-04-14T13:59:00.083Z"/>
  <w16cex:commentExtensible w16cex:durableId="3C205A0C" w16cex:dateUtc="2025-04-14T14:02:17.621Z"/>
  <w16cex:commentExtensible w16cex:durableId="05E7C0AF" w16cex:dateUtc="2025-04-14T14:07:47.188Z"/>
  <w16cex:commentExtensible w16cex:durableId="5EAA6DFD" w16cex:dateUtc="2025-04-14T14:08:34.559Z"/>
  <w16cex:commentExtensible w16cex:durableId="6694FA88" w16cex:dateUtc="2025-04-14T14:10:54.903Z"/>
  <w16cex:commentExtensible w16cex:durableId="7B5F7BD0" w16cex:dateUtc="2025-04-14T14:31:44.071Z"/>
  <w16cex:commentExtensible w16cex:durableId="7792BB46" w16cex:dateUtc="2025-04-14T14:32:03.434Z"/>
  <w16cex:commentExtensible w16cex:durableId="2EF07090" w16cex:dateUtc="2025-04-14T17:03:47.961Z"/>
  <w16cex:commentExtensible w16cex:durableId="432BD3AF" w16cex:dateUtc="2025-04-14T17:08:50.795Z"/>
  <w16cex:commentExtensible w16cex:durableId="4FD41985" w16cex:dateUtc="2025-04-14T17:11:22.256Z"/>
  <w16cex:commentExtensible w16cex:durableId="76220273" w16cex:dateUtc="2025-04-14T17:12:22.526Z"/>
  <w16cex:commentExtensible w16cex:durableId="1305E16F" w16cex:dateUtc="2025-04-14T17:14:16.833Z"/>
  <w16cex:commentExtensible w16cex:durableId="358129B9" w16cex:dateUtc="2025-04-14T17:21:00.253Z"/>
  <w16cex:commentExtensible w16cex:durableId="2E17D638" w16cex:dateUtc="2025-04-14T17:41:35.995Z"/>
  <w16cex:commentExtensible w16cex:durableId="64A8317F" w16cex:dateUtc="2025-04-14T17:42:19.102Z"/>
  <w16cex:commentExtensible w16cex:durableId="32BE2C4F" w16cex:dateUtc="2025-04-14T17:42:22.901Z"/>
  <w16cex:commentExtensible w16cex:durableId="7EC4962E" w16cex:dateUtc="2025-04-14T17:42:57.602Z"/>
  <w16cex:commentExtensible w16cex:durableId="26E150A4" w16cex:dateUtc="2025-04-14T17:44:02.764Z"/>
  <w16cex:commentExtensible w16cex:durableId="6D70A25D" w16cex:dateUtc="2025-04-14T17:44:18.589Z"/>
  <w16cex:commentExtensible w16cex:durableId="29E79C1A" w16cex:dateUtc="2025-04-14T17:46:49.172Z"/>
  <w16cex:commentExtensible w16cex:durableId="0FB048E0" w16cex:dateUtc="2025-04-14T17:49:24.129Z"/>
  <w16cex:commentExtensible w16cex:durableId="5424F43E" w16cex:dateUtc="2025-04-14T17:58:45.683Z"/>
  <w16cex:commentExtensible w16cex:durableId="0B626277" w16cex:dateUtc="2025-04-14T17:59:11.275Z"/>
  <w16cex:commentExtensible w16cex:durableId="1BC5D029" w16cex:dateUtc="2025-04-14T19:06:04.515Z"/>
  <w16cex:commentExtensible w16cex:durableId="7336ADFD" w16cex:dateUtc="2025-04-14T19:06:10.635Z"/>
  <w16cex:commentExtensible w16cex:durableId="2F76F460" w16cex:dateUtc="2025-04-14T19:17:57.301Z"/>
</w16cex:commentsExtensible>
</file>

<file path=word/commentsIds.xml><?xml version="1.0" encoding="utf-8"?>
<w16cid:commentsIds xmlns:mc="http://schemas.openxmlformats.org/markup-compatibility/2006" xmlns:w16cid="http://schemas.microsoft.com/office/word/2016/wordml/cid" mc:Ignorable="w16cid">
  <w16cid:commentId w16cid:paraId="41DF051D" w16cid:durableId="6CDBB806"/>
  <w16cid:commentId w16cid:paraId="1E420582" w16cid:durableId="44D43836"/>
  <w16cid:commentId w16cid:paraId="65C17865" w16cid:durableId="194D2EEB"/>
  <w16cid:commentId w16cid:paraId="5325DE88" w16cid:durableId="0522FC34"/>
  <w16cid:commentId w16cid:paraId="1909DA28" w16cid:durableId="3C205A0C"/>
  <w16cid:commentId w16cid:paraId="5447955A" w16cid:durableId="05E7C0AF"/>
  <w16cid:commentId w16cid:paraId="14063EE1" w16cid:durableId="5EAA6DFD"/>
  <w16cid:commentId w16cid:paraId="4C988CBA" w16cid:durableId="6694FA88"/>
  <w16cid:commentId w16cid:paraId="3995988C" w16cid:durableId="7B5F7BD0"/>
  <w16cid:commentId w16cid:paraId="2585467B" w16cid:durableId="7792BB46"/>
  <w16cid:commentId w16cid:paraId="5795B3A5" w16cid:durableId="2EF07090"/>
  <w16cid:commentId w16cid:paraId="21B3CEC0" w16cid:durableId="432BD3AF"/>
  <w16cid:commentId w16cid:paraId="37C19B23" w16cid:durableId="4FD41985"/>
  <w16cid:commentId w16cid:paraId="771CD8A3" w16cid:durableId="76220273"/>
  <w16cid:commentId w16cid:paraId="1BBE96B9" w16cid:durableId="1305E16F"/>
  <w16cid:commentId w16cid:paraId="593E8724" w16cid:durableId="358129B9"/>
  <w16cid:commentId w16cid:paraId="3A019B34" w16cid:durableId="2E17D638"/>
  <w16cid:commentId w16cid:paraId="1D60C057" w16cid:durableId="64A8317F"/>
  <w16cid:commentId w16cid:paraId="1B3AC29D" w16cid:durableId="32BE2C4F"/>
  <w16cid:commentId w16cid:paraId="5C38E204" w16cid:durableId="7EC4962E"/>
  <w16cid:commentId w16cid:paraId="2C9045D3" w16cid:durableId="26E150A4"/>
  <w16cid:commentId w16cid:paraId="3629011A" w16cid:durableId="6D70A25D"/>
  <w16cid:commentId w16cid:paraId="3A378DF1" w16cid:durableId="29E79C1A"/>
  <w16cid:commentId w16cid:paraId="50845E24" w16cid:durableId="0FB048E0"/>
  <w16cid:commentId w16cid:paraId="1237C265" w16cid:durableId="5424F43E"/>
  <w16cid:commentId w16cid:paraId="0706A1FD" w16cid:durableId="0B626277"/>
  <w16cid:commentId w16cid:paraId="550FBC16" w16cid:durableId="1BC5D029"/>
  <w16cid:commentId w16cid:paraId="0F457275" w16cid:durableId="7336ADFD"/>
  <w16cid:commentId w16cid:paraId="3E5F99FB" w16cid:durableId="2F76F4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145f6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887CC2"/>
    <w:multiLevelType w:val="hybridMultilevel"/>
    <w:tmpl w:val="12C0A398"/>
    <w:lvl w:ilvl="0" w:tplc="6B90D9D0">
      <w:start w:val="1"/>
      <w:numFmt w:val="bullet"/>
      <w:lvlText w:val=""/>
      <w:lvlJc w:val="left"/>
      <w:pPr>
        <w:ind w:left="720" w:hanging="360"/>
      </w:pPr>
      <w:rPr>
        <w:rFonts w:hint="default" w:ascii="Symbol" w:hAnsi="Symbol"/>
      </w:rPr>
    </w:lvl>
    <w:lvl w:ilvl="1" w:tplc="976A2EB6">
      <w:start w:val="1"/>
      <w:numFmt w:val="bullet"/>
      <w:lvlText w:val="o"/>
      <w:lvlJc w:val="left"/>
      <w:pPr>
        <w:ind w:left="1440" w:hanging="360"/>
      </w:pPr>
      <w:rPr>
        <w:rFonts w:hint="default" w:ascii="Courier New" w:hAnsi="Courier New"/>
      </w:rPr>
    </w:lvl>
    <w:lvl w:ilvl="2" w:tplc="5CFEFEC8">
      <w:start w:val="1"/>
      <w:numFmt w:val="bullet"/>
      <w:lvlText w:val=""/>
      <w:lvlJc w:val="left"/>
      <w:pPr>
        <w:ind w:left="2160" w:hanging="360"/>
      </w:pPr>
      <w:rPr>
        <w:rFonts w:hint="default" w:ascii="Wingdings" w:hAnsi="Wingdings"/>
      </w:rPr>
    </w:lvl>
    <w:lvl w:ilvl="3" w:tplc="D0668760">
      <w:start w:val="1"/>
      <w:numFmt w:val="bullet"/>
      <w:lvlText w:val=""/>
      <w:lvlJc w:val="left"/>
      <w:pPr>
        <w:ind w:left="2880" w:hanging="360"/>
      </w:pPr>
      <w:rPr>
        <w:rFonts w:hint="default" w:ascii="Symbol" w:hAnsi="Symbol"/>
      </w:rPr>
    </w:lvl>
    <w:lvl w:ilvl="4" w:tplc="E5D253AA">
      <w:start w:val="1"/>
      <w:numFmt w:val="bullet"/>
      <w:lvlText w:val="o"/>
      <w:lvlJc w:val="left"/>
      <w:pPr>
        <w:ind w:left="3600" w:hanging="360"/>
      </w:pPr>
      <w:rPr>
        <w:rFonts w:hint="default" w:ascii="Courier New" w:hAnsi="Courier New"/>
      </w:rPr>
    </w:lvl>
    <w:lvl w:ilvl="5" w:tplc="1E7CEBB8">
      <w:start w:val="1"/>
      <w:numFmt w:val="bullet"/>
      <w:lvlText w:val=""/>
      <w:lvlJc w:val="left"/>
      <w:pPr>
        <w:ind w:left="4320" w:hanging="360"/>
      </w:pPr>
      <w:rPr>
        <w:rFonts w:hint="default" w:ascii="Wingdings" w:hAnsi="Wingdings"/>
      </w:rPr>
    </w:lvl>
    <w:lvl w:ilvl="6" w:tplc="A43C0D54">
      <w:start w:val="1"/>
      <w:numFmt w:val="bullet"/>
      <w:lvlText w:val=""/>
      <w:lvlJc w:val="left"/>
      <w:pPr>
        <w:ind w:left="5040" w:hanging="360"/>
      </w:pPr>
      <w:rPr>
        <w:rFonts w:hint="default" w:ascii="Symbol" w:hAnsi="Symbol"/>
      </w:rPr>
    </w:lvl>
    <w:lvl w:ilvl="7" w:tplc="9454D2B4">
      <w:start w:val="1"/>
      <w:numFmt w:val="bullet"/>
      <w:lvlText w:val="o"/>
      <w:lvlJc w:val="left"/>
      <w:pPr>
        <w:ind w:left="5760" w:hanging="360"/>
      </w:pPr>
      <w:rPr>
        <w:rFonts w:hint="default" w:ascii="Courier New" w:hAnsi="Courier New"/>
      </w:rPr>
    </w:lvl>
    <w:lvl w:ilvl="8" w:tplc="D5B2BE10">
      <w:start w:val="1"/>
      <w:numFmt w:val="bullet"/>
      <w:lvlText w:val=""/>
      <w:lvlJc w:val="left"/>
      <w:pPr>
        <w:ind w:left="6480" w:hanging="360"/>
      </w:pPr>
      <w:rPr>
        <w:rFonts w:hint="default" w:ascii="Wingdings" w:hAnsi="Wingdings"/>
      </w:rPr>
    </w:lvl>
  </w:abstractNum>
  <w:abstractNum w:abstractNumId="1" w15:restartNumberingAfterBreak="0">
    <w:nsid w:val="066D01A5"/>
    <w:multiLevelType w:val="hybridMultilevel"/>
    <w:tmpl w:val="FFFFFFFF"/>
    <w:lvl w:ilvl="0" w:tplc="E5A224E4">
      <w:start w:val="1"/>
      <w:numFmt w:val="decimal"/>
      <w:lvlText w:val="%1."/>
      <w:lvlJc w:val="left"/>
      <w:pPr>
        <w:ind w:left="720" w:hanging="360"/>
      </w:pPr>
    </w:lvl>
    <w:lvl w:ilvl="1" w:tplc="CC705B60">
      <w:start w:val="1"/>
      <w:numFmt w:val="lowerLetter"/>
      <w:lvlText w:val="%2."/>
      <w:lvlJc w:val="left"/>
      <w:pPr>
        <w:ind w:left="1440" w:hanging="360"/>
      </w:pPr>
    </w:lvl>
    <w:lvl w:ilvl="2" w:tplc="D11E28F2">
      <w:start w:val="1"/>
      <w:numFmt w:val="lowerRoman"/>
      <w:lvlText w:val="%3."/>
      <w:lvlJc w:val="right"/>
      <w:pPr>
        <w:ind w:left="2160" w:hanging="180"/>
      </w:pPr>
    </w:lvl>
    <w:lvl w:ilvl="3" w:tplc="274A8DA2">
      <w:start w:val="1"/>
      <w:numFmt w:val="decimal"/>
      <w:lvlText w:val="%4."/>
      <w:lvlJc w:val="left"/>
      <w:pPr>
        <w:ind w:left="2880" w:hanging="360"/>
      </w:pPr>
    </w:lvl>
    <w:lvl w:ilvl="4" w:tplc="0E589082">
      <w:start w:val="1"/>
      <w:numFmt w:val="lowerLetter"/>
      <w:lvlText w:val="%5."/>
      <w:lvlJc w:val="left"/>
      <w:pPr>
        <w:ind w:left="3600" w:hanging="360"/>
      </w:pPr>
    </w:lvl>
    <w:lvl w:ilvl="5" w:tplc="3A423F84">
      <w:start w:val="1"/>
      <w:numFmt w:val="lowerRoman"/>
      <w:lvlText w:val="%6."/>
      <w:lvlJc w:val="right"/>
      <w:pPr>
        <w:ind w:left="4320" w:hanging="180"/>
      </w:pPr>
    </w:lvl>
    <w:lvl w:ilvl="6" w:tplc="3544C020">
      <w:start w:val="1"/>
      <w:numFmt w:val="decimal"/>
      <w:lvlText w:val="%7."/>
      <w:lvlJc w:val="left"/>
      <w:pPr>
        <w:ind w:left="5040" w:hanging="360"/>
      </w:pPr>
    </w:lvl>
    <w:lvl w:ilvl="7" w:tplc="3992F3E8">
      <w:start w:val="1"/>
      <w:numFmt w:val="lowerLetter"/>
      <w:lvlText w:val="%8."/>
      <w:lvlJc w:val="left"/>
      <w:pPr>
        <w:ind w:left="5760" w:hanging="360"/>
      </w:pPr>
    </w:lvl>
    <w:lvl w:ilvl="8" w:tplc="C3CC2488">
      <w:start w:val="1"/>
      <w:numFmt w:val="lowerRoman"/>
      <w:lvlText w:val="%9."/>
      <w:lvlJc w:val="right"/>
      <w:pPr>
        <w:ind w:left="6480" w:hanging="180"/>
      </w:pPr>
    </w:lvl>
  </w:abstractNum>
  <w:abstractNum w:abstractNumId="2" w15:restartNumberingAfterBreak="0">
    <w:nsid w:val="0711CA5B"/>
    <w:multiLevelType w:val="hybridMultilevel"/>
    <w:tmpl w:val="C7F0E030"/>
    <w:lvl w:ilvl="0" w:tplc="11A2E808">
      <w:start w:val="1"/>
      <w:numFmt w:val="bullet"/>
      <w:lvlText w:val=""/>
      <w:lvlJc w:val="left"/>
      <w:pPr>
        <w:ind w:left="720" w:hanging="360"/>
      </w:pPr>
      <w:rPr>
        <w:rFonts w:hint="default" w:ascii="Symbol" w:hAnsi="Symbol"/>
      </w:rPr>
    </w:lvl>
    <w:lvl w:ilvl="1" w:tplc="410028A0">
      <w:start w:val="1"/>
      <w:numFmt w:val="bullet"/>
      <w:lvlText w:val="o"/>
      <w:lvlJc w:val="left"/>
      <w:pPr>
        <w:ind w:left="1440" w:hanging="360"/>
      </w:pPr>
      <w:rPr>
        <w:rFonts w:hint="default" w:ascii="Courier New" w:hAnsi="Courier New"/>
      </w:rPr>
    </w:lvl>
    <w:lvl w:ilvl="2" w:tplc="04800C7C">
      <w:start w:val="1"/>
      <w:numFmt w:val="bullet"/>
      <w:lvlText w:val=""/>
      <w:lvlJc w:val="left"/>
      <w:pPr>
        <w:ind w:left="2160" w:hanging="360"/>
      </w:pPr>
      <w:rPr>
        <w:rFonts w:hint="default" w:ascii="Wingdings" w:hAnsi="Wingdings"/>
      </w:rPr>
    </w:lvl>
    <w:lvl w:ilvl="3" w:tplc="480420E0">
      <w:start w:val="1"/>
      <w:numFmt w:val="bullet"/>
      <w:lvlText w:val=""/>
      <w:lvlJc w:val="left"/>
      <w:pPr>
        <w:ind w:left="2880" w:hanging="360"/>
      </w:pPr>
      <w:rPr>
        <w:rFonts w:hint="default" w:ascii="Symbol" w:hAnsi="Symbol"/>
      </w:rPr>
    </w:lvl>
    <w:lvl w:ilvl="4" w:tplc="71E6F6D4">
      <w:start w:val="1"/>
      <w:numFmt w:val="bullet"/>
      <w:lvlText w:val="o"/>
      <w:lvlJc w:val="left"/>
      <w:pPr>
        <w:ind w:left="3600" w:hanging="360"/>
      </w:pPr>
      <w:rPr>
        <w:rFonts w:hint="default" w:ascii="Courier New" w:hAnsi="Courier New"/>
      </w:rPr>
    </w:lvl>
    <w:lvl w:ilvl="5" w:tplc="A83EDC62">
      <w:start w:val="1"/>
      <w:numFmt w:val="bullet"/>
      <w:lvlText w:val=""/>
      <w:lvlJc w:val="left"/>
      <w:pPr>
        <w:ind w:left="4320" w:hanging="360"/>
      </w:pPr>
      <w:rPr>
        <w:rFonts w:hint="default" w:ascii="Wingdings" w:hAnsi="Wingdings"/>
      </w:rPr>
    </w:lvl>
    <w:lvl w:ilvl="6" w:tplc="5F80100C">
      <w:start w:val="1"/>
      <w:numFmt w:val="bullet"/>
      <w:lvlText w:val=""/>
      <w:lvlJc w:val="left"/>
      <w:pPr>
        <w:ind w:left="5040" w:hanging="360"/>
      </w:pPr>
      <w:rPr>
        <w:rFonts w:hint="default" w:ascii="Symbol" w:hAnsi="Symbol"/>
      </w:rPr>
    </w:lvl>
    <w:lvl w:ilvl="7" w:tplc="202C9EF2">
      <w:start w:val="1"/>
      <w:numFmt w:val="bullet"/>
      <w:lvlText w:val="o"/>
      <w:lvlJc w:val="left"/>
      <w:pPr>
        <w:ind w:left="5760" w:hanging="360"/>
      </w:pPr>
      <w:rPr>
        <w:rFonts w:hint="default" w:ascii="Courier New" w:hAnsi="Courier New"/>
      </w:rPr>
    </w:lvl>
    <w:lvl w:ilvl="8" w:tplc="26143628">
      <w:start w:val="1"/>
      <w:numFmt w:val="bullet"/>
      <w:lvlText w:val=""/>
      <w:lvlJc w:val="left"/>
      <w:pPr>
        <w:ind w:left="6480" w:hanging="360"/>
      </w:pPr>
      <w:rPr>
        <w:rFonts w:hint="default" w:ascii="Wingdings" w:hAnsi="Wingdings"/>
      </w:rPr>
    </w:lvl>
  </w:abstractNum>
  <w:abstractNum w:abstractNumId="3" w15:restartNumberingAfterBreak="0">
    <w:nsid w:val="089F0595"/>
    <w:multiLevelType w:val="hybridMultilevel"/>
    <w:tmpl w:val="214CA290"/>
    <w:lvl w:ilvl="0" w:tplc="1C5A01B2">
      <w:start w:val="1"/>
      <w:numFmt w:val="bullet"/>
      <w:lvlText w:val=""/>
      <w:lvlJc w:val="left"/>
      <w:pPr>
        <w:ind w:left="720" w:hanging="360"/>
      </w:pPr>
      <w:rPr>
        <w:rFonts w:hint="default" w:ascii="Symbol" w:hAnsi="Symbol"/>
      </w:rPr>
    </w:lvl>
    <w:lvl w:ilvl="1" w:tplc="5A70E018">
      <w:start w:val="1"/>
      <w:numFmt w:val="bullet"/>
      <w:lvlText w:val="o"/>
      <w:lvlJc w:val="left"/>
      <w:pPr>
        <w:ind w:left="1440" w:hanging="360"/>
      </w:pPr>
      <w:rPr>
        <w:rFonts w:hint="default" w:ascii="Courier New" w:hAnsi="Courier New"/>
      </w:rPr>
    </w:lvl>
    <w:lvl w:ilvl="2" w:tplc="B51ECB26">
      <w:start w:val="1"/>
      <w:numFmt w:val="bullet"/>
      <w:lvlText w:val=""/>
      <w:lvlJc w:val="left"/>
      <w:pPr>
        <w:ind w:left="2160" w:hanging="360"/>
      </w:pPr>
      <w:rPr>
        <w:rFonts w:hint="default" w:ascii="Wingdings" w:hAnsi="Wingdings"/>
      </w:rPr>
    </w:lvl>
    <w:lvl w:ilvl="3" w:tplc="25801A0A">
      <w:start w:val="1"/>
      <w:numFmt w:val="bullet"/>
      <w:lvlText w:val=""/>
      <w:lvlJc w:val="left"/>
      <w:pPr>
        <w:ind w:left="2880" w:hanging="360"/>
      </w:pPr>
      <w:rPr>
        <w:rFonts w:hint="default" w:ascii="Symbol" w:hAnsi="Symbol"/>
      </w:rPr>
    </w:lvl>
    <w:lvl w:ilvl="4" w:tplc="47F85E7E">
      <w:start w:val="1"/>
      <w:numFmt w:val="bullet"/>
      <w:lvlText w:val="o"/>
      <w:lvlJc w:val="left"/>
      <w:pPr>
        <w:ind w:left="3600" w:hanging="360"/>
      </w:pPr>
      <w:rPr>
        <w:rFonts w:hint="default" w:ascii="Courier New" w:hAnsi="Courier New"/>
      </w:rPr>
    </w:lvl>
    <w:lvl w:ilvl="5" w:tplc="94587944">
      <w:start w:val="1"/>
      <w:numFmt w:val="bullet"/>
      <w:lvlText w:val=""/>
      <w:lvlJc w:val="left"/>
      <w:pPr>
        <w:ind w:left="4320" w:hanging="360"/>
      </w:pPr>
      <w:rPr>
        <w:rFonts w:hint="default" w:ascii="Wingdings" w:hAnsi="Wingdings"/>
      </w:rPr>
    </w:lvl>
    <w:lvl w:ilvl="6" w:tplc="C67276D6">
      <w:start w:val="1"/>
      <w:numFmt w:val="bullet"/>
      <w:lvlText w:val=""/>
      <w:lvlJc w:val="left"/>
      <w:pPr>
        <w:ind w:left="5040" w:hanging="360"/>
      </w:pPr>
      <w:rPr>
        <w:rFonts w:hint="default" w:ascii="Symbol" w:hAnsi="Symbol"/>
      </w:rPr>
    </w:lvl>
    <w:lvl w:ilvl="7" w:tplc="7444EB92">
      <w:start w:val="1"/>
      <w:numFmt w:val="bullet"/>
      <w:lvlText w:val="o"/>
      <w:lvlJc w:val="left"/>
      <w:pPr>
        <w:ind w:left="5760" w:hanging="360"/>
      </w:pPr>
      <w:rPr>
        <w:rFonts w:hint="default" w:ascii="Courier New" w:hAnsi="Courier New"/>
      </w:rPr>
    </w:lvl>
    <w:lvl w:ilvl="8" w:tplc="D7906B26">
      <w:start w:val="1"/>
      <w:numFmt w:val="bullet"/>
      <w:lvlText w:val=""/>
      <w:lvlJc w:val="left"/>
      <w:pPr>
        <w:ind w:left="6480" w:hanging="360"/>
      </w:pPr>
      <w:rPr>
        <w:rFonts w:hint="default" w:ascii="Wingdings" w:hAnsi="Wingdings"/>
      </w:rPr>
    </w:lvl>
  </w:abstractNum>
  <w:abstractNum w:abstractNumId="4" w15:restartNumberingAfterBreak="0">
    <w:nsid w:val="0AAD3CA4"/>
    <w:multiLevelType w:val="multilevel"/>
    <w:tmpl w:val="47B2E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F450E9"/>
    <w:multiLevelType w:val="hybridMultilevel"/>
    <w:tmpl w:val="04E06788"/>
    <w:lvl w:ilvl="0" w:tplc="D4044FA0">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ED37870"/>
    <w:multiLevelType w:val="hybridMultilevel"/>
    <w:tmpl w:val="68CAAD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7F5120B"/>
    <w:multiLevelType w:val="hybridMultilevel"/>
    <w:tmpl w:val="C144FF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E8B6721"/>
    <w:multiLevelType w:val="hybridMultilevel"/>
    <w:tmpl w:val="FFFFFFFF"/>
    <w:lvl w:ilvl="0" w:tplc="CE2E4EB0">
      <w:start w:val="1"/>
      <w:numFmt w:val="decimal"/>
      <w:lvlText w:val="%1."/>
      <w:lvlJc w:val="left"/>
      <w:pPr>
        <w:ind w:left="720" w:hanging="360"/>
      </w:pPr>
    </w:lvl>
    <w:lvl w:ilvl="1" w:tplc="4A2021FC">
      <w:start w:val="1"/>
      <w:numFmt w:val="lowerLetter"/>
      <w:lvlText w:val="%2."/>
      <w:lvlJc w:val="left"/>
      <w:pPr>
        <w:ind w:left="1440" w:hanging="360"/>
      </w:pPr>
    </w:lvl>
    <w:lvl w:ilvl="2" w:tplc="4740E29A">
      <w:start w:val="1"/>
      <w:numFmt w:val="lowerRoman"/>
      <w:lvlText w:val="%3."/>
      <w:lvlJc w:val="right"/>
      <w:pPr>
        <w:ind w:left="2160" w:hanging="180"/>
      </w:pPr>
    </w:lvl>
    <w:lvl w:ilvl="3" w:tplc="DEB2F1CE">
      <w:start w:val="1"/>
      <w:numFmt w:val="decimal"/>
      <w:lvlText w:val="%4."/>
      <w:lvlJc w:val="left"/>
      <w:pPr>
        <w:ind w:left="2880" w:hanging="360"/>
      </w:pPr>
    </w:lvl>
    <w:lvl w:ilvl="4" w:tplc="097C2562">
      <w:start w:val="1"/>
      <w:numFmt w:val="lowerLetter"/>
      <w:lvlText w:val="%5."/>
      <w:lvlJc w:val="left"/>
      <w:pPr>
        <w:ind w:left="3600" w:hanging="360"/>
      </w:pPr>
    </w:lvl>
    <w:lvl w:ilvl="5" w:tplc="6D3874BA">
      <w:start w:val="1"/>
      <w:numFmt w:val="lowerRoman"/>
      <w:lvlText w:val="%6."/>
      <w:lvlJc w:val="right"/>
      <w:pPr>
        <w:ind w:left="4320" w:hanging="180"/>
      </w:pPr>
    </w:lvl>
    <w:lvl w:ilvl="6" w:tplc="A8F68A20">
      <w:start w:val="1"/>
      <w:numFmt w:val="decimal"/>
      <w:lvlText w:val="%7."/>
      <w:lvlJc w:val="left"/>
      <w:pPr>
        <w:ind w:left="5040" w:hanging="360"/>
      </w:pPr>
    </w:lvl>
    <w:lvl w:ilvl="7" w:tplc="59103722">
      <w:start w:val="1"/>
      <w:numFmt w:val="lowerLetter"/>
      <w:lvlText w:val="%8."/>
      <w:lvlJc w:val="left"/>
      <w:pPr>
        <w:ind w:left="5760" w:hanging="360"/>
      </w:pPr>
    </w:lvl>
    <w:lvl w:ilvl="8" w:tplc="85EAF884">
      <w:start w:val="1"/>
      <w:numFmt w:val="lowerRoman"/>
      <w:lvlText w:val="%9."/>
      <w:lvlJc w:val="right"/>
      <w:pPr>
        <w:ind w:left="6480" w:hanging="180"/>
      </w:pPr>
    </w:lvl>
  </w:abstractNum>
  <w:abstractNum w:abstractNumId="9" w15:restartNumberingAfterBreak="0">
    <w:nsid w:val="3F80946D"/>
    <w:multiLevelType w:val="hybridMultilevel"/>
    <w:tmpl w:val="7CC88F24"/>
    <w:lvl w:ilvl="0" w:tplc="DE867D2A">
      <w:start w:val="1"/>
      <w:numFmt w:val="bullet"/>
      <w:lvlText w:val=""/>
      <w:lvlJc w:val="left"/>
      <w:pPr>
        <w:ind w:left="720" w:hanging="360"/>
      </w:pPr>
      <w:rPr>
        <w:rFonts w:hint="default" w:ascii="Symbol" w:hAnsi="Symbol"/>
      </w:rPr>
    </w:lvl>
    <w:lvl w:ilvl="1" w:tplc="5922ED32">
      <w:start w:val="1"/>
      <w:numFmt w:val="bullet"/>
      <w:lvlText w:val="o"/>
      <w:lvlJc w:val="left"/>
      <w:pPr>
        <w:ind w:left="1440" w:hanging="360"/>
      </w:pPr>
      <w:rPr>
        <w:rFonts w:hint="default" w:ascii="Courier New" w:hAnsi="Courier New"/>
      </w:rPr>
    </w:lvl>
    <w:lvl w:ilvl="2" w:tplc="589A9CD8">
      <w:start w:val="1"/>
      <w:numFmt w:val="bullet"/>
      <w:lvlText w:val=""/>
      <w:lvlJc w:val="left"/>
      <w:pPr>
        <w:ind w:left="2160" w:hanging="360"/>
      </w:pPr>
      <w:rPr>
        <w:rFonts w:hint="default" w:ascii="Wingdings" w:hAnsi="Wingdings"/>
      </w:rPr>
    </w:lvl>
    <w:lvl w:ilvl="3" w:tplc="88FE1ED8">
      <w:start w:val="1"/>
      <w:numFmt w:val="bullet"/>
      <w:lvlText w:val=""/>
      <w:lvlJc w:val="left"/>
      <w:pPr>
        <w:ind w:left="2880" w:hanging="360"/>
      </w:pPr>
      <w:rPr>
        <w:rFonts w:hint="default" w:ascii="Symbol" w:hAnsi="Symbol"/>
      </w:rPr>
    </w:lvl>
    <w:lvl w:ilvl="4" w:tplc="B2A88D70">
      <w:start w:val="1"/>
      <w:numFmt w:val="bullet"/>
      <w:lvlText w:val="o"/>
      <w:lvlJc w:val="left"/>
      <w:pPr>
        <w:ind w:left="3600" w:hanging="360"/>
      </w:pPr>
      <w:rPr>
        <w:rFonts w:hint="default" w:ascii="Courier New" w:hAnsi="Courier New"/>
      </w:rPr>
    </w:lvl>
    <w:lvl w:ilvl="5" w:tplc="9266D9F6">
      <w:start w:val="1"/>
      <w:numFmt w:val="bullet"/>
      <w:lvlText w:val=""/>
      <w:lvlJc w:val="left"/>
      <w:pPr>
        <w:ind w:left="4320" w:hanging="360"/>
      </w:pPr>
      <w:rPr>
        <w:rFonts w:hint="default" w:ascii="Wingdings" w:hAnsi="Wingdings"/>
      </w:rPr>
    </w:lvl>
    <w:lvl w:ilvl="6" w:tplc="7494C0BE">
      <w:start w:val="1"/>
      <w:numFmt w:val="bullet"/>
      <w:lvlText w:val=""/>
      <w:lvlJc w:val="left"/>
      <w:pPr>
        <w:ind w:left="5040" w:hanging="360"/>
      </w:pPr>
      <w:rPr>
        <w:rFonts w:hint="default" w:ascii="Symbol" w:hAnsi="Symbol"/>
      </w:rPr>
    </w:lvl>
    <w:lvl w:ilvl="7" w:tplc="CBD2CFB6">
      <w:start w:val="1"/>
      <w:numFmt w:val="bullet"/>
      <w:lvlText w:val="o"/>
      <w:lvlJc w:val="left"/>
      <w:pPr>
        <w:ind w:left="5760" w:hanging="360"/>
      </w:pPr>
      <w:rPr>
        <w:rFonts w:hint="default" w:ascii="Courier New" w:hAnsi="Courier New"/>
      </w:rPr>
    </w:lvl>
    <w:lvl w:ilvl="8" w:tplc="02F60CFC">
      <w:start w:val="1"/>
      <w:numFmt w:val="bullet"/>
      <w:lvlText w:val=""/>
      <w:lvlJc w:val="left"/>
      <w:pPr>
        <w:ind w:left="6480" w:hanging="360"/>
      </w:pPr>
      <w:rPr>
        <w:rFonts w:hint="default" w:ascii="Wingdings" w:hAnsi="Wingdings"/>
      </w:rPr>
    </w:lvl>
  </w:abstractNum>
  <w:abstractNum w:abstractNumId="10" w15:restartNumberingAfterBreak="0">
    <w:nsid w:val="4831210E"/>
    <w:multiLevelType w:val="hybridMultilevel"/>
    <w:tmpl w:val="FFFFFFFF"/>
    <w:lvl w:ilvl="0" w:tplc="652CC026">
      <w:start w:val="1"/>
      <w:numFmt w:val="decimal"/>
      <w:lvlText w:val="%1."/>
      <w:lvlJc w:val="left"/>
      <w:pPr>
        <w:ind w:left="720" w:hanging="360"/>
      </w:pPr>
    </w:lvl>
    <w:lvl w:ilvl="1" w:tplc="F252B4AC">
      <w:start w:val="1"/>
      <w:numFmt w:val="lowerLetter"/>
      <w:lvlText w:val="%2."/>
      <w:lvlJc w:val="left"/>
      <w:pPr>
        <w:ind w:left="1440" w:hanging="360"/>
      </w:pPr>
    </w:lvl>
    <w:lvl w:ilvl="2" w:tplc="B3100EB8">
      <w:start w:val="1"/>
      <w:numFmt w:val="lowerRoman"/>
      <w:lvlText w:val="%3."/>
      <w:lvlJc w:val="right"/>
      <w:pPr>
        <w:ind w:left="2160" w:hanging="180"/>
      </w:pPr>
    </w:lvl>
    <w:lvl w:ilvl="3" w:tplc="208C0AB4">
      <w:start w:val="1"/>
      <w:numFmt w:val="decimal"/>
      <w:lvlText w:val="%4."/>
      <w:lvlJc w:val="left"/>
      <w:pPr>
        <w:ind w:left="2880" w:hanging="360"/>
      </w:pPr>
    </w:lvl>
    <w:lvl w:ilvl="4" w:tplc="1518A096">
      <w:start w:val="1"/>
      <w:numFmt w:val="lowerLetter"/>
      <w:lvlText w:val="%5."/>
      <w:lvlJc w:val="left"/>
      <w:pPr>
        <w:ind w:left="3600" w:hanging="360"/>
      </w:pPr>
    </w:lvl>
    <w:lvl w:ilvl="5" w:tplc="1BA60312">
      <w:start w:val="1"/>
      <w:numFmt w:val="lowerRoman"/>
      <w:lvlText w:val="%6."/>
      <w:lvlJc w:val="right"/>
      <w:pPr>
        <w:ind w:left="4320" w:hanging="180"/>
      </w:pPr>
    </w:lvl>
    <w:lvl w:ilvl="6" w:tplc="2A7C53B6">
      <w:start w:val="1"/>
      <w:numFmt w:val="decimal"/>
      <w:lvlText w:val="%7."/>
      <w:lvlJc w:val="left"/>
      <w:pPr>
        <w:ind w:left="5040" w:hanging="360"/>
      </w:pPr>
    </w:lvl>
    <w:lvl w:ilvl="7" w:tplc="D6668566">
      <w:start w:val="1"/>
      <w:numFmt w:val="lowerLetter"/>
      <w:lvlText w:val="%8."/>
      <w:lvlJc w:val="left"/>
      <w:pPr>
        <w:ind w:left="5760" w:hanging="360"/>
      </w:pPr>
    </w:lvl>
    <w:lvl w:ilvl="8" w:tplc="21147B5A">
      <w:start w:val="1"/>
      <w:numFmt w:val="lowerRoman"/>
      <w:lvlText w:val="%9."/>
      <w:lvlJc w:val="right"/>
      <w:pPr>
        <w:ind w:left="6480" w:hanging="180"/>
      </w:pPr>
    </w:lvl>
  </w:abstractNum>
  <w:abstractNum w:abstractNumId="11" w15:restartNumberingAfterBreak="0">
    <w:nsid w:val="5A0B2548"/>
    <w:multiLevelType w:val="hybridMultilevel"/>
    <w:tmpl w:val="BEFC7C7C"/>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6584AA52"/>
    <w:multiLevelType w:val="hybridMultilevel"/>
    <w:tmpl w:val="89061EB0"/>
    <w:lvl w:ilvl="0" w:tplc="B4B05184">
      <w:start w:val="1"/>
      <w:numFmt w:val="decimal"/>
      <w:lvlText w:val="%1."/>
      <w:lvlJc w:val="left"/>
      <w:pPr>
        <w:ind w:left="720" w:hanging="360"/>
      </w:pPr>
    </w:lvl>
    <w:lvl w:ilvl="1" w:tplc="A0FA310E">
      <w:start w:val="1"/>
      <w:numFmt w:val="lowerLetter"/>
      <w:lvlText w:val="%2."/>
      <w:lvlJc w:val="left"/>
      <w:pPr>
        <w:ind w:left="1440" w:hanging="360"/>
      </w:pPr>
    </w:lvl>
    <w:lvl w:ilvl="2" w:tplc="45A8D1F2">
      <w:start w:val="1"/>
      <w:numFmt w:val="lowerRoman"/>
      <w:lvlText w:val="%3."/>
      <w:lvlJc w:val="right"/>
      <w:pPr>
        <w:ind w:left="2160" w:hanging="180"/>
      </w:pPr>
    </w:lvl>
    <w:lvl w:ilvl="3" w:tplc="E7123B9E">
      <w:start w:val="1"/>
      <w:numFmt w:val="decimal"/>
      <w:lvlText w:val="%4."/>
      <w:lvlJc w:val="left"/>
      <w:pPr>
        <w:ind w:left="2880" w:hanging="360"/>
      </w:pPr>
    </w:lvl>
    <w:lvl w:ilvl="4" w:tplc="9E0809DA">
      <w:start w:val="1"/>
      <w:numFmt w:val="lowerLetter"/>
      <w:lvlText w:val="%5."/>
      <w:lvlJc w:val="left"/>
      <w:pPr>
        <w:ind w:left="3600" w:hanging="360"/>
      </w:pPr>
    </w:lvl>
    <w:lvl w:ilvl="5" w:tplc="5594A308">
      <w:start w:val="1"/>
      <w:numFmt w:val="lowerRoman"/>
      <w:lvlText w:val="%6."/>
      <w:lvlJc w:val="right"/>
      <w:pPr>
        <w:ind w:left="4320" w:hanging="180"/>
      </w:pPr>
    </w:lvl>
    <w:lvl w:ilvl="6" w:tplc="DB249C2E">
      <w:start w:val="1"/>
      <w:numFmt w:val="decimal"/>
      <w:lvlText w:val="%7."/>
      <w:lvlJc w:val="left"/>
      <w:pPr>
        <w:ind w:left="5040" w:hanging="360"/>
      </w:pPr>
    </w:lvl>
    <w:lvl w:ilvl="7" w:tplc="FF8EB92C">
      <w:start w:val="1"/>
      <w:numFmt w:val="lowerLetter"/>
      <w:lvlText w:val="%8."/>
      <w:lvlJc w:val="left"/>
      <w:pPr>
        <w:ind w:left="5760" w:hanging="360"/>
      </w:pPr>
    </w:lvl>
    <w:lvl w:ilvl="8" w:tplc="3ED2546A">
      <w:start w:val="1"/>
      <w:numFmt w:val="lowerRoman"/>
      <w:lvlText w:val="%9."/>
      <w:lvlJc w:val="right"/>
      <w:pPr>
        <w:ind w:left="6480" w:hanging="180"/>
      </w:pPr>
    </w:lvl>
  </w:abstractNum>
  <w:abstractNum w:abstractNumId="13" w15:restartNumberingAfterBreak="0">
    <w:nsid w:val="6F0D7E45"/>
    <w:multiLevelType w:val="hybridMultilevel"/>
    <w:tmpl w:val="FFFFFFFF"/>
    <w:lvl w:ilvl="0" w:tplc="7DD6F3CE">
      <w:start w:val="1"/>
      <w:numFmt w:val="decimal"/>
      <w:lvlText w:val="%1."/>
      <w:lvlJc w:val="left"/>
      <w:pPr>
        <w:ind w:left="720" w:hanging="360"/>
      </w:pPr>
    </w:lvl>
    <w:lvl w:ilvl="1" w:tplc="CEBA6A3A">
      <w:start w:val="1"/>
      <w:numFmt w:val="lowerLetter"/>
      <w:lvlText w:val="%2."/>
      <w:lvlJc w:val="left"/>
      <w:pPr>
        <w:ind w:left="1440" w:hanging="360"/>
      </w:pPr>
    </w:lvl>
    <w:lvl w:ilvl="2" w:tplc="B35A1D38">
      <w:start w:val="1"/>
      <w:numFmt w:val="lowerRoman"/>
      <w:lvlText w:val="%3."/>
      <w:lvlJc w:val="right"/>
      <w:pPr>
        <w:ind w:left="2160" w:hanging="180"/>
      </w:pPr>
    </w:lvl>
    <w:lvl w:ilvl="3" w:tplc="441C3804">
      <w:start w:val="1"/>
      <w:numFmt w:val="decimal"/>
      <w:lvlText w:val="%4."/>
      <w:lvlJc w:val="left"/>
      <w:pPr>
        <w:ind w:left="2880" w:hanging="360"/>
      </w:pPr>
    </w:lvl>
    <w:lvl w:ilvl="4" w:tplc="5F5A63B2">
      <w:start w:val="1"/>
      <w:numFmt w:val="lowerLetter"/>
      <w:lvlText w:val="%5."/>
      <w:lvlJc w:val="left"/>
      <w:pPr>
        <w:ind w:left="3600" w:hanging="360"/>
      </w:pPr>
    </w:lvl>
    <w:lvl w:ilvl="5" w:tplc="F8324F20">
      <w:start w:val="1"/>
      <w:numFmt w:val="lowerRoman"/>
      <w:lvlText w:val="%6."/>
      <w:lvlJc w:val="right"/>
      <w:pPr>
        <w:ind w:left="4320" w:hanging="180"/>
      </w:pPr>
    </w:lvl>
    <w:lvl w:ilvl="6" w:tplc="DE54BFC4">
      <w:start w:val="1"/>
      <w:numFmt w:val="decimal"/>
      <w:lvlText w:val="%7."/>
      <w:lvlJc w:val="left"/>
      <w:pPr>
        <w:ind w:left="5040" w:hanging="360"/>
      </w:pPr>
    </w:lvl>
    <w:lvl w:ilvl="7" w:tplc="54887848">
      <w:start w:val="1"/>
      <w:numFmt w:val="lowerLetter"/>
      <w:lvlText w:val="%8."/>
      <w:lvlJc w:val="left"/>
      <w:pPr>
        <w:ind w:left="5760" w:hanging="360"/>
      </w:pPr>
    </w:lvl>
    <w:lvl w:ilvl="8" w:tplc="F0904B80">
      <w:start w:val="1"/>
      <w:numFmt w:val="lowerRoman"/>
      <w:lvlText w:val="%9."/>
      <w:lvlJc w:val="right"/>
      <w:pPr>
        <w:ind w:left="6480" w:hanging="180"/>
      </w:pPr>
    </w:lvl>
  </w:abstractNum>
  <w:abstractNum w:abstractNumId="14" w15:restartNumberingAfterBreak="0">
    <w:nsid w:val="71468168"/>
    <w:multiLevelType w:val="hybridMultilevel"/>
    <w:tmpl w:val="F1E81B3A"/>
    <w:lvl w:ilvl="0" w:tplc="EAEE3DEC">
      <w:start w:val="1"/>
      <w:numFmt w:val="bullet"/>
      <w:lvlText w:val=""/>
      <w:lvlJc w:val="left"/>
      <w:pPr>
        <w:ind w:left="720" w:hanging="360"/>
      </w:pPr>
      <w:rPr>
        <w:rFonts w:hint="default" w:ascii="Symbol" w:hAnsi="Symbol"/>
      </w:rPr>
    </w:lvl>
    <w:lvl w:ilvl="1" w:tplc="02BEAC52">
      <w:start w:val="1"/>
      <w:numFmt w:val="bullet"/>
      <w:lvlText w:val="o"/>
      <w:lvlJc w:val="left"/>
      <w:pPr>
        <w:ind w:left="1440" w:hanging="360"/>
      </w:pPr>
      <w:rPr>
        <w:rFonts w:hint="default" w:ascii="Courier New" w:hAnsi="Courier New"/>
      </w:rPr>
    </w:lvl>
    <w:lvl w:ilvl="2" w:tplc="7A186308">
      <w:start w:val="1"/>
      <w:numFmt w:val="bullet"/>
      <w:lvlText w:val=""/>
      <w:lvlJc w:val="left"/>
      <w:pPr>
        <w:ind w:left="2160" w:hanging="360"/>
      </w:pPr>
      <w:rPr>
        <w:rFonts w:hint="default" w:ascii="Wingdings" w:hAnsi="Wingdings"/>
      </w:rPr>
    </w:lvl>
    <w:lvl w:ilvl="3" w:tplc="A81A7E20">
      <w:start w:val="1"/>
      <w:numFmt w:val="bullet"/>
      <w:lvlText w:val=""/>
      <w:lvlJc w:val="left"/>
      <w:pPr>
        <w:ind w:left="2880" w:hanging="360"/>
      </w:pPr>
      <w:rPr>
        <w:rFonts w:hint="default" w:ascii="Symbol" w:hAnsi="Symbol"/>
      </w:rPr>
    </w:lvl>
    <w:lvl w:ilvl="4" w:tplc="FE9A24C6">
      <w:start w:val="1"/>
      <w:numFmt w:val="bullet"/>
      <w:lvlText w:val="o"/>
      <w:lvlJc w:val="left"/>
      <w:pPr>
        <w:ind w:left="3600" w:hanging="360"/>
      </w:pPr>
      <w:rPr>
        <w:rFonts w:hint="default" w:ascii="Courier New" w:hAnsi="Courier New"/>
      </w:rPr>
    </w:lvl>
    <w:lvl w:ilvl="5" w:tplc="094AD790">
      <w:start w:val="1"/>
      <w:numFmt w:val="bullet"/>
      <w:lvlText w:val=""/>
      <w:lvlJc w:val="left"/>
      <w:pPr>
        <w:ind w:left="4320" w:hanging="360"/>
      </w:pPr>
      <w:rPr>
        <w:rFonts w:hint="default" w:ascii="Wingdings" w:hAnsi="Wingdings"/>
      </w:rPr>
    </w:lvl>
    <w:lvl w:ilvl="6" w:tplc="561E3ED0">
      <w:start w:val="1"/>
      <w:numFmt w:val="bullet"/>
      <w:lvlText w:val=""/>
      <w:lvlJc w:val="left"/>
      <w:pPr>
        <w:ind w:left="5040" w:hanging="360"/>
      </w:pPr>
      <w:rPr>
        <w:rFonts w:hint="default" w:ascii="Symbol" w:hAnsi="Symbol"/>
      </w:rPr>
    </w:lvl>
    <w:lvl w:ilvl="7" w:tplc="0A20F2AA">
      <w:start w:val="1"/>
      <w:numFmt w:val="bullet"/>
      <w:lvlText w:val="o"/>
      <w:lvlJc w:val="left"/>
      <w:pPr>
        <w:ind w:left="5760" w:hanging="360"/>
      </w:pPr>
      <w:rPr>
        <w:rFonts w:hint="default" w:ascii="Courier New" w:hAnsi="Courier New"/>
      </w:rPr>
    </w:lvl>
    <w:lvl w:ilvl="8" w:tplc="012C6AEA">
      <w:start w:val="1"/>
      <w:numFmt w:val="bullet"/>
      <w:lvlText w:val=""/>
      <w:lvlJc w:val="left"/>
      <w:pPr>
        <w:ind w:left="6480" w:hanging="360"/>
      </w:pPr>
      <w:rPr>
        <w:rFonts w:hint="default" w:ascii="Wingdings" w:hAnsi="Wingdings"/>
      </w:rPr>
    </w:lvl>
  </w:abstractNum>
  <w:abstractNum w:abstractNumId="15" w15:restartNumberingAfterBreak="0">
    <w:nsid w:val="72ED34D1"/>
    <w:multiLevelType w:val="hybridMultilevel"/>
    <w:tmpl w:val="F5E01A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7A412B12"/>
    <w:multiLevelType w:val="hybridMultilevel"/>
    <w:tmpl w:val="413E42BA"/>
    <w:lvl w:ilvl="0" w:tplc="26563BD2">
      <w:start w:val="1"/>
      <w:numFmt w:val="decimal"/>
      <w:lvlText w:val="%1."/>
      <w:lvlJc w:val="left"/>
      <w:pPr>
        <w:ind w:left="720" w:hanging="360"/>
      </w:pPr>
    </w:lvl>
    <w:lvl w:ilvl="1" w:tplc="68308EE2">
      <w:start w:val="1"/>
      <w:numFmt w:val="lowerLetter"/>
      <w:lvlText w:val="%2."/>
      <w:lvlJc w:val="left"/>
      <w:pPr>
        <w:ind w:left="1440" w:hanging="360"/>
      </w:pPr>
    </w:lvl>
    <w:lvl w:ilvl="2" w:tplc="F04E757C">
      <w:start w:val="1"/>
      <w:numFmt w:val="lowerRoman"/>
      <w:lvlText w:val="%3."/>
      <w:lvlJc w:val="right"/>
      <w:pPr>
        <w:ind w:left="2160" w:hanging="180"/>
      </w:pPr>
    </w:lvl>
    <w:lvl w:ilvl="3" w:tplc="98603F64">
      <w:start w:val="1"/>
      <w:numFmt w:val="decimal"/>
      <w:lvlText w:val="%4."/>
      <w:lvlJc w:val="left"/>
      <w:pPr>
        <w:ind w:left="2880" w:hanging="360"/>
      </w:pPr>
    </w:lvl>
    <w:lvl w:ilvl="4" w:tplc="69405AB6">
      <w:start w:val="1"/>
      <w:numFmt w:val="lowerLetter"/>
      <w:lvlText w:val="%5."/>
      <w:lvlJc w:val="left"/>
      <w:pPr>
        <w:ind w:left="3600" w:hanging="360"/>
      </w:pPr>
    </w:lvl>
    <w:lvl w:ilvl="5" w:tplc="92D22234">
      <w:start w:val="1"/>
      <w:numFmt w:val="lowerRoman"/>
      <w:lvlText w:val="%6."/>
      <w:lvlJc w:val="right"/>
      <w:pPr>
        <w:ind w:left="4320" w:hanging="180"/>
      </w:pPr>
    </w:lvl>
    <w:lvl w:ilvl="6" w:tplc="885001CA">
      <w:start w:val="1"/>
      <w:numFmt w:val="decimal"/>
      <w:lvlText w:val="%7."/>
      <w:lvlJc w:val="left"/>
      <w:pPr>
        <w:ind w:left="5040" w:hanging="360"/>
      </w:pPr>
    </w:lvl>
    <w:lvl w:ilvl="7" w:tplc="0318010A">
      <w:start w:val="1"/>
      <w:numFmt w:val="lowerLetter"/>
      <w:lvlText w:val="%8."/>
      <w:lvlJc w:val="left"/>
      <w:pPr>
        <w:ind w:left="5760" w:hanging="360"/>
      </w:pPr>
    </w:lvl>
    <w:lvl w:ilvl="8" w:tplc="5978C5E4">
      <w:start w:val="1"/>
      <w:numFmt w:val="lowerRoman"/>
      <w:lvlText w:val="%9."/>
      <w:lvlJc w:val="right"/>
      <w:pPr>
        <w:ind w:left="6480" w:hanging="180"/>
      </w:pPr>
    </w:lvl>
  </w:abstractNum>
  <w:abstractNum w:abstractNumId="17" w15:restartNumberingAfterBreak="0">
    <w:nsid w:val="7C966AC7"/>
    <w:multiLevelType w:val="hybridMultilevel"/>
    <w:tmpl w:val="EAA0BC9A"/>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1">
      <w:start w:val="1"/>
      <w:numFmt w:val="bullet"/>
      <w:lvlText w:val=""/>
      <w:lvlJc w:val="left"/>
      <w:pPr>
        <w:ind w:left="2880" w:hanging="360"/>
      </w:pPr>
      <w:rPr>
        <w:rFonts w:hint="default" w:ascii="Symbol" w:hAnsi="Symbol"/>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7FB236BF"/>
    <w:multiLevelType w:val="hybridMultilevel"/>
    <w:tmpl w:val="44409B52"/>
    <w:lvl w:ilvl="0" w:tplc="4530CE52">
      <w:start w:val="1"/>
      <w:numFmt w:val="decimal"/>
      <w:lvlText w:val="%1."/>
      <w:lvlJc w:val="left"/>
      <w:pPr>
        <w:ind w:left="720" w:hanging="360"/>
      </w:pPr>
    </w:lvl>
    <w:lvl w:ilvl="1" w:tplc="AF08600A">
      <w:start w:val="1"/>
      <w:numFmt w:val="lowerLetter"/>
      <w:lvlText w:val="%2."/>
      <w:lvlJc w:val="left"/>
      <w:pPr>
        <w:ind w:left="1440" w:hanging="360"/>
      </w:pPr>
    </w:lvl>
    <w:lvl w:ilvl="2" w:tplc="E2E8695C">
      <w:start w:val="1"/>
      <w:numFmt w:val="lowerRoman"/>
      <w:lvlText w:val="%3."/>
      <w:lvlJc w:val="right"/>
      <w:pPr>
        <w:ind w:left="2160" w:hanging="180"/>
      </w:pPr>
    </w:lvl>
    <w:lvl w:ilvl="3" w:tplc="89BED89A">
      <w:start w:val="1"/>
      <w:numFmt w:val="decimal"/>
      <w:lvlText w:val="%4."/>
      <w:lvlJc w:val="left"/>
      <w:pPr>
        <w:ind w:left="2880" w:hanging="360"/>
      </w:pPr>
    </w:lvl>
    <w:lvl w:ilvl="4" w:tplc="16FC484C">
      <w:start w:val="1"/>
      <w:numFmt w:val="lowerLetter"/>
      <w:lvlText w:val="%5."/>
      <w:lvlJc w:val="left"/>
      <w:pPr>
        <w:ind w:left="3600" w:hanging="360"/>
      </w:pPr>
    </w:lvl>
    <w:lvl w:ilvl="5" w:tplc="23BC62E6">
      <w:start w:val="1"/>
      <w:numFmt w:val="lowerRoman"/>
      <w:lvlText w:val="%6."/>
      <w:lvlJc w:val="right"/>
      <w:pPr>
        <w:ind w:left="4320" w:hanging="180"/>
      </w:pPr>
    </w:lvl>
    <w:lvl w:ilvl="6" w:tplc="6FA233A6">
      <w:start w:val="1"/>
      <w:numFmt w:val="decimal"/>
      <w:lvlText w:val="%7."/>
      <w:lvlJc w:val="left"/>
      <w:pPr>
        <w:ind w:left="5040" w:hanging="360"/>
      </w:pPr>
    </w:lvl>
    <w:lvl w:ilvl="7" w:tplc="DCDA2DE8">
      <w:start w:val="1"/>
      <w:numFmt w:val="lowerLetter"/>
      <w:lvlText w:val="%8."/>
      <w:lvlJc w:val="left"/>
      <w:pPr>
        <w:ind w:left="5760" w:hanging="360"/>
      </w:pPr>
    </w:lvl>
    <w:lvl w:ilvl="8" w:tplc="8D6CE354">
      <w:start w:val="1"/>
      <w:numFmt w:val="lowerRoman"/>
      <w:lvlText w:val="%9."/>
      <w:lvlJc w:val="right"/>
      <w:pPr>
        <w:ind w:left="6480" w:hanging="180"/>
      </w:pPr>
    </w:lvl>
  </w:abstractNum>
  <w:num w:numId="20">
    <w:abstractNumId w:val="19"/>
  </w:num>
  <w:num w:numId="1" w16cid:durableId="784813094">
    <w:abstractNumId w:val="3"/>
  </w:num>
  <w:num w:numId="2" w16cid:durableId="1044136194">
    <w:abstractNumId w:val="0"/>
  </w:num>
  <w:num w:numId="3" w16cid:durableId="1074739989">
    <w:abstractNumId w:val="2"/>
  </w:num>
  <w:num w:numId="4" w16cid:durableId="166600931">
    <w:abstractNumId w:val="9"/>
  </w:num>
  <w:num w:numId="5" w16cid:durableId="704719194">
    <w:abstractNumId w:val="14"/>
  </w:num>
  <w:num w:numId="6" w16cid:durableId="1330254890">
    <w:abstractNumId w:val="12"/>
  </w:num>
  <w:num w:numId="7" w16cid:durableId="1626808416">
    <w:abstractNumId w:val="18"/>
  </w:num>
  <w:num w:numId="8" w16cid:durableId="599722562">
    <w:abstractNumId w:val="16"/>
  </w:num>
  <w:num w:numId="9" w16cid:durableId="169177202">
    <w:abstractNumId w:val="1"/>
  </w:num>
  <w:num w:numId="10" w16cid:durableId="1784498580">
    <w:abstractNumId w:val="5"/>
  </w:num>
  <w:num w:numId="11" w16cid:durableId="714431933">
    <w:abstractNumId w:val="13"/>
  </w:num>
  <w:num w:numId="12" w16cid:durableId="128862256">
    <w:abstractNumId w:val="4"/>
  </w:num>
  <w:num w:numId="13" w16cid:durableId="984162352">
    <w:abstractNumId w:val="10"/>
  </w:num>
  <w:num w:numId="14" w16cid:durableId="787505823">
    <w:abstractNumId w:val="8"/>
  </w:num>
  <w:num w:numId="15" w16cid:durableId="876506409">
    <w:abstractNumId w:val="17"/>
  </w:num>
  <w:num w:numId="16" w16cid:durableId="1719082982">
    <w:abstractNumId w:val="11"/>
  </w:num>
  <w:num w:numId="17" w16cid:durableId="1213155610">
    <w:abstractNumId w:val="7"/>
  </w:num>
  <w:num w:numId="18" w16cid:durableId="317345095">
    <w:abstractNumId w:val="15"/>
  </w:num>
  <w:num w:numId="19" w16cid:durableId="1212425775">
    <w:abstractNumId w:val="6"/>
  </w:num>
</w:numbering>
</file>

<file path=word/people.xml><?xml version="1.0" encoding="utf-8"?>
<w15:people xmlns:mc="http://schemas.openxmlformats.org/markup-compatibility/2006" xmlns:w15="http://schemas.microsoft.com/office/word/2012/wordml" mc:Ignorable="w15">
  <w15:person w15:author="Jolene Haley(UST,US)">
    <w15:presenceInfo w15:providerId="AD" w15:userId="S::292688@ust.com::c46a222a-428a-486d-83c0-e2983fe524f6"/>
  </w15:person>
  <w15:person w15:author="Angela King(UST,US)">
    <w15:presenceInfo w15:providerId="AD" w15:userId="S::287055@ust.com::8c1cc25c-f17e-4a62-b68f-87edc12e4cd5"/>
  </w15:person>
  <w15:person w15:author="Michael Stephenson(UST,US)">
    <w15:presenceInfo w15:providerId="AD" w15:userId="S::284164@ust.com::3fe275b0-3a0a-4dec-8dd3-4ec810e5fe6a"/>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25"/>
    <w:rsid w:val="00002C09"/>
    <w:rsid w:val="0000414F"/>
    <w:rsid w:val="000062E3"/>
    <w:rsid w:val="000078EC"/>
    <w:rsid w:val="000108E4"/>
    <w:rsid w:val="00010F40"/>
    <w:rsid w:val="00014585"/>
    <w:rsid w:val="000151BF"/>
    <w:rsid w:val="0001642F"/>
    <w:rsid w:val="00025652"/>
    <w:rsid w:val="00026612"/>
    <w:rsid w:val="00026EEB"/>
    <w:rsid w:val="00032B69"/>
    <w:rsid w:val="00041F01"/>
    <w:rsid w:val="00045BAC"/>
    <w:rsid w:val="000603CF"/>
    <w:rsid w:val="0006496C"/>
    <w:rsid w:val="00070FC2"/>
    <w:rsid w:val="000711AE"/>
    <w:rsid w:val="000760B2"/>
    <w:rsid w:val="0008060C"/>
    <w:rsid w:val="000852AC"/>
    <w:rsid w:val="00085F64"/>
    <w:rsid w:val="0008719D"/>
    <w:rsid w:val="00087DCB"/>
    <w:rsid w:val="00093200"/>
    <w:rsid w:val="000967B3"/>
    <w:rsid w:val="000A0704"/>
    <w:rsid w:val="000A0E68"/>
    <w:rsid w:val="000B250F"/>
    <w:rsid w:val="000C0D61"/>
    <w:rsid w:val="000C1A5D"/>
    <w:rsid w:val="000C728E"/>
    <w:rsid w:val="000C7AEB"/>
    <w:rsid w:val="000D05F0"/>
    <w:rsid w:val="000D426C"/>
    <w:rsid w:val="000E0D25"/>
    <w:rsid w:val="000F429B"/>
    <w:rsid w:val="000F65AC"/>
    <w:rsid w:val="001015E4"/>
    <w:rsid w:val="00117A44"/>
    <w:rsid w:val="00117D1A"/>
    <w:rsid w:val="0012013C"/>
    <w:rsid w:val="00124CFA"/>
    <w:rsid w:val="00124EFF"/>
    <w:rsid w:val="00133671"/>
    <w:rsid w:val="00134E69"/>
    <w:rsid w:val="00136FA6"/>
    <w:rsid w:val="00137791"/>
    <w:rsid w:val="001409CA"/>
    <w:rsid w:val="00145BDD"/>
    <w:rsid w:val="001478C1"/>
    <w:rsid w:val="001639E4"/>
    <w:rsid w:val="00165B8C"/>
    <w:rsid w:val="001675FB"/>
    <w:rsid w:val="001714E6"/>
    <w:rsid w:val="0018069C"/>
    <w:rsid w:val="001814B1"/>
    <w:rsid w:val="00181A8D"/>
    <w:rsid w:val="00184551"/>
    <w:rsid w:val="00190D03"/>
    <w:rsid w:val="001924CA"/>
    <w:rsid w:val="00192E49"/>
    <w:rsid w:val="0019457F"/>
    <w:rsid w:val="0019469A"/>
    <w:rsid w:val="001A00AC"/>
    <w:rsid w:val="001A109E"/>
    <w:rsid w:val="001A407A"/>
    <w:rsid w:val="001A5366"/>
    <w:rsid w:val="001B2401"/>
    <w:rsid w:val="001C6AEE"/>
    <w:rsid w:val="001C7AD3"/>
    <w:rsid w:val="001D5DFD"/>
    <w:rsid w:val="001E0C5B"/>
    <w:rsid w:val="001E1923"/>
    <w:rsid w:val="001F40DB"/>
    <w:rsid w:val="0021463A"/>
    <w:rsid w:val="00214B6C"/>
    <w:rsid w:val="0022494D"/>
    <w:rsid w:val="002256EE"/>
    <w:rsid w:val="00226525"/>
    <w:rsid w:val="00233038"/>
    <w:rsid w:val="002344F8"/>
    <w:rsid w:val="002356AC"/>
    <w:rsid w:val="002364F5"/>
    <w:rsid w:val="00240746"/>
    <w:rsid w:val="00244115"/>
    <w:rsid w:val="00244AFB"/>
    <w:rsid w:val="00254772"/>
    <w:rsid w:val="002575F7"/>
    <w:rsid w:val="002611E0"/>
    <w:rsid w:val="00265CF5"/>
    <w:rsid w:val="0027015A"/>
    <w:rsid w:val="00270478"/>
    <w:rsid w:val="00271500"/>
    <w:rsid w:val="00272490"/>
    <w:rsid w:val="002862E9"/>
    <w:rsid w:val="002963F3"/>
    <w:rsid w:val="00297FFB"/>
    <w:rsid w:val="002A4CDC"/>
    <w:rsid w:val="002A6C70"/>
    <w:rsid w:val="002B39C6"/>
    <w:rsid w:val="002B699A"/>
    <w:rsid w:val="002B6B2E"/>
    <w:rsid w:val="002B7421"/>
    <w:rsid w:val="002C196B"/>
    <w:rsid w:val="002C19BF"/>
    <w:rsid w:val="002D00E8"/>
    <w:rsid w:val="002D6770"/>
    <w:rsid w:val="002E1A67"/>
    <w:rsid w:val="002E1E42"/>
    <w:rsid w:val="002E3CEF"/>
    <w:rsid w:val="002F0BF4"/>
    <w:rsid w:val="002F6A97"/>
    <w:rsid w:val="003008D9"/>
    <w:rsid w:val="00304E6E"/>
    <w:rsid w:val="00312CF0"/>
    <w:rsid w:val="00312DA0"/>
    <w:rsid w:val="00315E41"/>
    <w:rsid w:val="00317CBB"/>
    <w:rsid w:val="003203AD"/>
    <w:rsid w:val="00320832"/>
    <w:rsid w:val="00323FE6"/>
    <w:rsid w:val="00324E73"/>
    <w:rsid w:val="00325CB0"/>
    <w:rsid w:val="0032787B"/>
    <w:rsid w:val="00330AA0"/>
    <w:rsid w:val="00331181"/>
    <w:rsid w:val="00331C6C"/>
    <w:rsid w:val="00331C97"/>
    <w:rsid w:val="00337833"/>
    <w:rsid w:val="00344748"/>
    <w:rsid w:val="00344C6E"/>
    <w:rsid w:val="003451A7"/>
    <w:rsid w:val="00350B35"/>
    <w:rsid w:val="00353045"/>
    <w:rsid w:val="00354BE9"/>
    <w:rsid w:val="0036436E"/>
    <w:rsid w:val="00364D91"/>
    <w:rsid w:val="0036503B"/>
    <w:rsid w:val="003744A3"/>
    <w:rsid w:val="00374FF3"/>
    <w:rsid w:val="003861A1"/>
    <w:rsid w:val="00387AC3"/>
    <w:rsid w:val="00390282"/>
    <w:rsid w:val="00391AF3"/>
    <w:rsid w:val="003A3548"/>
    <w:rsid w:val="003A7E6A"/>
    <w:rsid w:val="003B02D2"/>
    <w:rsid w:val="003B39B0"/>
    <w:rsid w:val="003B57F7"/>
    <w:rsid w:val="003B5EB6"/>
    <w:rsid w:val="003C1725"/>
    <w:rsid w:val="003C1EA1"/>
    <w:rsid w:val="003C3704"/>
    <w:rsid w:val="003D4434"/>
    <w:rsid w:val="003D704A"/>
    <w:rsid w:val="003E398E"/>
    <w:rsid w:val="003E4374"/>
    <w:rsid w:val="003E45BB"/>
    <w:rsid w:val="003E6ADD"/>
    <w:rsid w:val="003F01DF"/>
    <w:rsid w:val="003F088D"/>
    <w:rsid w:val="003F08AA"/>
    <w:rsid w:val="003F18EC"/>
    <w:rsid w:val="003F2D6A"/>
    <w:rsid w:val="00403081"/>
    <w:rsid w:val="00411D85"/>
    <w:rsid w:val="00412CB0"/>
    <w:rsid w:val="00413868"/>
    <w:rsid w:val="004177BD"/>
    <w:rsid w:val="00420607"/>
    <w:rsid w:val="00422FB7"/>
    <w:rsid w:val="004243E1"/>
    <w:rsid w:val="004310B3"/>
    <w:rsid w:val="004342C2"/>
    <w:rsid w:val="00434317"/>
    <w:rsid w:val="00437EF2"/>
    <w:rsid w:val="004403B5"/>
    <w:rsid w:val="004429E2"/>
    <w:rsid w:val="00444185"/>
    <w:rsid w:val="00445A22"/>
    <w:rsid w:val="004474C4"/>
    <w:rsid w:val="00463804"/>
    <w:rsid w:val="004657ED"/>
    <w:rsid w:val="00466033"/>
    <w:rsid w:val="0047258F"/>
    <w:rsid w:val="0047426F"/>
    <w:rsid w:val="00474CA0"/>
    <w:rsid w:val="00480950"/>
    <w:rsid w:val="00493529"/>
    <w:rsid w:val="004962B1"/>
    <w:rsid w:val="004A6229"/>
    <w:rsid w:val="004A6375"/>
    <w:rsid w:val="004B2035"/>
    <w:rsid w:val="004B6806"/>
    <w:rsid w:val="004B7EC3"/>
    <w:rsid w:val="004C3598"/>
    <w:rsid w:val="004D3842"/>
    <w:rsid w:val="004D459C"/>
    <w:rsid w:val="004E3D92"/>
    <w:rsid w:val="004E78BD"/>
    <w:rsid w:val="004F4843"/>
    <w:rsid w:val="004F55BA"/>
    <w:rsid w:val="00505B98"/>
    <w:rsid w:val="00506765"/>
    <w:rsid w:val="00514B90"/>
    <w:rsid w:val="00515807"/>
    <w:rsid w:val="005200DF"/>
    <w:rsid w:val="0052161D"/>
    <w:rsid w:val="005248DC"/>
    <w:rsid w:val="00525DEF"/>
    <w:rsid w:val="0053238C"/>
    <w:rsid w:val="00534995"/>
    <w:rsid w:val="00536E2F"/>
    <w:rsid w:val="0054587B"/>
    <w:rsid w:val="005467FD"/>
    <w:rsid w:val="005517F0"/>
    <w:rsid w:val="005522AE"/>
    <w:rsid w:val="00560C03"/>
    <w:rsid w:val="005644B3"/>
    <w:rsid w:val="00567EE4"/>
    <w:rsid w:val="00571E4A"/>
    <w:rsid w:val="00575160"/>
    <w:rsid w:val="00586BA3"/>
    <w:rsid w:val="00595158"/>
    <w:rsid w:val="005A4BDF"/>
    <w:rsid w:val="005B0BCA"/>
    <w:rsid w:val="005B7313"/>
    <w:rsid w:val="005C06EB"/>
    <w:rsid w:val="005C3F6A"/>
    <w:rsid w:val="005D2670"/>
    <w:rsid w:val="005D5B4B"/>
    <w:rsid w:val="005E1244"/>
    <w:rsid w:val="005E32E7"/>
    <w:rsid w:val="005F102C"/>
    <w:rsid w:val="005F1F86"/>
    <w:rsid w:val="005F71D8"/>
    <w:rsid w:val="00611EB0"/>
    <w:rsid w:val="006175B1"/>
    <w:rsid w:val="00617FD3"/>
    <w:rsid w:val="006275EC"/>
    <w:rsid w:val="00627706"/>
    <w:rsid w:val="00627C49"/>
    <w:rsid w:val="00631172"/>
    <w:rsid w:val="00634D70"/>
    <w:rsid w:val="006411F9"/>
    <w:rsid w:val="0064152C"/>
    <w:rsid w:val="00650044"/>
    <w:rsid w:val="006528F5"/>
    <w:rsid w:val="00654D90"/>
    <w:rsid w:val="00656A01"/>
    <w:rsid w:val="0065E83E"/>
    <w:rsid w:val="00664997"/>
    <w:rsid w:val="00667205"/>
    <w:rsid w:val="00671251"/>
    <w:rsid w:val="00671D09"/>
    <w:rsid w:val="00672934"/>
    <w:rsid w:val="006744C1"/>
    <w:rsid w:val="00675FAB"/>
    <w:rsid w:val="006820D8"/>
    <w:rsid w:val="0068371F"/>
    <w:rsid w:val="0068536E"/>
    <w:rsid w:val="006920CD"/>
    <w:rsid w:val="006926AB"/>
    <w:rsid w:val="00697611"/>
    <w:rsid w:val="006A0D37"/>
    <w:rsid w:val="006A2AB7"/>
    <w:rsid w:val="006B40A2"/>
    <w:rsid w:val="006B5872"/>
    <w:rsid w:val="006B65B2"/>
    <w:rsid w:val="006B7452"/>
    <w:rsid w:val="006C0D05"/>
    <w:rsid w:val="006C163C"/>
    <w:rsid w:val="006C57B7"/>
    <w:rsid w:val="006C6A26"/>
    <w:rsid w:val="006C77B5"/>
    <w:rsid w:val="006D5367"/>
    <w:rsid w:val="006D545C"/>
    <w:rsid w:val="006D575A"/>
    <w:rsid w:val="006D680B"/>
    <w:rsid w:val="006E04BF"/>
    <w:rsid w:val="006F23B3"/>
    <w:rsid w:val="006F30E3"/>
    <w:rsid w:val="006F6910"/>
    <w:rsid w:val="00700131"/>
    <w:rsid w:val="007104B6"/>
    <w:rsid w:val="0071096A"/>
    <w:rsid w:val="00712FA5"/>
    <w:rsid w:val="0071450A"/>
    <w:rsid w:val="007251C7"/>
    <w:rsid w:val="00726C2B"/>
    <w:rsid w:val="0073106F"/>
    <w:rsid w:val="00735016"/>
    <w:rsid w:val="00737135"/>
    <w:rsid w:val="00746085"/>
    <w:rsid w:val="00746B36"/>
    <w:rsid w:val="007503BD"/>
    <w:rsid w:val="00757479"/>
    <w:rsid w:val="00758C3C"/>
    <w:rsid w:val="00760443"/>
    <w:rsid w:val="00764A17"/>
    <w:rsid w:val="00764F3A"/>
    <w:rsid w:val="00772576"/>
    <w:rsid w:val="0077501C"/>
    <w:rsid w:val="007778B7"/>
    <w:rsid w:val="00787BD5"/>
    <w:rsid w:val="0079595B"/>
    <w:rsid w:val="007A087B"/>
    <w:rsid w:val="007A7E1F"/>
    <w:rsid w:val="007B1557"/>
    <w:rsid w:val="007B2A55"/>
    <w:rsid w:val="007B4670"/>
    <w:rsid w:val="007B521E"/>
    <w:rsid w:val="007C3F65"/>
    <w:rsid w:val="007C4BA3"/>
    <w:rsid w:val="007C669E"/>
    <w:rsid w:val="007C757D"/>
    <w:rsid w:val="007D4FBE"/>
    <w:rsid w:val="007D760F"/>
    <w:rsid w:val="007E2DBA"/>
    <w:rsid w:val="007E46C8"/>
    <w:rsid w:val="007E6BBF"/>
    <w:rsid w:val="007F0907"/>
    <w:rsid w:val="007F0EDC"/>
    <w:rsid w:val="007F1CDA"/>
    <w:rsid w:val="007F551C"/>
    <w:rsid w:val="007F7020"/>
    <w:rsid w:val="00803B03"/>
    <w:rsid w:val="00805180"/>
    <w:rsid w:val="00810321"/>
    <w:rsid w:val="008135B4"/>
    <w:rsid w:val="00821791"/>
    <w:rsid w:val="008218B7"/>
    <w:rsid w:val="00825663"/>
    <w:rsid w:val="00825796"/>
    <w:rsid w:val="00826A1A"/>
    <w:rsid w:val="008313B9"/>
    <w:rsid w:val="008352FE"/>
    <w:rsid w:val="008373B3"/>
    <w:rsid w:val="0084230B"/>
    <w:rsid w:val="00843CF5"/>
    <w:rsid w:val="008549D2"/>
    <w:rsid w:val="008716CB"/>
    <w:rsid w:val="00880309"/>
    <w:rsid w:val="008833A8"/>
    <w:rsid w:val="00883D82"/>
    <w:rsid w:val="0088443D"/>
    <w:rsid w:val="00884F4C"/>
    <w:rsid w:val="00890C71"/>
    <w:rsid w:val="0089435B"/>
    <w:rsid w:val="008948AB"/>
    <w:rsid w:val="00894DBD"/>
    <w:rsid w:val="008B17F1"/>
    <w:rsid w:val="008BCFB3"/>
    <w:rsid w:val="008C26F8"/>
    <w:rsid w:val="008C34A8"/>
    <w:rsid w:val="008C4604"/>
    <w:rsid w:val="008C60AD"/>
    <w:rsid w:val="008D1474"/>
    <w:rsid w:val="008D46A4"/>
    <w:rsid w:val="008D6145"/>
    <w:rsid w:val="008F0496"/>
    <w:rsid w:val="008F18A2"/>
    <w:rsid w:val="008F6418"/>
    <w:rsid w:val="008F6EC6"/>
    <w:rsid w:val="00904C37"/>
    <w:rsid w:val="0090526C"/>
    <w:rsid w:val="00912642"/>
    <w:rsid w:val="009205A7"/>
    <w:rsid w:val="00924624"/>
    <w:rsid w:val="00925E1D"/>
    <w:rsid w:val="00925F6F"/>
    <w:rsid w:val="009335DB"/>
    <w:rsid w:val="00934005"/>
    <w:rsid w:val="009371B9"/>
    <w:rsid w:val="00937643"/>
    <w:rsid w:val="00942B20"/>
    <w:rsid w:val="009521C2"/>
    <w:rsid w:val="009533A7"/>
    <w:rsid w:val="00955BFA"/>
    <w:rsid w:val="0095644E"/>
    <w:rsid w:val="00956B16"/>
    <w:rsid w:val="00961A82"/>
    <w:rsid w:val="00965A04"/>
    <w:rsid w:val="00971B09"/>
    <w:rsid w:val="00973DFC"/>
    <w:rsid w:val="00973FF0"/>
    <w:rsid w:val="00976AA7"/>
    <w:rsid w:val="009820B6"/>
    <w:rsid w:val="009825FC"/>
    <w:rsid w:val="00990200"/>
    <w:rsid w:val="00990587"/>
    <w:rsid w:val="00996DDE"/>
    <w:rsid w:val="009A13F2"/>
    <w:rsid w:val="009B22C7"/>
    <w:rsid w:val="009B5980"/>
    <w:rsid w:val="009C193B"/>
    <w:rsid w:val="009C3439"/>
    <w:rsid w:val="009D12D7"/>
    <w:rsid w:val="009D2315"/>
    <w:rsid w:val="009D2C01"/>
    <w:rsid w:val="009E092C"/>
    <w:rsid w:val="009E0BB9"/>
    <w:rsid w:val="009E4984"/>
    <w:rsid w:val="009E54E1"/>
    <w:rsid w:val="009F26BA"/>
    <w:rsid w:val="009F35CE"/>
    <w:rsid w:val="00A01FE4"/>
    <w:rsid w:val="00A05FA3"/>
    <w:rsid w:val="00A12F54"/>
    <w:rsid w:val="00A13C92"/>
    <w:rsid w:val="00A1717E"/>
    <w:rsid w:val="00A3137F"/>
    <w:rsid w:val="00A316A0"/>
    <w:rsid w:val="00A41495"/>
    <w:rsid w:val="00A4202A"/>
    <w:rsid w:val="00A4326F"/>
    <w:rsid w:val="00A45BF3"/>
    <w:rsid w:val="00A4649A"/>
    <w:rsid w:val="00A5534C"/>
    <w:rsid w:val="00A55DB0"/>
    <w:rsid w:val="00A73BF5"/>
    <w:rsid w:val="00A774CA"/>
    <w:rsid w:val="00A80ED2"/>
    <w:rsid w:val="00A81BEC"/>
    <w:rsid w:val="00AA41AD"/>
    <w:rsid w:val="00AB2569"/>
    <w:rsid w:val="00AC1225"/>
    <w:rsid w:val="00AC5D4C"/>
    <w:rsid w:val="00AC750E"/>
    <w:rsid w:val="00AC7D63"/>
    <w:rsid w:val="00AD039E"/>
    <w:rsid w:val="00AD4E7A"/>
    <w:rsid w:val="00AD50EA"/>
    <w:rsid w:val="00AE1BB4"/>
    <w:rsid w:val="00AF064B"/>
    <w:rsid w:val="00AF31C7"/>
    <w:rsid w:val="00AF3DEC"/>
    <w:rsid w:val="00AF600D"/>
    <w:rsid w:val="00AF695F"/>
    <w:rsid w:val="00B14A31"/>
    <w:rsid w:val="00B36CB5"/>
    <w:rsid w:val="00B40438"/>
    <w:rsid w:val="00B45537"/>
    <w:rsid w:val="00B61BAD"/>
    <w:rsid w:val="00B67127"/>
    <w:rsid w:val="00B91091"/>
    <w:rsid w:val="00BA1E72"/>
    <w:rsid w:val="00BA31FC"/>
    <w:rsid w:val="00BA68F9"/>
    <w:rsid w:val="00BA6DF6"/>
    <w:rsid w:val="00BA7D33"/>
    <w:rsid w:val="00BA7DD2"/>
    <w:rsid w:val="00BB5196"/>
    <w:rsid w:val="00BB625C"/>
    <w:rsid w:val="00BC09FD"/>
    <w:rsid w:val="00BC3D5B"/>
    <w:rsid w:val="00BC42E3"/>
    <w:rsid w:val="00BC4320"/>
    <w:rsid w:val="00BE145E"/>
    <w:rsid w:val="00BE4D67"/>
    <w:rsid w:val="00BF0860"/>
    <w:rsid w:val="00BF538F"/>
    <w:rsid w:val="00C02890"/>
    <w:rsid w:val="00C13C79"/>
    <w:rsid w:val="00C16C8D"/>
    <w:rsid w:val="00C240C4"/>
    <w:rsid w:val="00C267CB"/>
    <w:rsid w:val="00C2692A"/>
    <w:rsid w:val="00C269F8"/>
    <w:rsid w:val="00C3225A"/>
    <w:rsid w:val="00C32A15"/>
    <w:rsid w:val="00C32C79"/>
    <w:rsid w:val="00C34405"/>
    <w:rsid w:val="00C37149"/>
    <w:rsid w:val="00C42C32"/>
    <w:rsid w:val="00C4413E"/>
    <w:rsid w:val="00C6034A"/>
    <w:rsid w:val="00C61BEE"/>
    <w:rsid w:val="00C61D97"/>
    <w:rsid w:val="00C621DC"/>
    <w:rsid w:val="00C6429E"/>
    <w:rsid w:val="00C64EB8"/>
    <w:rsid w:val="00C713FB"/>
    <w:rsid w:val="00C72A25"/>
    <w:rsid w:val="00C74673"/>
    <w:rsid w:val="00C81EDE"/>
    <w:rsid w:val="00C879ED"/>
    <w:rsid w:val="00C9710E"/>
    <w:rsid w:val="00CA6E08"/>
    <w:rsid w:val="00CB5423"/>
    <w:rsid w:val="00CB7A10"/>
    <w:rsid w:val="00CC301D"/>
    <w:rsid w:val="00CD35E4"/>
    <w:rsid w:val="00CF43D5"/>
    <w:rsid w:val="00D019C6"/>
    <w:rsid w:val="00D03A62"/>
    <w:rsid w:val="00D06B09"/>
    <w:rsid w:val="00D117D3"/>
    <w:rsid w:val="00D132EC"/>
    <w:rsid w:val="00D2269C"/>
    <w:rsid w:val="00D2475F"/>
    <w:rsid w:val="00D2529F"/>
    <w:rsid w:val="00D31564"/>
    <w:rsid w:val="00D34920"/>
    <w:rsid w:val="00D35F56"/>
    <w:rsid w:val="00D41A3C"/>
    <w:rsid w:val="00D42977"/>
    <w:rsid w:val="00D437A4"/>
    <w:rsid w:val="00D43D3C"/>
    <w:rsid w:val="00D45689"/>
    <w:rsid w:val="00D47B61"/>
    <w:rsid w:val="00D52168"/>
    <w:rsid w:val="00D536C2"/>
    <w:rsid w:val="00D610FD"/>
    <w:rsid w:val="00D63BAC"/>
    <w:rsid w:val="00D64AF8"/>
    <w:rsid w:val="00D652DA"/>
    <w:rsid w:val="00D65AA6"/>
    <w:rsid w:val="00D66ED2"/>
    <w:rsid w:val="00D723DB"/>
    <w:rsid w:val="00D7251C"/>
    <w:rsid w:val="00D80625"/>
    <w:rsid w:val="00D90B43"/>
    <w:rsid w:val="00D90DCC"/>
    <w:rsid w:val="00D923F3"/>
    <w:rsid w:val="00DA20E9"/>
    <w:rsid w:val="00DA47F4"/>
    <w:rsid w:val="00DA50B3"/>
    <w:rsid w:val="00DB06C9"/>
    <w:rsid w:val="00DB2834"/>
    <w:rsid w:val="00DB56FF"/>
    <w:rsid w:val="00DC1C95"/>
    <w:rsid w:val="00DC30A2"/>
    <w:rsid w:val="00DC3710"/>
    <w:rsid w:val="00DC4C22"/>
    <w:rsid w:val="00DC6163"/>
    <w:rsid w:val="00DC7838"/>
    <w:rsid w:val="00DD03C6"/>
    <w:rsid w:val="00DD0F76"/>
    <w:rsid w:val="00DD11EF"/>
    <w:rsid w:val="00DD1267"/>
    <w:rsid w:val="00DE5880"/>
    <w:rsid w:val="00DE70D0"/>
    <w:rsid w:val="00DF2936"/>
    <w:rsid w:val="00DF51FF"/>
    <w:rsid w:val="00E00055"/>
    <w:rsid w:val="00E01B2F"/>
    <w:rsid w:val="00E0235F"/>
    <w:rsid w:val="00E04B2B"/>
    <w:rsid w:val="00E067B0"/>
    <w:rsid w:val="00E10DAE"/>
    <w:rsid w:val="00E11DE8"/>
    <w:rsid w:val="00E13F92"/>
    <w:rsid w:val="00E14388"/>
    <w:rsid w:val="00E14967"/>
    <w:rsid w:val="00E14D46"/>
    <w:rsid w:val="00E33EE5"/>
    <w:rsid w:val="00E34E43"/>
    <w:rsid w:val="00E35BB2"/>
    <w:rsid w:val="00E374E7"/>
    <w:rsid w:val="00E42AE9"/>
    <w:rsid w:val="00E44A43"/>
    <w:rsid w:val="00E52225"/>
    <w:rsid w:val="00E53F5B"/>
    <w:rsid w:val="00E56628"/>
    <w:rsid w:val="00E65D21"/>
    <w:rsid w:val="00E70F42"/>
    <w:rsid w:val="00E7523C"/>
    <w:rsid w:val="00E777C8"/>
    <w:rsid w:val="00E834AD"/>
    <w:rsid w:val="00E93F9F"/>
    <w:rsid w:val="00EA2FE5"/>
    <w:rsid w:val="00EA748B"/>
    <w:rsid w:val="00EB1A4C"/>
    <w:rsid w:val="00EC2C00"/>
    <w:rsid w:val="00EC5376"/>
    <w:rsid w:val="00EC7749"/>
    <w:rsid w:val="00ED179F"/>
    <w:rsid w:val="00ED1CE7"/>
    <w:rsid w:val="00ED2286"/>
    <w:rsid w:val="00ED693D"/>
    <w:rsid w:val="00EE67E7"/>
    <w:rsid w:val="00EF1AA2"/>
    <w:rsid w:val="00EF7FE0"/>
    <w:rsid w:val="00F049B1"/>
    <w:rsid w:val="00F061C4"/>
    <w:rsid w:val="00F06966"/>
    <w:rsid w:val="00F073FE"/>
    <w:rsid w:val="00F23AD7"/>
    <w:rsid w:val="00F26993"/>
    <w:rsid w:val="00F26B04"/>
    <w:rsid w:val="00F3030A"/>
    <w:rsid w:val="00F31CC2"/>
    <w:rsid w:val="00F40348"/>
    <w:rsid w:val="00F43BAE"/>
    <w:rsid w:val="00F4773D"/>
    <w:rsid w:val="00F47F52"/>
    <w:rsid w:val="00F511B2"/>
    <w:rsid w:val="00F56B98"/>
    <w:rsid w:val="00F56C91"/>
    <w:rsid w:val="00F5793E"/>
    <w:rsid w:val="00F64FAD"/>
    <w:rsid w:val="00F65270"/>
    <w:rsid w:val="00F665E1"/>
    <w:rsid w:val="00F76A6F"/>
    <w:rsid w:val="00F83AC3"/>
    <w:rsid w:val="00F919A4"/>
    <w:rsid w:val="00F93632"/>
    <w:rsid w:val="00F93E08"/>
    <w:rsid w:val="00FA520E"/>
    <w:rsid w:val="00FA5A9C"/>
    <w:rsid w:val="00FA748B"/>
    <w:rsid w:val="00FB34B4"/>
    <w:rsid w:val="00FB7282"/>
    <w:rsid w:val="00FB7385"/>
    <w:rsid w:val="00FD0234"/>
    <w:rsid w:val="00FD0A53"/>
    <w:rsid w:val="00FD15B5"/>
    <w:rsid w:val="00FD16EE"/>
    <w:rsid w:val="00FD35D9"/>
    <w:rsid w:val="00FD4DFC"/>
    <w:rsid w:val="00FD640C"/>
    <w:rsid w:val="00FE0022"/>
    <w:rsid w:val="00FE159B"/>
    <w:rsid w:val="00FE1996"/>
    <w:rsid w:val="00FE34CF"/>
    <w:rsid w:val="00FE3DD6"/>
    <w:rsid w:val="00FE52B6"/>
    <w:rsid w:val="00FF1E21"/>
    <w:rsid w:val="00FF217B"/>
    <w:rsid w:val="00FF292B"/>
    <w:rsid w:val="00FF79F8"/>
    <w:rsid w:val="010CD129"/>
    <w:rsid w:val="0113E0D5"/>
    <w:rsid w:val="011AB9ED"/>
    <w:rsid w:val="014A6AD7"/>
    <w:rsid w:val="01590358"/>
    <w:rsid w:val="015A6749"/>
    <w:rsid w:val="015E0445"/>
    <w:rsid w:val="015FE80F"/>
    <w:rsid w:val="01674A2C"/>
    <w:rsid w:val="016FCA1E"/>
    <w:rsid w:val="018BA059"/>
    <w:rsid w:val="019804EA"/>
    <w:rsid w:val="01A0E31A"/>
    <w:rsid w:val="01FDF653"/>
    <w:rsid w:val="0202D4B3"/>
    <w:rsid w:val="0213C4E3"/>
    <w:rsid w:val="02167D88"/>
    <w:rsid w:val="02352B90"/>
    <w:rsid w:val="02687C3F"/>
    <w:rsid w:val="0273E9A5"/>
    <w:rsid w:val="029935A0"/>
    <w:rsid w:val="02AD7F2B"/>
    <w:rsid w:val="02EA5E0D"/>
    <w:rsid w:val="02EAEE46"/>
    <w:rsid w:val="02FE5FBC"/>
    <w:rsid w:val="031830A3"/>
    <w:rsid w:val="03453202"/>
    <w:rsid w:val="03455790"/>
    <w:rsid w:val="034732FF"/>
    <w:rsid w:val="0347F748"/>
    <w:rsid w:val="0369E801"/>
    <w:rsid w:val="03D19C51"/>
    <w:rsid w:val="03E5BC90"/>
    <w:rsid w:val="03E74E62"/>
    <w:rsid w:val="04003FF3"/>
    <w:rsid w:val="041A4C24"/>
    <w:rsid w:val="045E2E87"/>
    <w:rsid w:val="0467772F"/>
    <w:rsid w:val="047D0F67"/>
    <w:rsid w:val="048544D0"/>
    <w:rsid w:val="04896175"/>
    <w:rsid w:val="04A2FE5B"/>
    <w:rsid w:val="04D6351F"/>
    <w:rsid w:val="04F10FE0"/>
    <w:rsid w:val="04F873DA"/>
    <w:rsid w:val="050CDADA"/>
    <w:rsid w:val="05138FCD"/>
    <w:rsid w:val="0530CC56"/>
    <w:rsid w:val="05B8479E"/>
    <w:rsid w:val="05BDF35C"/>
    <w:rsid w:val="05C412A6"/>
    <w:rsid w:val="06260A23"/>
    <w:rsid w:val="0644EFCD"/>
    <w:rsid w:val="06FCF0B3"/>
    <w:rsid w:val="0717C563"/>
    <w:rsid w:val="072AA356"/>
    <w:rsid w:val="07A89786"/>
    <w:rsid w:val="07B40B3D"/>
    <w:rsid w:val="07CEA6AD"/>
    <w:rsid w:val="07F6AAFF"/>
    <w:rsid w:val="08108C0A"/>
    <w:rsid w:val="081F3935"/>
    <w:rsid w:val="0825012B"/>
    <w:rsid w:val="084D0CCE"/>
    <w:rsid w:val="08D8FA86"/>
    <w:rsid w:val="08DC27DB"/>
    <w:rsid w:val="08ED2217"/>
    <w:rsid w:val="08F6320E"/>
    <w:rsid w:val="09420110"/>
    <w:rsid w:val="094330EF"/>
    <w:rsid w:val="0981D5FA"/>
    <w:rsid w:val="0987400C"/>
    <w:rsid w:val="0993D73D"/>
    <w:rsid w:val="09AEF6D4"/>
    <w:rsid w:val="0A4F03E5"/>
    <w:rsid w:val="0A51DE52"/>
    <w:rsid w:val="0A5C5E52"/>
    <w:rsid w:val="0A9D20E9"/>
    <w:rsid w:val="0AA3A699"/>
    <w:rsid w:val="0ACB3D98"/>
    <w:rsid w:val="0ACBDB18"/>
    <w:rsid w:val="0AD9F206"/>
    <w:rsid w:val="0AF68CC5"/>
    <w:rsid w:val="0B13E152"/>
    <w:rsid w:val="0B2C2A20"/>
    <w:rsid w:val="0B7D1646"/>
    <w:rsid w:val="0B9931E0"/>
    <w:rsid w:val="0BAB213A"/>
    <w:rsid w:val="0C03379F"/>
    <w:rsid w:val="0C449C51"/>
    <w:rsid w:val="0C7240F2"/>
    <w:rsid w:val="0C7883ED"/>
    <w:rsid w:val="0C8177AD"/>
    <w:rsid w:val="0CB0B00E"/>
    <w:rsid w:val="0CDAF1EF"/>
    <w:rsid w:val="0D1678A0"/>
    <w:rsid w:val="0D39F637"/>
    <w:rsid w:val="0D3DBBAD"/>
    <w:rsid w:val="0D5BB9F5"/>
    <w:rsid w:val="0D638EC8"/>
    <w:rsid w:val="0D9D4846"/>
    <w:rsid w:val="0D9EBCEF"/>
    <w:rsid w:val="0DDA3E37"/>
    <w:rsid w:val="0E364185"/>
    <w:rsid w:val="0E472FCB"/>
    <w:rsid w:val="0E963835"/>
    <w:rsid w:val="0EC3BE92"/>
    <w:rsid w:val="0ECC80A4"/>
    <w:rsid w:val="0F14F4B1"/>
    <w:rsid w:val="0F257404"/>
    <w:rsid w:val="0F3DFDF1"/>
    <w:rsid w:val="0F545C74"/>
    <w:rsid w:val="0F54B8ED"/>
    <w:rsid w:val="0F5D299C"/>
    <w:rsid w:val="0FF5CC11"/>
    <w:rsid w:val="0FF66528"/>
    <w:rsid w:val="0FF9227C"/>
    <w:rsid w:val="101BF9C3"/>
    <w:rsid w:val="10335923"/>
    <w:rsid w:val="105FA626"/>
    <w:rsid w:val="10794D60"/>
    <w:rsid w:val="10A8CBA0"/>
    <w:rsid w:val="10B565E6"/>
    <w:rsid w:val="10DC98D7"/>
    <w:rsid w:val="11278B23"/>
    <w:rsid w:val="1145A32E"/>
    <w:rsid w:val="114FF3D0"/>
    <w:rsid w:val="115C35A8"/>
    <w:rsid w:val="11A9ADB3"/>
    <w:rsid w:val="11B47FBE"/>
    <w:rsid w:val="11F42410"/>
    <w:rsid w:val="11FFC606"/>
    <w:rsid w:val="12101A07"/>
    <w:rsid w:val="124E83BB"/>
    <w:rsid w:val="12529045"/>
    <w:rsid w:val="129E4132"/>
    <w:rsid w:val="12C350CF"/>
    <w:rsid w:val="12F646A4"/>
    <w:rsid w:val="132297CC"/>
    <w:rsid w:val="132C2116"/>
    <w:rsid w:val="136B335F"/>
    <w:rsid w:val="13721CA9"/>
    <w:rsid w:val="1387348C"/>
    <w:rsid w:val="13A5A0C6"/>
    <w:rsid w:val="13B1DC62"/>
    <w:rsid w:val="13D0BC61"/>
    <w:rsid w:val="13D5D6B7"/>
    <w:rsid w:val="13EFAE85"/>
    <w:rsid w:val="1407F5C9"/>
    <w:rsid w:val="140F8C1F"/>
    <w:rsid w:val="14570073"/>
    <w:rsid w:val="145F6A99"/>
    <w:rsid w:val="1484DAFA"/>
    <w:rsid w:val="14B0032E"/>
    <w:rsid w:val="14C81121"/>
    <w:rsid w:val="14CBCCCC"/>
    <w:rsid w:val="14F03116"/>
    <w:rsid w:val="150F7724"/>
    <w:rsid w:val="15100060"/>
    <w:rsid w:val="151C13B8"/>
    <w:rsid w:val="1543FA05"/>
    <w:rsid w:val="159A1423"/>
    <w:rsid w:val="15CAC4BA"/>
    <w:rsid w:val="15FB53F5"/>
    <w:rsid w:val="161C5224"/>
    <w:rsid w:val="165695E6"/>
    <w:rsid w:val="1694D6ED"/>
    <w:rsid w:val="16A224F3"/>
    <w:rsid w:val="16BEF7BA"/>
    <w:rsid w:val="16CED1C8"/>
    <w:rsid w:val="17237992"/>
    <w:rsid w:val="172F89D6"/>
    <w:rsid w:val="17738743"/>
    <w:rsid w:val="178DC0F9"/>
    <w:rsid w:val="1792B54D"/>
    <w:rsid w:val="17B9FD69"/>
    <w:rsid w:val="17C02542"/>
    <w:rsid w:val="1843C4D8"/>
    <w:rsid w:val="1866E3DE"/>
    <w:rsid w:val="186B83F0"/>
    <w:rsid w:val="1882C3F2"/>
    <w:rsid w:val="18D18139"/>
    <w:rsid w:val="18DA113E"/>
    <w:rsid w:val="18DAFF3A"/>
    <w:rsid w:val="193FAF80"/>
    <w:rsid w:val="1965A7C5"/>
    <w:rsid w:val="198B3A4D"/>
    <w:rsid w:val="1990BE78"/>
    <w:rsid w:val="19E63D01"/>
    <w:rsid w:val="19F0A267"/>
    <w:rsid w:val="1A4D9DB3"/>
    <w:rsid w:val="1A4F02A3"/>
    <w:rsid w:val="1A58A736"/>
    <w:rsid w:val="1A9A2A09"/>
    <w:rsid w:val="1ADB4B3B"/>
    <w:rsid w:val="1AEDD00A"/>
    <w:rsid w:val="1B11D1DE"/>
    <w:rsid w:val="1BFBF414"/>
    <w:rsid w:val="1C2D3D5E"/>
    <w:rsid w:val="1C37036B"/>
    <w:rsid w:val="1C6B745A"/>
    <w:rsid w:val="1C7EF09C"/>
    <w:rsid w:val="1C9A3A50"/>
    <w:rsid w:val="1CAFB9D5"/>
    <w:rsid w:val="1CBD9A53"/>
    <w:rsid w:val="1CBDA968"/>
    <w:rsid w:val="1CBF9D6E"/>
    <w:rsid w:val="1CD97862"/>
    <w:rsid w:val="1CE58B93"/>
    <w:rsid w:val="1CEAABCA"/>
    <w:rsid w:val="1CFB6D5E"/>
    <w:rsid w:val="1D17BD04"/>
    <w:rsid w:val="1D49009F"/>
    <w:rsid w:val="1D502BBC"/>
    <w:rsid w:val="1D5A6692"/>
    <w:rsid w:val="1D890C83"/>
    <w:rsid w:val="1E86AF0F"/>
    <w:rsid w:val="1E95D6DC"/>
    <w:rsid w:val="1E9F049C"/>
    <w:rsid w:val="1EA2721E"/>
    <w:rsid w:val="1EAE52EC"/>
    <w:rsid w:val="1EB9618E"/>
    <w:rsid w:val="1F048556"/>
    <w:rsid w:val="1F180FBE"/>
    <w:rsid w:val="1F1AF950"/>
    <w:rsid w:val="1F1D2F4C"/>
    <w:rsid w:val="1F87EAE2"/>
    <w:rsid w:val="1F8E5CC7"/>
    <w:rsid w:val="1F8EA21D"/>
    <w:rsid w:val="1F92662B"/>
    <w:rsid w:val="1F96308F"/>
    <w:rsid w:val="1FBEB634"/>
    <w:rsid w:val="20132847"/>
    <w:rsid w:val="20244E83"/>
    <w:rsid w:val="2033A234"/>
    <w:rsid w:val="20365E2D"/>
    <w:rsid w:val="2072B9D4"/>
    <w:rsid w:val="20B16081"/>
    <w:rsid w:val="20BA5236"/>
    <w:rsid w:val="20F54CF0"/>
    <w:rsid w:val="211FCB4A"/>
    <w:rsid w:val="212722A9"/>
    <w:rsid w:val="214460E7"/>
    <w:rsid w:val="215873DF"/>
    <w:rsid w:val="21698F5F"/>
    <w:rsid w:val="2176A5D2"/>
    <w:rsid w:val="21C22A51"/>
    <w:rsid w:val="21D2E8DA"/>
    <w:rsid w:val="21E01755"/>
    <w:rsid w:val="21E7A320"/>
    <w:rsid w:val="21FF0634"/>
    <w:rsid w:val="22144FCD"/>
    <w:rsid w:val="2219D74E"/>
    <w:rsid w:val="2289FE50"/>
    <w:rsid w:val="22A586A2"/>
    <w:rsid w:val="22C10F00"/>
    <w:rsid w:val="22E6F35D"/>
    <w:rsid w:val="22FE16F1"/>
    <w:rsid w:val="232E80E7"/>
    <w:rsid w:val="233FDB46"/>
    <w:rsid w:val="2373F161"/>
    <w:rsid w:val="2390981E"/>
    <w:rsid w:val="2398F05C"/>
    <w:rsid w:val="23B1F991"/>
    <w:rsid w:val="23C30566"/>
    <w:rsid w:val="2440586C"/>
    <w:rsid w:val="24442680"/>
    <w:rsid w:val="248121DD"/>
    <w:rsid w:val="24D703A4"/>
    <w:rsid w:val="24EBFCC5"/>
    <w:rsid w:val="24FAB534"/>
    <w:rsid w:val="25248AE9"/>
    <w:rsid w:val="2530F155"/>
    <w:rsid w:val="25471F3A"/>
    <w:rsid w:val="25569C3B"/>
    <w:rsid w:val="261A5EBE"/>
    <w:rsid w:val="2624E16C"/>
    <w:rsid w:val="265BD44F"/>
    <w:rsid w:val="268AB5AA"/>
    <w:rsid w:val="2694062A"/>
    <w:rsid w:val="26A55DD7"/>
    <w:rsid w:val="26B0457F"/>
    <w:rsid w:val="26B8852D"/>
    <w:rsid w:val="2727B3CC"/>
    <w:rsid w:val="276C5DD6"/>
    <w:rsid w:val="2812349D"/>
    <w:rsid w:val="281861A4"/>
    <w:rsid w:val="2834932B"/>
    <w:rsid w:val="2883ED65"/>
    <w:rsid w:val="28A36C88"/>
    <w:rsid w:val="28A526C6"/>
    <w:rsid w:val="28D2AECC"/>
    <w:rsid w:val="29107C03"/>
    <w:rsid w:val="2915B160"/>
    <w:rsid w:val="292A2B69"/>
    <w:rsid w:val="29393B59"/>
    <w:rsid w:val="2958C79C"/>
    <w:rsid w:val="298174E4"/>
    <w:rsid w:val="2996EC7C"/>
    <w:rsid w:val="29C4D7A6"/>
    <w:rsid w:val="29D2969E"/>
    <w:rsid w:val="29FD4DBD"/>
    <w:rsid w:val="2A042683"/>
    <w:rsid w:val="2A09BFB7"/>
    <w:rsid w:val="2A387FBE"/>
    <w:rsid w:val="2A456D21"/>
    <w:rsid w:val="2A921539"/>
    <w:rsid w:val="2AC41FC8"/>
    <w:rsid w:val="2AE4898B"/>
    <w:rsid w:val="2B02E72F"/>
    <w:rsid w:val="2B33C523"/>
    <w:rsid w:val="2B4E5E53"/>
    <w:rsid w:val="2BA27CA5"/>
    <w:rsid w:val="2BA4024A"/>
    <w:rsid w:val="2BDEC8BE"/>
    <w:rsid w:val="2C031C9C"/>
    <w:rsid w:val="2C3517B8"/>
    <w:rsid w:val="2C490331"/>
    <w:rsid w:val="2C64E070"/>
    <w:rsid w:val="2C6E173A"/>
    <w:rsid w:val="2C83E64A"/>
    <w:rsid w:val="2CB20136"/>
    <w:rsid w:val="2CE758D8"/>
    <w:rsid w:val="2CFA5585"/>
    <w:rsid w:val="2CFFD40F"/>
    <w:rsid w:val="2D595D3E"/>
    <w:rsid w:val="2D8226A1"/>
    <w:rsid w:val="2DAF2763"/>
    <w:rsid w:val="2DDCD285"/>
    <w:rsid w:val="2DFCB172"/>
    <w:rsid w:val="2E005675"/>
    <w:rsid w:val="2E01B114"/>
    <w:rsid w:val="2E119748"/>
    <w:rsid w:val="2E2D2718"/>
    <w:rsid w:val="2E2EFFAB"/>
    <w:rsid w:val="2E42BF22"/>
    <w:rsid w:val="2E46F1B8"/>
    <w:rsid w:val="2E51A11A"/>
    <w:rsid w:val="2E66616E"/>
    <w:rsid w:val="2E953DFD"/>
    <w:rsid w:val="2EC8BD45"/>
    <w:rsid w:val="2EE89479"/>
    <w:rsid w:val="2F32D716"/>
    <w:rsid w:val="2F4FAEB3"/>
    <w:rsid w:val="2F80CC59"/>
    <w:rsid w:val="2FB00872"/>
    <w:rsid w:val="2FBA9489"/>
    <w:rsid w:val="2FDFFDB2"/>
    <w:rsid w:val="3016F31A"/>
    <w:rsid w:val="301E8235"/>
    <w:rsid w:val="302B300F"/>
    <w:rsid w:val="30449FC3"/>
    <w:rsid w:val="30482B05"/>
    <w:rsid w:val="304B6354"/>
    <w:rsid w:val="308A8775"/>
    <w:rsid w:val="30DD4047"/>
    <w:rsid w:val="30E78103"/>
    <w:rsid w:val="30FD3994"/>
    <w:rsid w:val="313FEE49"/>
    <w:rsid w:val="315CBF29"/>
    <w:rsid w:val="3174D142"/>
    <w:rsid w:val="31946626"/>
    <w:rsid w:val="31A2DF76"/>
    <w:rsid w:val="31C623EB"/>
    <w:rsid w:val="31DDD56D"/>
    <w:rsid w:val="32106B8A"/>
    <w:rsid w:val="322014B6"/>
    <w:rsid w:val="323D4075"/>
    <w:rsid w:val="3243F28C"/>
    <w:rsid w:val="325A9156"/>
    <w:rsid w:val="32AF60EF"/>
    <w:rsid w:val="32C3BEA2"/>
    <w:rsid w:val="32D258F6"/>
    <w:rsid w:val="32D4FD7A"/>
    <w:rsid w:val="33328153"/>
    <w:rsid w:val="33731F83"/>
    <w:rsid w:val="337C33A9"/>
    <w:rsid w:val="33D01A0A"/>
    <w:rsid w:val="33D8B760"/>
    <w:rsid w:val="34473466"/>
    <w:rsid w:val="3447A8C0"/>
    <w:rsid w:val="344AFA94"/>
    <w:rsid w:val="3467EA5A"/>
    <w:rsid w:val="347E05BF"/>
    <w:rsid w:val="34811205"/>
    <w:rsid w:val="349D7269"/>
    <w:rsid w:val="34BDE55E"/>
    <w:rsid w:val="35125100"/>
    <w:rsid w:val="352D24AA"/>
    <w:rsid w:val="35435213"/>
    <w:rsid w:val="358722F6"/>
    <w:rsid w:val="365A0F14"/>
    <w:rsid w:val="365DE68D"/>
    <w:rsid w:val="36893267"/>
    <w:rsid w:val="36F6C4F1"/>
    <w:rsid w:val="3742302F"/>
    <w:rsid w:val="376CA3F6"/>
    <w:rsid w:val="37D42B9E"/>
    <w:rsid w:val="37E6888D"/>
    <w:rsid w:val="37F2BDD9"/>
    <w:rsid w:val="3806449D"/>
    <w:rsid w:val="384A8C52"/>
    <w:rsid w:val="3868336A"/>
    <w:rsid w:val="38748A01"/>
    <w:rsid w:val="38972E8D"/>
    <w:rsid w:val="38EDB315"/>
    <w:rsid w:val="39A1CEB4"/>
    <w:rsid w:val="3A124FAC"/>
    <w:rsid w:val="3A22667F"/>
    <w:rsid w:val="3A6460A8"/>
    <w:rsid w:val="3A6F00C4"/>
    <w:rsid w:val="3AA47CC4"/>
    <w:rsid w:val="3AC6861F"/>
    <w:rsid w:val="3AD6C20B"/>
    <w:rsid w:val="3B14D699"/>
    <w:rsid w:val="3B1D90F9"/>
    <w:rsid w:val="3B76157A"/>
    <w:rsid w:val="3C0BD091"/>
    <w:rsid w:val="3C3443C4"/>
    <w:rsid w:val="3C354C9B"/>
    <w:rsid w:val="3C368721"/>
    <w:rsid w:val="3C80BAA2"/>
    <w:rsid w:val="3C981F64"/>
    <w:rsid w:val="3CB2D1FD"/>
    <w:rsid w:val="3CB76C16"/>
    <w:rsid w:val="3CE75075"/>
    <w:rsid w:val="3CE838E4"/>
    <w:rsid w:val="3CF00B55"/>
    <w:rsid w:val="3CF33BDE"/>
    <w:rsid w:val="3D4109D6"/>
    <w:rsid w:val="3DB51207"/>
    <w:rsid w:val="3DE6A4A8"/>
    <w:rsid w:val="3E0F568B"/>
    <w:rsid w:val="3E162A2C"/>
    <w:rsid w:val="3E4BBA73"/>
    <w:rsid w:val="3E56DBE3"/>
    <w:rsid w:val="3E5CE8B9"/>
    <w:rsid w:val="3E6BA0EC"/>
    <w:rsid w:val="3E7F5C2C"/>
    <w:rsid w:val="3E820E06"/>
    <w:rsid w:val="3ED5C513"/>
    <w:rsid w:val="3F40B455"/>
    <w:rsid w:val="3FBA538F"/>
    <w:rsid w:val="400D313F"/>
    <w:rsid w:val="40321B87"/>
    <w:rsid w:val="40412BB0"/>
    <w:rsid w:val="40471AA9"/>
    <w:rsid w:val="4047FE1F"/>
    <w:rsid w:val="405C9E34"/>
    <w:rsid w:val="406114E9"/>
    <w:rsid w:val="407AF72C"/>
    <w:rsid w:val="40D4FCFD"/>
    <w:rsid w:val="41425A95"/>
    <w:rsid w:val="41615B44"/>
    <w:rsid w:val="4189885D"/>
    <w:rsid w:val="41931B0C"/>
    <w:rsid w:val="419A7ED1"/>
    <w:rsid w:val="419F1557"/>
    <w:rsid w:val="420A6B9F"/>
    <w:rsid w:val="425B07ED"/>
    <w:rsid w:val="4291F1D0"/>
    <w:rsid w:val="429E0063"/>
    <w:rsid w:val="42ABDA11"/>
    <w:rsid w:val="42AEE2F5"/>
    <w:rsid w:val="42E42007"/>
    <w:rsid w:val="42FC1FDC"/>
    <w:rsid w:val="43006074"/>
    <w:rsid w:val="43024732"/>
    <w:rsid w:val="4321E8FD"/>
    <w:rsid w:val="434F940C"/>
    <w:rsid w:val="438F45A5"/>
    <w:rsid w:val="441952C9"/>
    <w:rsid w:val="441A582C"/>
    <w:rsid w:val="44306C02"/>
    <w:rsid w:val="44442E48"/>
    <w:rsid w:val="4457BE35"/>
    <w:rsid w:val="4458A63F"/>
    <w:rsid w:val="44597499"/>
    <w:rsid w:val="44A3C214"/>
    <w:rsid w:val="44A5CA8F"/>
    <w:rsid w:val="44C486BB"/>
    <w:rsid w:val="44FD146B"/>
    <w:rsid w:val="4510F4DE"/>
    <w:rsid w:val="4534A864"/>
    <w:rsid w:val="45509874"/>
    <w:rsid w:val="4557AFBB"/>
    <w:rsid w:val="45679236"/>
    <w:rsid w:val="4574CD6E"/>
    <w:rsid w:val="45890181"/>
    <w:rsid w:val="45B5AC38"/>
    <w:rsid w:val="45B6758D"/>
    <w:rsid w:val="45F82155"/>
    <w:rsid w:val="460F9072"/>
    <w:rsid w:val="46172E3C"/>
    <w:rsid w:val="4627BFE5"/>
    <w:rsid w:val="464A0CA4"/>
    <w:rsid w:val="46531A78"/>
    <w:rsid w:val="465BB386"/>
    <w:rsid w:val="4695473F"/>
    <w:rsid w:val="46C5018E"/>
    <w:rsid w:val="46D3D015"/>
    <w:rsid w:val="470572F8"/>
    <w:rsid w:val="47079BCA"/>
    <w:rsid w:val="470DC3C3"/>
    <w:rsid w:val="472D798E"/>
    <w:rsid w:val="474A9E7C"/>
    <w:rsid w:val="4781A591"/>
    <w:rsid w:val="479407AA"/>
    <w:rsid w:val="47D91613"/>
    <w:rsid w:val="4808F6CF"/>
    <w:rsid w:val="4818B592"/>
    <w:rsid w:val="4871E245"/>
    <w:rsid w:val="488CCDAE"/>
    <w:rsid w:val="48AA1A2F"/>
    <w:rsid w:val="48E3B373"/>
    <w:rsid w:val="491103A9"/>
    <w:rsid w:val="493C275B"/>
    <w:rsid w:val="4958A86B"/>
    <w:rsid w:val="499B4F9F"/>
    <w:rsid w:val="49BC10BC"/>
    <w:rsid w:val="49BE251B"/>
    <w:rsid w:val="49DBB95A"/>
    <w:rsid w:val="4A40482F"/>
    <w:rsid w:val="4A72349A"/>
    <w:rsid w:val="4A947438"/>
    <w:rsid w:val="4A959907"/>
    <w:rsid w:val="4AC23E56"/>
    <w:rsid w:val="4AC60D9A"/>
    <w:rsid w:val="4ACE8C4F"/>
    <w:rsid w:val="4AE35C56"/>
    <w:rsid w:val="4B026371"/>
    <w:rsid w:val="4B7FC772"/>
    <w:rsid w:val="4BC8404D"/>
    <w:rsid w:val="4C18FD42"/>
    <w:rsid w:val="4C2AAB45"/>
    <w:rsid w:val="4C35BDD2"/>
    <w:rsid w:val="4C7479F0"/>
    <w:rsid w:val="4C7E2EFC"/>
    <w:rsid w:val="4C8640F3"/>
    <w:rsid w:val="4C91475E"/>
    <w:rsid w:val="4D3C9399"/>
    <w:rsid w:val="4D40AE65"/>
    <w:rsid w:val="4D631BD9"/>
    <w:rsid w:val="4D68F788"/>
    <w:rsid w:val="4DAC67FE"/>
    <w:rsid w:val="4DC9D878"/>
    <w:rsid w:val="4DE606EE"/>
    <w:rsid w:val="4E0C032B"/>
    <w:rsid w:val="4E11B19E"/>
    <w:rsid w:val="4E4B6842"/>
    <w:rsid w:val="4E8584AB"/>
    <w:rsid w:val="4F030066"/>
    <w:rsid w:val="4F30418C"/>
    <w:rsid w:val="4F725986"/>
    <w:rsid w:val="4F96E339"/>
    <w:rsid w:val="4FC79F20"/>
    <w:rsid w:val="4FFC482B"/>
    <w:rsid w:val="500ECB38"/>
    <w:rsid w:val="501AD848"/>
    <w:rsid w:val="504D00BE"/>
    <w:rsid w:val="506314BD"/>
    <w:rsid w:val="50657D6D"/>
    <w:rsid w:val="50694994"/>
    <w:rsid w:val="507C1737"/>
    <w:rsid w:val="5090241F"/>
    <w:rsid w:val="50D7AB90"/>
    <w:rsid w:val="50D7F4C3"/>
    <w:rsid w:val="50FCADEA"/>
    <w:rsid w:val="51808029"/>
    <w:rsid w:val="5184E48F"/>
    <w:rsid w:val="5186C20A"/>
    <w:rsid w:val="51D3E3BD"/>
    <w:rsid w:val="51DA440A"/>
    <w:rsid w:val="51E85EBA"/>
    <w:rsid w:val="51FF8762"/>
    <w:rsid w:val="5253FA72"/>
    <w:rsid w:val="5268D6C6"/>
    <w:rsid w:val="52805C04"/>
    <w:rsid w:val="5309AA62"/>
    <w:rsid w:val="535D828C"/>
    <w:rsid w:val="538C28FB"/>
    <w:rsid w:val="53A49E77"/>
    <w:rsid w:val="53C1CA40"/>
    <w:rsid w:val="540B7B86"/>
    <w:rsid w:val="54C67579"/>
    <w:rsid w:val="54CCF550"/>
    <w:rsid w:val="54DD215E"/>
    <w:rsid w:val="54E1AEF6"/>
    <w:rsid w:val="54E853C4"/>
    <w:rsid w:val="54EC32DC"/>
    <w:rsid w:val="54F20C52"/>
    <w:rsid w:val="54F28FF4"/>
    <w:rsid w:val="551C8A70"/>
    <w:rsid w:val="553FA093"/>
    <w:rsid w:val="5552A75B"/>
    <w:rsid w:val="55550ED3"/>
    <w:rsid w:val="5580DF4E"/>
    <w:rsid w:val="5590C7D4"/>
    <w:rsid w:val="55BBAFCC"/>
    <w:rsid w:val="55BF4CF8"/>
    <w:rsid w:val="55C52936"/>
    <w:rsid w:val="55E69239"/>
    <w:rsid w:val="55E8C033"/>
    <w:rsid w:val="56263922"/>
    <w:rsid w:val="56280609"/>
    <w:rsid w:val="5645D812"/>
    <w:rsid w:val="565259B8"/>
    <w:rsid w:val="565AB99B"/>
    <w:rsid w:val="568C9000"/>
    <w:rsid w:val="56C56229"/>
    <w:rsid w:val="56F0A482"/>
    <w:rsid w:val="56F5379C"/>
    <w:rsid w:val="570E221B"/>
    <w:rsid w:val="57485AC4"/>
    <w:rsid w:val="5766C9F1"/>
    <w:rsid w:val="57908F0C"/>
    <w:rsid w:val="57C128B4"/>
    <w:rsid w:val="57D00F0F"/>
    <w:rsid w:val="57F7A4D2"/>
    <w:rsid w:val="5807D7F7"/>
    <w:rsid w:val="585AFD71"/>
    <w:rsid w:val="58689412"/>
    <w:rsid w:val="588A50E5"/>
    <w:rsid w:val="58904066"/>
    <w:rsid w:val="58992A2A"/>
    <w:rsid w:val="58C52992"/>
    <w:rsid w:val="58CB57E2"/>
    <w:rsid w:val="58F21709"/>
    <w:rsid w:val="58F3AD7F"/>
    <w:rsid w:val="594AA946"/>
    <w:rsid w:val="59571399"/>
    <w:rsid w:val="599E67DA"/>
    <w:rsid w:val="59A6F710"/>
    <w:rsid w:val="59CECD05"/>
    <w:rsid w:val="5A0CC36E"/>
    <w:rsid w:val="5A0CC764"/>
    <w:rsid w:val="5A1676C4"/>
    <w:rsid w:val="5A3148B9"/>
    <w:rsid w:val="5A4AC3AB"/>
    <w:rsid w:val="5A4BFE6D"/>
    <w:rsid w:val="5A5F24E6"/>
    <w:rsid w:val="5A870D0D"/>
    <w:rsid w:val="5AF5E93D"/>
    <w:rsid w:val="5B08C9EB"/>
    <w:rsid w:val="5B1EB4F9"/>
    <w:rsid w:val="5B1FFEC2"/>
    <w:rsid w:val="5B38AF02"/>
    <w:rsid w:val="5B3F8FB7"/>
    <w:rsid w:val="5B4338FF"/>
    <w:rsid w:val="5B54F0F0"/>
    <w:rsid w:val="5B5BA97F"/>
    <w:rsid w:val="5B683936"/>
    <w:rsid w:val="5B79F2F9"/>
    <w:rsid w:val="5BA0BC71"/>
    <w:rsid w:val="5C470B3B"/>
    <w:rsid w:val="5C4DA090"/>
    <w:rsid w:val="5C5C5159"/>
    <w:rsid w:val="5C956868"/>
    <w:rsid w:val="5CBAB95F"/>
    <w:rsid w:val="5CBCF025"/>
    <w:rsid w:val="5CDD2AC7"/>
    <w:rsid w:val="5D23D3F2"/>
    <w:rsid w:val="5D5377C2"/>
    <w:rsid w:val="5D5CF006"/>
    <w:rsid w:val="5D696921"/>
    <w:rsid w:val="5D8B2A99"/>
    <w:rsid w:val="5DCC4991"/>
    <w:rsid w:val="5DD1CC9D"/>
    <w:rsid w:val="5DD9E9B7"/>
    <w:rsid w:val="5E4459D7"/>
    <w:rsid w:val="5E4DF112"/>
    <w:rsid w:val="5E8679E3"/>
    <w:rsid w:val="5E93DCC7"/>
    <w:rsid w:val="5EABD618"/>
    <w:rsid w:val="5EAD6059"/>
    <w:rsid w:val="5EC2027B"/>
    <w:rsid w:val="5EC7A105"/>
    <w:rsid w:val="5EE1A8D2"/>
    <w:rsid w:val="5F1C6049"/>
    <w:rsid w:val="5F1D0C8A"/>
    <w:rsid w:val="5F1E16A4"/>
    <w:rsid w:val="5F43BD3B"/>
    <w:rsid w:val="5F4B0D6D"/>
    <w:rsid w:val="5F605ADB"/>
    <w:rsid w:val="5F677785"/>
    <w:rsid w:val="5F7F2928"/>
    <w:rsid w:val="5F83E17D"/>
    <w:rsid w:val="5F879C16"/>
    <w:rsid w:val="5F94CE8C"/>
    <w:rsid w:val="5FB76D33"/>
    <w:rsid w:val="60091F07"/>
    <w:rsid w:val="601E7CB2"/>
    <w:rsid w:val="6097E2EF"/>
    <w:rsid w:val="60CB2E6B"/>
    <w:rsid w:val="60E5121B"/>
    <w:rsid w:val="61487A1D"/>
    <w:rsid w:val="614E1E4A"/>
    <w:rsid w:val="6160D273"/>
    <w:rsid w:val="619255C8"/>
    <w:rsid w:val="61B29EAE"/>
    <w:rsid w:val="61DD8764"/>
    <w:rsid w:val="61EE5251"/>
    <w:rsid w:val="621F4180"/>
    <w:rsid w:val="622E0090"/>
    <w:rsid w:val="623D9539"/>
    <w:rsid w:val="6268400A"/>
    <w:rsid w:val="6276610D"/>
    <w:rsid w:val="627FF6FF"/>
    <w:rsid w:val="62941CEA"/>
    <w:rsid w:val="62AB94A3"/>
    <w:rsid w:val="62FA5C9A"/>
    <w:rsid w:val="62FCFDCE"/>
    <w:rsid w:val="6318F887"/>
    <w:rsid w:val="6320D8A1"/>
    <w:rsid w:val="632636F1"/>
    <w:rsid w:val="6342E263"/>
    <w:rsid w:val="63749CDD"/>
    <w:rsid w:val="63756B55"/>
    <w:rsid w:val="639C780E"/>
    <w:rsid w:val="63ACB3B0"/>
    <w:rsid w:val="63B1F3E3"/>
    <w:rsid w:val="63B46FEF"/>
    <w:rsid w:val="63BA6216"/>
    <w:rsid w:val="6419C260"/>
    <w:rsid w:val="642EF38A"/>
    <w:rsid w:val="646072AD"/>
    <w:rsid w:val="64EC71FF"/>
    <w:rsid w:val="64F01088"/>
    <w:rsid w:val="6502F8FA"/>
    <w:rsid w:val="650F01CD"/>
    <w:rsid w:val="65116BEE"/>
    <w:rsid w:val="65B63D7E"/>
    <w:rsid w:val="660EDD09"/>
    <w:rsid w:val="6653430A"/>
    <w:rsid w:val="666315D9"/>
    <w:rsid w:val="66640DBE"/>
    <w:rsid w:val="667C252C"/>
    <w:rsid w:val="66DEEF7C"/>
    <w:rsid w:val="66E53E85"/>
    <w:rsid w:val="6703E64D"/>
    <w:rsid w:val="673E05F6"/>
    <w:rsid w:val="674BC392"/>
    <w:rsid w:val="6761B497"/>
    <w:rsid w:val="676BDC2B"/>
    <w:rsid w:val="67C4E8AE"/>
    <w:rsid w:val="67F9C5F9"/>
    <w:rsid w:val="68DB32EB"/>
    <w:rsid w:val="68E49961"/>
    <w:rsid w:val="68F929A6"/>
    <w:rsid w:val="69576C65"/>
    <w:rsid w:val="697078AB"/>
    <w:rsid w:val="6A05818A"/>
    <w:rsid w:val="6A29C317"/>
    <w:rsid w:val="6A75AA14"/>
    <w:rsid w:val="6A9B6E84"/>
    <w:rsid w:val="6AA16019"/>
    <w:rsid w:val="6AB835E6"/>
    <w:rsid w:val="6AC9AC66"/>
    <w:rsid w:val="6AF31FF7"/>
    <w:rsid w:val="6AF495E4"/>
    <w:rsid w:val="6B025A7E"/>
    <w:rsid w:val="6B171F27"/>
    <w:rsid w:val="6B44456D"/>
    <w:rsid w:val="6B6DCB71"/>
    <w:rsid w:val="6B893E5E"/>
    <w:rsid w:val="6BA3BF76"/>
    <w:rsid w:val="6BB534D6"/>
    <w:rsid w:val="6BD2171B"/>
    <w:rsid w:val="6BF05489"/>
    <w:rsid w:val="6C0243E4"/>
    <w:rsid w:val="6C07B27C"/>
    <w:rsid w:val="6C21C3B1"/>
    <w:rsid w:val="6C3E92E7"/>
    <w:rsid w:val="6C4FC120"/>
    <w:rsid w:val="6C61BB58"/>
    <w:rsid w:val="6C8CC7E5"/>
    <w:rsid w:val="6D109A7B"/>
    <w:rsid w:val="6D2D9DE2"/>
    <w:rsid w:val="6D49D359"/>
    <w:rsid w:val="6D5021DD"/>
    <w:rsid w:val="6D51A0B3"/>
    <w:rsid w:val="6D6D3EA2"/>
    <w:rsid w:val="6D810C62"/>
    <w:rsid w:val="6DA6C34C"/>
    <w:rsid w:val="6DD4A372"/>
    <w:rsid w:val="6DE53958"/>
    <w:rsid w:val="6DF9D426"/>
    <w:rsid w:val="6DFB7574"/>
    <w:rsid w:val="6E3BF54F"/>
    <w:rsid w:val="6E4342BE"/>
    <w:rsid w:val="6E43D464"/>
    <w:rsid w:val="6E44AD74"/>
    <w:rsid w:val="6E91520D"/>
    <w:rsid w:val="6EA96ACF"/>
    <w:rsid w:val="6EC82E34"/>
    <w:rsid w:val="6EDCD050"/>
    <w:rsid w:val="6EE83D0E"/>
    <w:rsid w:val="6F10983F"/>
    <w:rsid w:val="6F279DE2"/>
    <w:rsid w:val="6F8B2E49"/>
    <w:rsid w:val="6FA3B78A"/>
    <w:rsid w:val="6FA5F577"/>
    <w:rsid w:val="6FC46519"/>
    <w:rsid w:val="6FCA336A"/>
    <w:rsid w:val="6FE6BD0E"/>
    <w:rsid w:val="705D9861"/>
    <w:rsid w:val="70BCFE28"/>
    <w:rsid w:val="712DFE88"/>
    <w:rsid w:val="714FD39B"/>
    <w:rsid w:val="715A33F3"/>
    <w:rsid w:val="71ADA161"/>
    <w:rsid w:val="71D32BB3"/>
    <w:rsid w:val="7204D557"/>
    <w:rsid w:val="72088316"/>
    <w:rsid w:val="720B7028"/>
    <w:rsid w:val="72205945"/>
    <w:rsid w:val="72594A8B"/>
    <w:rsid w:val="7271C478"/>
    <w:rsid w:val="7276CD52"/>
    <w:rsid w:val="72B14F48"/>
    <w:rsid w:val="72CB030A"/>
    <w:rsid w:val="72DB7E81"/>
    <w:rsid w:val="72F2AACB"/>
    <w:rsid w:val="7358EA48"/>
    <w:rsid w:val="73591DB3"/>
    <w:rsid w:val="73830C4E"/>
    <w:rsid w:val="739E2AF7"/>
    <w:rsid w:val="73B8969F"/>
    <w:rsid w:val="73BD2693"/>
    <w:rsid w:val="7445F042"/>
    <w:rsid w:val="745B4E0C"/>
    <w:rsid w:val="74BB2D3C"/>
    <w:rsid w:val="74D16E39"/>
    <w:rsid w:val="751DA4CF"/>
    <w:rsid w:val="752005CD"/>
    <w:rsid w:val="75ABB0A3"/>
    <w:rsid w:val="75ABDB26"/>
    <w:rsid w:val="75D02CF3"/>
    <w:rsid w:val="7604394A"/>
    <w:rsid w:val="7608A4AB"/>
    <w:rsid w:val="76184022"/>
    <w:rsid w:val="7620D3F8"/>
    <w:rsid w:val="76342045"/>
    <w:rsid w:val="7686DF21"/>
    <w:rsid w:val="76A86EA9"/>
    <w:rsid w:val="76CB1A00"/>
    <w:rsid w:val="76D6F3DC"/>
    <w:rsid w:val="76DB6FA0"/>
    <w:rsid w:val="770D2F6A"/>
    <w:rsid w:val="771FC8AD"/>
    <w:rsid w:val="7767E282"/>
    <w:rsid w:val="7785656A"/>
    <w:rsid w:val="77B0163B"/>
    <w:rsid w:val="77CA6622"/>
    <w:rsid w:val="7809707B"/>
    <w:rsid w:val="783FBA7C"/>
    <w:rsid w:val="786811EF"/>
    <w:rsid w:val="78AD84AA"/>
    <w:rsid w:val="78CB3347"/>
    <w:rsid w:val="78D67F06"/>
    <w:rsid w:val="79063D66"/>
    <w:rsid w:val="79136226"/>
    <w:rsid w:val="7945FF99"/>
    <w:rsid w:val="7979C60C"/>
    <w:rsid w:val="79943AD3"/>
    <w:rsid w:val="79CEDB11"/>
    <w:rsid w:val="79DEE0CB"/>
    <w:rsid w:val="7A030513"/>
    <w:rsid w:val="7A121D88"/>
    <w:rsid w:val="7A3459B0"/>
    <w:rsid w:val="7A51A3D1"/>
    <w:rsid w:val="7A85BE24"/>
    <w:rsid w:val="7AA72167"/>
    <w:rsid w:val="7AE45BA8"/>
    <w:rsid w:val="7AEAFB0A"/>
    <w:rsid w:val="7AF04E77"/>
    <w:rsid w:val="7B3EBE53"/>
    <w:rsid w:val="7B47C922"/>
    <w:rsid w:val="7B5EECA0"/>
    <w:rsid w:val="7B763BA7"/>
    <w:rsid w:val="7B891475"/>
    <w:rsid w:val="7B9B8AAD"/>
    <w:rsid w:val="7C175D94"/>
    <w:rsid w:val="7C1CEB83"/>
    <w:rsid w:val="7C1E7D0B"/>
    <w:rsid w:val="7C2B4EBB"/>
    <w:rsid w:val="7C80CFFF"/>
    <w:rsid w:val="7C81CA6B"/>
    <w:rsid w:val="7C9325A8"/>
    <w:rsid w:val="7CBBBEDC"/>
    <w:rsid w:val="7D007EA8"/>
    <w:rsid w:val="7D287435"/>
    <w:rsid w:val="7D36A94D"/>
    <w:rsid w:val="7D39E0D1"/>
    <w:rsid w:val="7D3A5AA7"/>
    <w:rsid w:val="7D4481EE"/>
    <w:rsid w:val="7DA8E0D4"/>
    <w:rsid w:val="7DCE6C03"/>
    <w:rsid w:val="7DD100F8"/>
    <w:rsid w:val="7E040DCB"/>
    <w:rsid w:val="7E0AA86F"/>
    <w:rsid w:val="7E16E13E"/>
    <w:rsid w:val="7E4C1D04"/>
    <w:rsid w:val="7E7CCAD7"/>
    <w:rsid w:val="7E7ED718"/>
    <w:rsid w:val="7E8E25C7"/>
    <w:rsid w:val="7EE54A03"/>
    <w:rsid w:val="7EFC898A"/>
    <w:rsid w:val="7F67EF42"/>
    <w:rsid w:val="7F93BD7F"/>
    <w:rsid w:val="7F99915F"/>
    <w:rsid w:val="7FBA599A"/>
    <w:rsid w:val="7FD5B8A0"/>
    <w:rsid w:val="7FDCA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5F3C28"/>
  <w15:chartTrackingRefBased/>
  <w15:docId w15:val="{1F7E21B9-47A0-40AA-8207-953E15B236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00131"/>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AC1225"/>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C1225"/>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C1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2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2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C122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C122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C122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C122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C122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C122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C122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C122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C1225"/>
    <w:rPr>
      <w:rFonts w:eastAsiaTheme="majorEastAsia" w:cstheme="majorBidi"/>
      <w:color w:val="272727" w:themeColor="text1" w:themeTint="D8"/>
    </w:rPr>
  </w:style>
  <w:style w:type="paragraph" w:styleId="Title">
    <w:name w:val="Title"/>
    <w:basedOn w:val="Normal"/>
    <w:next w:val="Normal"/>
    <w:link w:val="TitleChar"/>
    <w:uiPriority w:val="10"/>
    <w:qFormat/>
    <w:rsid w:val="00AC1225"/>
    <w:pPr>
      <w:spacing w:after="80"/>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AC122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C1225"/>
    <w:pPr>
      <w:numPr>
        <w:ilvl w:val="1"/>
      </w:numPr>
      <w:spacing w:after="160" w:line="278" w:lineRule="auto"/>
    </w:pPr>
    <w:rPr>
      <w:rFonts w:asciiTheme="minorHAnsi" w:hAnsiTheme="minorHAnsi" w:eastAsiaTheme="majorEastAsia" w:cstheme="majorBidi"/>
      <w:color w:val="595959" w:themeColor="text1" w:themeTint="A6"/>
      <w:spacing w:val="15"/>
      <w:kern w:val="2"/>
      <w:sz w:val="28"/>
      <w:szCs w:val="28"/>
      <w14:ligatures w14:val="standardContextual"/>
    </w:rPr>
  </w:style>
  <w:style w:type="character" w:styleId="SubtitleChar" w:customStyle="1">
    <w:name w:val="Subtitle Char"/>
    <w:basedOn w:val="DefaultParagraphFont"/>
    <w:link w:val="Subtitle"/>
    <w:uiPriority w:val="11"/>
    <w:rsid w:val="00AC1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25"/>
    <w:pPr>
      <w:spacing w:before="160" w:after="160" w:line="278" w:lineRule="auto"/>
      <w:jc w:val="center"/>
    </w:pPr>
    <w:rPr>
      <w:rFonts w:asciiTheme="minorHAnsi" w:hAnsiTheme="minorHAnsi" w:eastAsiaTheme="minorHAnsi" w:cstheme="minorBidi"/>
      <w:i/>
      <w:iCs/>
      <w:color w:val="404040" w:themeColor="text1" w:themeTint="BF"/>
      <w:kern w:val="2"/>
      <w14:ligatures w14:val="standardContextual"/>
    </w:rPr>
  </w:style>
  <w:style w:type="character" w:styleId="QuoteChar" w:customStyle="1">
    <w:name w:val="Quote Char"/>
    <w:basedOn w:val="DefaultParagraphFont"/>
    <w:link w:val="Quote"/>
    <w:uiPriority w:val="29"/>
    <w:rsid w:val="00AC1225"/>
    <w:rPr>
      <w:i/>
      <w:iCs/>
      <w:color w:val="404040" w:themeColor="text1" w:themeTint="BF"/>
    </w:rPr>
  </w:style>
  <w:style w:type="paragraph" w:styleId="ListParagraph">
    <w:name w:val="List Paragraph"/>
    <w:basedOn w:val="Normal"/>
    <w:uiPriority w:val="34"/>
    <w:qFormat/>
    <w:rsid w:val="00AC1225"/>
    <w:pPr>
      <w:spacing w:after="160" w:line="278" w:lineRule="auto"/>
      <w:ind w:left="720"/>
      <w:contextualSpacing/>
    </w:pPr>
    <w:rPr>
      <w:rFonts w:asciiTheme="minorHAnsi" w:hAnsiTheme="minorHAnsi" w:eastAsiaTheme="minorHAnsi" w:cstheme="minorBidi"/>
      <w:kern w:val="2"/>
      <w14:ligatures w14:val="standardContextual"/>
    </w:rPr>
  </w:style>
  <w:style w:type="character" w:styleId="IntenseEmphasis">
    <w:name w:val="Intense Emphasis"/>
    <w:basedOn w:val="DefaultParagraphFont"/>
    <w:uiPriority w:val="21"/>
    <w:qFormat/>
    <w:rsid w:val="00AC1225"/>
    <w:rPr>
      <w:i/>
      <w:iCs/>
      <w:color w:val="0F4761" w:themeColor="accent1" w:themeShade="BF"/>
    </w:rPr>
  </w:style>
  <w:style w:type="paragraph" w:styleId="IntenseQuote">
    <w:name w:val="Intense Quote"/>
    <w:basedOn w:val="Normal"/>
    <w:next w:val="Normal"/>
    <w:link w:val="IntenseQuoteChar"/>
    <w:uiPriority w:val="30"/>
    <w:qFormat/>
    <w:rsid w:val="00AC1225"/>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0F4761" w:themeColor="accent1" w:themeShade="BF"/>
      <w:kern w:val="2"/>
      <w14:ligatures w14:val="standardContextual"/>
    </w:rPr>
  </w:style>
  <w:style w:type="character" w:styleId="IntenseQuoteChar" w:customStyle="1">
    <w:name w:val="Intense Quote Char"/>
    <w:basedOn w:val="DefaultParagraphFont"/>
    <w:link w:val="IntenseQuote"/>
    <w:uiPriority w:val="30"/>
    <w:rsid w:val="00AC1225"/>
    <w:rPr>
      <w:i/>
      <w:iCs/>
      <w:color w:val="0F4761" w:themeColor="accent1" w:themeShade="BF"/>
    </w:rPr>
  </w:style>
  <w:style w:type="character" w:styleId="IntenseReference">
    <w:name w:val="Intense Reference"/>
    <w:basedOn w:val="DefaultParagraphFont"/>
    <w:uiPriority w:val="32"/>
    <w:qFormat/>
    <w:rsid w:val="00AC1225"/>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pPr>
      <w:spacing w:after="160"/>
    </w:pPr>
    <w:rPr>
      <w:rFonts w:asciiTheme="minorHAnsi" w:hAnsiTheme="minorHAnsi" w:eastAsiaTheme="minorHAnsi" w:cstheme="minorBidi"/>
      <w:kern w:val="2"/>
      <w:sz w:val="20"/>
      <w:szCs w:val="20"/>
      <w14:ligatures w14:val="standardContextual"/>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FE159B"/>
    <w:pPr>
      <w:spacing w:before="100" w:beforeAutospacing="1" w:after="100" w:afterAutospacing="1"/>
    </w:pPr>
  </w:style>
  <w:style w:type="character" w:styleId="il" w:customStyle="1">
    <w:name w:val="il"/>
    <w:basedOn w:val="DefaultParagraphFont"/>
    <w:rsid w:val="00FE159B"/>
  </w:style>
  <w:style w:type="paragraph" w:styleId="CommentSubject">
    <w:name w:val="annotation subject"/>
    <w:basedOn w:val="CommentText"/>
    <w:next w:val="CommentText"/>
    <w:link w:val="CommentSubjectChar"/>
    <w:uiPriority w:val="99"/>
    <w:semiHidden/>
    <w:unhideWhenUsed/>
    <w:rsid w:val="001478C1"/>
    <w:rPr>
      <w:b/>
      <w:bCs/>
    </w:rPr>
  </w:style>
  <w:style w:type="character" w:styleId="CommentSubjectChar" w:customStyle="1">
    <w:name w:val="Comment Subject Char"/>
    <w:basedOn w:val="CommentTextChar"/>
    <w:link w:val="CommentSubject"/>
    <w:uiPriority w:val="99"/>
    <w:semiHidden/>
    <w:rsid w:val="001478C1"/>
    <w:rPr>
      <w:b/>
      <w:bCs/>
      <w:sz w:val="20"/>
      <w:szCs w:val="20"/>
    </w:rPr>
  </w:style>
  <w:style w:type="character" w:styleId="Mention">
    <w:name w:val="Mention"/>
    <w:basedOn w:val="DefaultParagraphFont"/>
    <w:uiPriority w:val="99"/>
    <w:unhideWhenUsed/>
    <w:rsid w:val="001478C1"/>
    <w:rPr>
      <w:color w:val="2B579A"/>
      <w:shd w:val="clear" w:color="auto" w:fill="E1DFDD"/>
    </w:rPr>
  </w:style>
  <w:style w:type="character" w:styleId="UnresolvedMention">
    <w:name w:val="Unresolved Mention"/>
    <w:basedOn w:val="DefaultParagraphFont"/>
    <w:uiPriority w:val="99"/>
    <w:semiHidden/>
    <w:unhideWhenUsed/>
    <w:rsid w:val="00FD0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8175">
      <w:bodyDiv w:val="1"/>
      <w:marLeft w:val="0"/>
      <w:marRight w:val="0"/>
      <w:marTop w:val="0"/>
      <w:marBottom w:val="0"/>
      <w:divBdr>
        <w:top w:val="none" w:sz="0" w:space="0" w:color="auto"/>
        <w:left w:val="none" w:sz="0" w:space="0" w:color="auto"/>
        <w:bottom w:val="none" w:sz="0" w:space="0" w:color="auto"/>
        <w:right w:val="none" w:sz="0" w:space="0" w:color="auto"/>
      </w:divBdr>
      <w:divsChild>
        <w:div w:id="1800027177">
          <w:marLeft w:val="0"/>
          <w:marRight w:val="0"/>
          <w:marTop w:val="0"/>
          <w:marBottom w:val="0"/>
          <w:divBdr>
            <w:top w:val="none" w:sz="0" w:space="0" w:color="auto"/>
            <w:left w:val="none" w:sz="0" w:space="0" w:color="auto"/>
            <w:bottom w:val="none" w:sz="0" w:space="0" w:color="auto"/>
            <w:right w:val="none" w:sz="0" w:space="0" w:color="auto"/>
          </w:divBdr>
        </w:div>
      </w:divsChild>
    </w:div>
    <w:div w:id="17321750">
      <w:bodyDiv w:val="1"/>
      <w:marLeft w:val="0"/>
      <w:marRight w:val="0"/>
      <w:marTop w:val="0"/>
      <w:marBottom w:val="0"/>
      <w:divBdr>
        <w:top w:val="none" w:sz="0" w:space="0" w:color="auto"/>
        <w:left w:val="none" w:sz="0" w:space="0" w:color="auto"/>
        <w:bottom w:val="none" w:sz="0" w:space="0" w:color="auto"/>
        <w:right w:val="none" w:sz="0" w:space="0" w:color="auto"/>
      </w:divBdr>
    </w:div>
    <w:div w:id="673385786">
      <w:bodyDiv w:val="1"/>
      <w:marLeft w:val="0"/>
      <w:marRight w:val="0"/>
      <w:marTop w:val="0"/>
      <w:marBottom w:val="0"/>
      <w:divBdr>
        <w:top w:val="none" w:sz="0" w:space="0" w:color="auto"/>
        <w:left w:val="none" w:sz="0" w:space="0" w:color="auto"/>
        <w:bottom w:val="none" w:sz="0" w:space="0" w:color="auto"/>
        <w:right w:val="none" w:sz="0" w:space="0" w:color="auto"/>
      </w:divBdr>
    </w:div>
    <w:div w:id="776174155">
      <w:bodyDiv w:val="1"/>
      <w:marLeft w:val="0"/>
      <w:marRight w:val="0"/>
      <w:marTop w:val="0"/>
      <w:marBottom w:val="0"/>
      <w:divBdr>
        <w:top w:val="none" w:sz="0" w:space="0" w:color="auto"/>
        <w:left w:val="none" w:sz="0" w:space="0" w:color="auto"/>
        <w:bottom w:val="none" w:sz="0" w:space="0" w:color="auto"/>
        <w:right w:val="none" w:sz="0" w:space="0" w:color="auto"/>
      </w:divBdr>
    </w:div>
    <w:div w:id="957175293">
      <w:bodyDiv w:val="1"/>
      <w:marLeft w:val="0"/>
      <w:marRight w:val="0"/>
      <w:marTop w:val="0"/>
      <w:marBottom w:val="0"/>
      <w:divBdr>
        <w:top w:val="none" w:sz="0" w:space="0" w:color="auto"/>
        <w:left w:val="none" w:sz="0" w:space="0" w:color="auto"/>
        <w:bottom w:val="none" w:sz="0" w:space="0" w:color="auto"/>
        <w:right w:val="none" w:sz="0" w:space="0" w:color="auto"/>
      </w:divBdr>
    </w:div>
    <w:div w:id="1038432093">
      <w:bodyDiv w:val="1"/>
      <w:marLeft w:val="0"/>
      <w:marRight w:val="0"/>
      <w:marTop w:val="0"/>
      <w:marBottom w:val="0"/>
      <w:divBdr>
        <w:top w:val="none" w:sz="0" w:space="0" w:color="auto"/>
        <w:left w:val="none" w:sz="0" w:space="0" w:color="auto"/>
        <w:bottom w:val="none" w:sz="0" w:space="0" w:color="auto"/>
        <w:right w:val="none" w:sz="0" w:space="0" w:color="auto"/>
      </w:divBdr>
    </w:div>
    <w:div w:id="1076518280">
      <w:bodyDiv w:val="1"/>
      <w:marLeft w:val="0"/>
      <w:marRight w:val="0"/>
      <w:marTop w:val="0"/>
      <w:marBottom w:val="0"/>
      <w:divBdr>
        <w:top w:val="none" w:sz="0" w:space="0" w:color="auto"/>
        <w:left w:val="none" w:sz="0" w:space="0" w:color="auto"/>
        <w:bottom w:val="none" w:sz="0" w:space="0" w:color="auto"/>
        <w:right w:val="none" w:sz="0" w:space="0" w:color="auto"/>
      </w:divBdr>
    </w:div>
    <w:div w:id="1158612924">
      <w:bodyDiv w:val="1"/>
      <w:marLeft w:val="0"/>
      <w:marRight w:val="0"/>
      <w:marTop w:val="0"/>
      <w:marBottom w:val="0"/>
      <w:divBdr>
        <w:top w:val="none" w:sz="0" w:space="0" w:color="auto"/>
        <w:left w:val="none" w:sz="0" w:space="0" w:color="auto"/>
        <w:bottom w:val="none" w:sz="0" w:space="0" w:color="auto"/>
        <w:right w:val="none" w:sz="0" w:space="0" w:color="auto"/>
      </w:divBdr>
      <w:divsChild>
        <w:div w:id="1474592195">
          <w:marLeft w:val="0"/>
          <w:marRight w:val="0"/>
          <w:marTop w:val="0"/>
          <w:marBottom w:val="0"/>
          <w:divBdr>
            <w:top w:val="none" w:sz="0" w:space="0" w:color="auto"/>
            <w:left w:val="none" w:sz="0" w:space="0" w:color="auto"/>
            <w:bottom w:val="none" w:sz="0" w:space="0" w:color="auto"/>
            <w:right w:val="none" w:sz="0" w:space="0" w:color="auto"/>
          </w:divBdr>
        </w:div>
      </w:divsChild>
    </w:div>
    <w:div w:id="1178157922">
      <w:bodyDiv w:val="1"/>
      <w:marLeft w:val="0"/>
      <w:marRight w:val="0"/>
      <w:marTop w:val="0"/>
      <w:marBottom w:val="0"/>
      <w:divBdr>
        <w:top w:val="none" w:sz="0" w:space="0" w:color="auto"/>
        <w:left w:val="none" w:sz="0" w:space="0" w:color="auto"/>
        <w:bottom w:val="none" w:sz="0" w:space="0" w:color="auto"/>
        <w:right w:val="none" w:sz="0" w:space="0" w:color="auto"/>
      </w:divBdr>
      <w:divsChild>
        <w:div w:id="908882250">
          <w:marLeft w:val="0"/>
          <w:marRight w:val="0"/>
          <w:marTop w:val="0"/>
          <w:marBottom w:val="0"/>
          <w:divBdr>
            <w:top w:val="none" w:sz="0" w:space="0" w:color="auto"/>
            <w:left w:val="none" w:sz="0" w:space="0" w:color="auto"/>
            <w:bottom w:val="none" w:sz="0" w:space="0" w:color="auto"/>
            <w:right w:val="none" w:sz="0" w:space="0" w:color="auto"/>
          </w:divBdr>
        </w:div>
      </w:divsChild>
    </w:div>
    <w:div w:id="1492601461">
      <w:bodyDiv w:val="1"/>
      <w:marLeft w:val="0"/>
      <w:marRight w:val="0"/>
      <w:marTop w:val="0"/>
      <w:marBottom w:val="0"/>
      <w:divBdr>
        <w:top w:val="none" w:sz="0" w:space="0" w:color="auto"/>
        <w:left w:val="none" w:sz="0" w:space="0" w:color="auto"/>
        <w:bottom w:val="none" w:sz="0" w:space="0" w:color="auto"/>
        <w:right w:val="none" w:sz="0" w:space="0" w:color="auto"/>
      </w:divBdr>
      <w:divsChild>
        <w:div w:id="1012536961">
          <w:marLeft w:val="0"/>
          <w:marRight w:val="0"/>
          <w:marTop w:val="0"/>
          <w:marBottom w:val="0"/>
          <w:divBdr>
            <w:top w:val="none" w:sz="0" w:space="0" w:color="auto"/>
            <w:left w:val="none" w:sz="0" w:space="0" w:color="auto"/>
            <w:bottom w:val="none" w:sz="0" w:space="0" w:color="auto"/>
            <w:right w:val="none" w:sz="0" w:space="0" w:color="auto"/>
          </w:divBdr>
        </w:div>
      </w:divsChild>
    </w:div>
    <w:div w:id="1546990077">
      <w:bodyDiv w:val="1"/>
      <w:marLeft w:val="0"/>
      <w:marRight w:val="0"/>
      <w:marTop w:val="0"/>
      <w:marBottom w:val="0"/>
      <w:divBdr>
        <w:top w:val="none" w:sz="0" w:space="0" w:color="auto"/>
        <w:left w:val="none" w:sz="0" w:space="0" w:color="auto"/>
        <w:bottom w:val="none" w:sz="0" w:space="0" w:color="auto"/>
        <w:right w:val="none" w:sz="0" w:space="0" w:color="auto"/>
      </w:divBdr>
      <w:divsChild>
        <w:div w:id="762069234">
          <w:marLeft w:val="0"/>
          <w:marRight w:val="0"/>
          <w:marTop w:val="0"/>
          <w:marBottom w:val="0"/>
          <w:divBdr>
            <w:top w:val="none" w:sz="0" w:space="0" w:color="auto"/>
            <w:left w:val="none" w:sz="0" w:space="0" w:color="auto"/>
            <w:bottom w:val="none" w:sz="0" w:space="0" w:color="auto"/>
            <w:right w:val="none" w:sz="0" w:space="0" w:color="auto"/>
          </w:divBdr>
        </w:div>
      </w:divsChild>
    </w:div>
    <w:div w:id="1982995826">
      <w:bodyDiv w:val="1"/>
      <w:marLeft w:val="0"/>
      <w:marRight w:val="0"/>
      <w:marTop w:val="0"/>
      <w:marBottom w:val="0"/>
      <w:divBdr>
        <w:top w:val="none" w:sz="0" w:space="0" w:color="auto"/>
        <w:left w:val="none" w:sz="0" w:space="0" w:color="auto"/>
        <w:bottom w:val="none" w:sz="0" w:space="0" w:color="auto"/>
        <w:right w:val="none" w:sz="0" w:space="0" w:color="auto"/>
      </w:divBdr>
    </w:div>
    <w:div w:id="205569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yperlink" Target="https://paven.io/content/article/6aYIsFk05vBlvKAeXdnldc" TargetMode="External" Id="rId10" /><Relationship Type="http://schemas.openxmlformats.org/officeDocument/2006/relationships/numbering" Target="numbering.xml" Id="rId4" /><Relationship Type="http://schemas.openxmlformats.org/officeDocument/2006/relationships/hyperlink" Target="https://paven.io/benefits/article/1gd9ZmQkYFEtWHRWxNeOAb" TargetMode="External" Id="rId9" /><Relationship Type="http://schemas.openxmlformats.org/officeDocument/2006/relationships/comments" Target="comments.xml" Id="Rff24f09ff71a4f88" /><Relationship Type="http://schemas.microsoft.com/office/2011/relationships/people" Target="people.xml" Id="R4873bab5b8574684" /><Relationship Type="http://schemas.microsoft.com/office/2011/relationships/commentsExtended" Target="commentsExtended.xml" Id="R05eddcd224c044ad" /><Relationship Type="http://schemas.microsoft.com/office/2016/09/relationships/commentsIds" Target="commentsIds.xml" Id="Race9a91bf7844dd9" /><Relationship Type="http://schemas.microsoft.com/office/2018/08/relationships/commentsExtensible" Target="commentsExtensible.xml" Id="Rba0b7ca709a54141" /><Relationship Type="http://schemas.openxmlformats.org/officeDocument/2006/relationships/hyperlink" Target="https://forms.office.com/r/ApK2Tf79mV" TargetMode="External" Id="Rf402ff63fa3446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553448-E9FA-459C-AB4C-F502CCBFBA73}"/>
</file>

<file path=customXml/itemProps2.xml><?xml version="1.0" encoding="utf-8"?>
<ds:datastoreItem xmlns:ds="http://schemas.openxmlformats.org/officeDocument/2006/customXml" ds:itemID="{EB04964F-C6A9-4411-A50F-C3A3ACDE404B}">
  <ds:schemaRefs>
    <ds:schemaRef ds:uri="http://schemas.microsoft.com/sharepoint/v3/contenttype/forms"/>
  </ds:schemaRefs>
</ds:datastoreItem>
</file>

<file path=customXml/itemProps3.xml><?xml version="1.0" encoding="utf-8"?>
<ds:datastoreItem xmlns:ds="http://schemas.openxmlformats.org/officeDocument/2006/customXml" ds:itemID="{1464F409-50C9-4BF2-8487-9F0205F22301}">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Jolene Haley(UST,US)</cp:lastModifiedBy>
  <cp:revision>12</cp:revision>
  <dcterms:created xsi:type="dcterms:W3CDTF">2025-04-09T13:44:00Z</dcterms:created>
  <dcterms:modified xsi:type="dcterms:W3CDTF">2025-04-14T20:33:15Z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