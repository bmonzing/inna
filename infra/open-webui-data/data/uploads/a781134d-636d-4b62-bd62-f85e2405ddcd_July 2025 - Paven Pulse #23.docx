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p14 w16se w16cid w16 w16cex w16sdtdh w16sdtfl">
  <w:body>
    <w:p w:rsidR="6133836E" w:rsidP="0362E666" w:rsidRDefault="6133836E" w14:paraId="390925CB" w14:textId="3F7A959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362E666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Ju</w:t>
      </w:r>
      <w:r w:rsidRPr="0362E666" w:rsidR="05CFF1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ly</w:t>
      </w:r>
      <w:r w:rsidRPr="0362E666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 xml:space="preserve"> 2025 Newsletter: Paven Pulse #2</w:t>
      </w:r>
      <w:r w:rsidRPr="0362E666" w:rsidR="7BD2CB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"/>
        </w:rPr>
        <w:t>3</w:t>
      </w:r>
    </w:p>
    <w:p w:rsidR="1ECE9385" w:rsidP="1ECE9385" w:rsidRDefault="1ECE9385" w14:paraId="475C1ACE" w14:textId="589D68C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0362E666" w:rsidRDefault="6133836E" w14:paraId="05FCE6AD" w14:textId="460986CC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362E666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Send date: </w:t>
      </w:r>
      <w:r w:rsidRPr="0362E666" w:rsidR="4858FF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7/27/25</w:t>
      </w:r>
    </w:p>
    <w:p w:rsidR="1ECE9385" w:rsidP="1ECE9385" w:rsidRDefault="1ECE9385" w14:paraId="5F35A7ED" w14:textId="096C7AD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ECE9385" w:rsidRDefault="6133836E" w14:paraId="3CA9062E" w14:textId="612185A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CE9385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Items we’ll cover:</w:t>
      </w:r>
      <w:r w:rsidRPr="1ECE9385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50"/>
        <w:gridCol w:w="1425"/>
        <w:gridCol w:w="5625"/>
      </w:tblGrid>
      <w:tr w:rsidR="1ECE9385" w:rsidTr="0362E666" w14:paraId="795E52C5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1ECE9385" w:rsidP="0362E666" w:rsidRDefault="1ECE9385" w14:paraId="2E635474" w14:textId="304ADF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362E666" w:rsidR="3050126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"/>
              </w:rPr>
              <w:t>Financial Freedom Ignited</w:t>
            </w:r>
          </w:p>
        </w:tc>
        <w:tc>
          <w:tcPr>
            <w:tcW w:w="1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1ECE9385" w:rsidP="1ECE9385" w:rsidRDefault="1ECE9385" w14:paraId="0900A60A" w14:textId="25358D3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5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1ECE9385" w:rsidP="1BD8C745" w:rsidRDefault="1ECE9385" w14:paraId="1F1DBD12" w14:textId="707149B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"/>
              </w:rPr>
            </w:pPr>
          </w:p>
        </w:tc>
      </w:tr>
    </w:tbl>
    <w:p w:rsidR="1ECE9385" w:rsidP="17D916F4" w:rsidRDefault="1ECE9385" w14:paraId="12BE6308" w14:textId="46B8029E">
      <w:pPr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CE9385" w:rsidP="17D916F4" w:rsidRDefault="1ECE9385" w14:paraId="1BBA3C18" w14:textId="54C7735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D916F4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Audience: </w:t>
      </w:r>
      <w:r w:rsidRPr="17D916F4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All Paven users (dormant, disengaged, active, engaged)</w:t>
      </w:r>
    </w:p>
    <w:p w:rsidR="6133836E" w:rsidP="17D916F4" w:rsidRDefault="6133836E" w14:paraId="0005A7F8" w14:textId="4806D09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17D916F4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"/>
        </w:rPr>
        <w:t xml:space="preserve">Illustration theme: </w:t>
      </w:r>
      <w:r w:rsidRPr="17D916F4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highlight w:val="cyan"/>
          <w:lang w:val="en"/>
        </w:rPr>
        <w:t>Summer slowdown!</w:t>
      </w:r>
    </w:p>
    <w:p w:rsidR="1ECE9385" w:rsidP="1ECE9385" w:rsidRDefault="1ECE9385" w14:paraId="1CBE8134" w14:textId="15148DF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BD8C745" w:rsidRDefault="6133836E" w14:paraId="75A8CBEF" w14:textId="7760BE53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62E666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Subject line:</w:t>
      </w:r>
      <w:r w:rsidRPr="0362E666" w:rsidR="613383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362E666" w:rsidR="69A47B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362E666" w:rsidR="69A47B54">
        <w:rPr>
          <w:rFonts w:ascii="Arial" w:hAnsi="Arial" w:eastAsia="Arial" w:cs="Arial"/>
          <w:noProof w:val="0"/>
          <w:sz w:val="22"/>
          <w:szCs w:val="22"/>
          <w:lang w:val="en-US"/>
        </w:rPr>
        <w:t>Spark Financial Freedom This Summer 🔥💸</w:t>
      </w:r>
    </w:p>
    <w:p w:rsidR="041E4F35" w:rsidP="051BDDB5" w:rsidRDefault="041E4F35" w14:paraId="09B6A7AD" w14:textId="40F5E25E">
      <w:p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362E666" w:rsidR="041E4F3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Subheader</w:t>
      </w:r>
      <w:r w:rsidRPr="0362E666" w:rsidR="041E4F3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text: </w:t>
      </w:r>
      <w:r w:rsidRPr="0362E666" w:rsidR="56275804">
        <w:rPr>
          <w:rFonts w:ascii="Arial" w:hAnsi="Arial" w:eastAsia="Arial" w:cs="Arial"/>
          <w:noProof w:val="0"/>
          <w:sz w:val="22"/>
          <w:szCs w:val="22"/>
          <w:lang w:val="en-US"/>
        </w:rPr>
        <w:t>This summer is all about finding your spark and moving with purpose.</w:t>
      </w:r>
    </w:p>
    <w:tbl>
      <w:tblPr>
        <w:tblStyle w:val="TableNormal"/>
        <w:tblW w:w="9422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1666"/>
        <w:gridCol w:w="878"/>
        <w:gridCol w:w="6878"/>
      </w:tblGrid>
      <w:tr w:rsidR="1ECE9385" w:rsidTr="5546DC1A" w14:paraId="02896B5E">
        <w:trPr>
          <w:trHeight w:val="300"/>
        </w:trPr>
        <w:tc>
          <w:tcPr>
            <w:tcW w:w="166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56A1685B" w14:textId="2F79F78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Nameplate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12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0362E666" w:rsidRDefault="1ECE9385" w14:paraId="66E95C63" w14:textId="617B0B3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 w:rsidRPr="0362E666" w:rsidR="4EA951C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Paven Pulse</w:t>
            </w:r>
            <w:r>
              <w:br/>
            </w:r>
            <w:r w:rsidRPr="0362E666" w:rsidR="4EA951C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Issue #2</w:t>
            </w:r>
            <w:r w:rsidRPr="0362E666" w:rsidR="50C061E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3</w:t>
            </w:r>
          </w:p>
        </w:tc>
      </w:tr>
      <w:tr w:rsidR="1ECE9385" w:rsidTr="5546DC1A" w14:paraId="7F639E4B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5A6FCE90" w14:textId="03A9E629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Top headline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011FA9FE" w:rsidRDefault="1ECE9385" w14:paraId="133DABF6" w14:textId="3BF2FE4A">
            <w:pPr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commentRangeStart w:id="1945722501"/>
            <w:commentRangeStart w:id="899882631"/>
            <w:r w:rsidRPr="10C9F309" w:rsidR="447580B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Financial Freedom, Ignited 🔥💸</w:t>
            </w:r>
            <w:commentRangeEnd w:id="1945722501"/>
            <w:r>
              <w:rPr>
                <w:rStyle w:val="CommentReference"/>
              </w:rPr>
              <w:commentReference w:id="1945722501"/>
            </w:r>
            <w:commentRangeEnd w:id="899882631"/>
            <w:r>
              <w:rPr>
                <w:rStyle w:val="CommentReference"/>
              </w:rPr>
              <w:commentReference w:id="899882631"/>
            </w:r>
          </w:p>
        </w:tc>
      </w:tr>
      <w:tr w:rsidR="1ECE9385" w:rsidTr="5546DC1A" w14:paraId="7E0D7B07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47B31ADC" w14:textId="360288F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Content</w:t>
            </w:r>
          </w:p>
          <w:p w:rsidR="1ECE9385" w:rsidP="1BD8C745" w:rsidRDefault="1ECE9385" w14:paraId="69FC1CA1" w14:textId="26C05E9E">
            <w:pPr>
              <w:widowControl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24965AF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724965AF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 w:rsidRPr="724965AF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Link to Figma file</w:t>
            </w:r>
          </w:p>
          <w:p w:rsidR="1ECE9385" w:rsidP="0362E666" w:rsidRDefault="1ECE9385" w14:paraId="11042253" w14:textId="0CF534EA">
            <w:pPr>
              <w:pStyle w:val="Normal"/>
              <w:widowControl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362E666" w:rsidR="4200208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2D42AA63" w:rsidRDefault="1ECE9385" w14:paraId="265F1B5E" w14:textId="3C8274BF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4A9F86" w:rsidR="44F8746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July brings more than just sunshine—it brings momentum</w:t>
            </w:r>
            <w:r w:rsidRPr="454A9F86" w:rsidR="1CD6F8F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!</w:t>
            </w:r>
            <w:r w:rsidRPr="454A9F86" w:rsidR="44F8746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Inspired by the spirit of Independence Day, this month was all about igniting your financial freedom: the power to choose, to act, and to move forward with clarity.</w:t>
            </w:r>
          </w:p>
          <w:p w:rsidR="1ECE9385" w:rsidP="2D42AA63" w:rsidRDefault="1ECE9385" w14:paraId="6CD8F5E8" w14:textId="1720B550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4A9F86" w:rsidR="16122B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Whether you spent this</w:t>
            </w:r>
            <w:r w:rsidRPr="454A9F86" w:rsidR="7113F1E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month </w:t>
            </w:r>
            <w:r w:rsidRPr="454A9F86" w:rsidR="16122B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adjusting your savings, tackling debt, or sidestepping burnout, </w:t>
            </w:r>
            <w:r w:rsidRPr="454A9F86" w:rsidR="16122B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now’s</w:t>
            </w:r>
            <w:r w:rsidRPr="454A9F86" w:rsidR="16122B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454A9F86" w:rsidR="16122B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 great time</w:t>
            </w:r>
            <w:r w:rsidRPr="454A9F86" w:rsidR="16122B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to spark your plan and light up your goals.</w:t>
            </w:r>
          </w:p>
        </w:tc>
      </w:tr>
      <w:tr w:rsidR="1ECE9385" w:rsidTr="5546DC1A" w14:paraId="53C2FDA5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717F7329" w14:textId="5E18B0E1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 Button</w:t>
            </w:r>
          </w:p>
          <w:p w:rsidR="1ECE9385" w:rsidP="1ECE9385" w:rsidRDefault="1ECE9385" w14:paraId="17AE456F" w14:textId="07847C7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DAB11CC" w:rsidP="10C9F309" w:rsidRDefault="7DAB11CC" w14:paraId="70352407" w14:textId="530489BC">
            <w:pPr>
              <w:pStyle w:val="Normal"/>
              <w:suppressLineNumbers w:val="0"/>
              <w:bidi w:val="0"/>
              <w:spacing w:before="240" w:beforeAutospacing="off" w:after="24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commentRangeStart w:id="1489335108"/>
            <w:commentRangeStart w:id="613709110"/>
            <w:r w:rsidRPr="5546DC1A" w:rsidR="12B4645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Do</w:t>
            </w:r>
            <w:r w:rsidRPr="5546DC1A" w:rsidR="7DAB11C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you</w:t>
            </w:r>
            <w:r w:rsidRPr="5546DC1A" w:rsidR="5A643B6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have enough financial sunscreen?</w:t>
            </w:r>
            <w:commentRangeEnd w:id="1489335108"/>
            <w:r>
              <w:rPr>
                <w:rStyle w:val="CommentReference"/>
              </w:rPr>
              <w:commentReference w:id="1489335108"/>
            </w:r>
            <w:commentRangeEnd w:id="613709110"/>
            <w:r>
              <w:rPr>
                <w:rStyle w:val="CommentReference"/>
              </w:rPr>
              <w:commentReference w:id="613709110"/>
            </w:r>
          </w:p>
          <w:p w:rsidR="6EDB1EA9" w:rsidP="454A9F86" w:rsidRDefault="6EDB1EA9" w14:paraId="2BF7B511" w14:textId="20A6086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54A9F86" w:rsidR="6EDB1EA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Link to financial sunscreen article</w:t>
            </w:r>
          </w:p>
          <w:p w:rsidR="6EDB1EA9" w:rsidP="454A9F86" w:rsidRDefault="6EDB1EA9" w14:paraId="3155DE47" w14:textId="387EBD4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54A9F86" w:rsidR="6EDB1EA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https://paven.io/content/article/mvnXimh5eeyMUMP3dgRb1</w:t>
            </w:r>
          </w:p>
          <w:p w:rsidR="1ECE9385" w:rsidP="1BD8C745" w:rsidRDefault="1ECE9385" w14:paraId="1DB8CB72" w14:textId="3AA0F9E3">
            <w:pPr>
              <w:spacing w:before="0" w:beforeAutospacing="off" w:after="16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1BD8C745" w:rsidTr="5546DC1A" w14:paraId="1175794F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2C395C8" w:rsidP="1BD8C745" w:rsidRDefault="52C395C8" w14:paraId="4C6A9F05" w14:textId="11A97C4F">
            <w:pPr>
              <w:pStyle w:val="Normal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1BD8C745" w:rsidR="52C395C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Profile Builder Promo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2C395C8" w:rsidP="10C9F309" w:rsidRDefault="52C395C8" w14:paraId="3DC28EB6" w14:textId="529685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commentRangeStart w:id="1746789434"/>
            <w:commentRangeStart w:id="1706877599"/>
            <w:commentRangeStart w:id="1040599424"/>
            <w:r w:rsidRPr="10C9F309" w:rsidR="16C7F8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Your profile = your Paven</w:t>
            </w:r>
          </w:p>
          <w:p w:rsidR="52C395C8" w:rsidP="0EDE1B8D" w:rsidRDefault="52C395C8" w14:paraId="595634D6" w14:textId="6D77B4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Personalize your Paven experience by completing your profile! Just answer a few simple questions to unlock smarter recommendations. 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We’ll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use that info to show you the best content related to </w:t>
            </w:r>
            <w:bookmarkStart w:name="_Int_7ewonD2I" w:id="1874906400"/>
            <w:r w:rsidRPr="0EDE1B8D" w:rsidR="1B20D3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your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EDE1B8D" w:rsidR="560C3A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wants and</w:t>
            </w:r>
            <w:bookmarkEnd w:id="1874906400"/>
            <w:r w:rsidRPr="0EDE1B8D" w:rsidR="560C3A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EDE1B8D" w:rsidR="52C395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needs. Easy!</w:t>
            </w:r>
          </w:p>
          <w:p w:rsidR="52C395C8" w:rsidP="10C9F309" w:rsidRDefault="52C395C8" w14:paraId="09559966" w14:textId="2BC36A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0C9F309" w:rsidR="16C7F8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Update your </w:t>
            </w:r>
            <w:r w:rsidRPr="10C9F309" w:rsidR="16C7F8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profile</w:t>
            </w:r>
            <w:r w:rsidRPr="10C9F309" w:rsidR="31687B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</w:t>
            </w:r>
            <w:commentRangeEnd w:id="1746789434"/>
            <w:r>
              <w:rPr>
                <w:rStyle w:val="CommentReference"/>
              </w:rPr>
              <w:commentReference w:id="1746789434"/>
            </w:r>
            <w:commentRangeEnd w:id="1706877599"/>
            <w:r>
              <w:rPr>
                <w:rStyle w:val="CommentReference"/>
              </w:rPr>
              <w:commentReference w:id="1706877599"/>
            </w:r>
            <w:commentRangeEnd w:id="1040599424"/>
            <w:r>
              <w:rPr>
                <w:rStyle w:val="CommentReference"/>
              </w:rPr>
              <w:commentReference w:id="1040599424"/>
            </w:r>
          </w:p>
          <w:p w:rsidR="1BD8C745" w:rsidP="1BD8C745" w:rsidRDefault="1BD8C745" w14:paraId="2E9C6E98" w14:textId="62531675">
            <w:pPr>
              <w:pStyle w:val="Normal"/>
              <w:spacing w:line="276" w:lineRule="auto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1ECE9385" w:rsidTr="5546DC1A" w14:paraId="37C05334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2548381C" w14:textId="0F524C9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Poll recap header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78086121" w14:textId="7ACF506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11FA9FE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POLL RESULTS</w:t>
            </w:r>
          </w:p>
          <w:p w:rsidR="1ECE9385" w:rsidP="011FA9FE" w:rsidRDefault="1ECE9385" w14:paraId="0FAF73A5" w14:textId="588C6C67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011FA9FE" w:rsidR="04B7C6A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Metamates view freedom as a multidimensional state, not a single milestone.</w:t>
            </w:r>
          </w:p>
        </w:tc>
      </w:tr>
      <w:tr w:rsidR="1ECE9385" w:rsidTr="5546DC1A" w14:paraId="34C04AA2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1CD76C92" w14:textId="3CEC047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Poll recap content</w:t>
            </w:r>
          </w:p>
          <w:p w:rsidR="1ECE9385" w:rsidP="1ECE9385" w:rsidRDefault="1ECE9385" w14:paraId="426FC945" w14:textId="5A2E74D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675A6883" w14:textId="6F2C3B69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idea:</w:t>
            </w:r>
          </w:p>
          <w:p w:rsidR="1ECE9385" w:rsidP="1ECE9385" w:rsidRDefault="1ECE9385" w14:paraId="3E088023" w14:textId="511EBC4F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0362E666" w:rsidRDefault="1ECE9385" w14:paraId="30296CC4" w14:textId="5D885900">
            <w:pPr>
              <w:widowControl w:val="0"/>
              <w:spacing w:before="240" w:beforeAutospacing="off" w:after="24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362E666" w:rsidR="4EA951C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Will use an image</w:t>
            </w:r>
            <w:r w:rsidRPr="0362E666" w:rsidR="6BE99DC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from poll</w:t>
            </w:r>
            <w:r w:rsidRPr="0362E666" w:rsidR="4EA951C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362E666" w:rsidR="48C3C0B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B2DC91C" w:rsidP="454A9F86" w:rsidRDefault="1B2DC91C" w14:paraId="35CCC92C" w14:textId="60676782">
            <w:pPr>
              <w:spacing w:before="240" w:beforeAutospacing="off" w:after="240" w:afterAutospacing="off"/>
            </w:pPr>
            <w:r w:rsidRPr="454A9F86" w:rsidR="1B2DC91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Financial Freedom in Focus 🔥 </w:t>
            </w:r>
          </w:p>
          <w:p w:rsidR="225E5E91" w:rsidP="454A9F86" w:rsidRDefault="225E5E91" w14:paraId="576F0616" w14:textId="148006AC">
            <w:pPr>
              <w:spacing w:before="240" w:beforeAutospacing="off" w:after="240" w:afterAutospacing="off"/>
            </w:pPr>
            <w:r w:rsidRPr="454A9F86" w:rsidR="225E5E9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This month’s poll explored what financial freedom means to you, where you are now, and how you plan to level up. </w:t>
            </w:r>
            <w:r w:rsidRPr="454A9F86" w:rsidR="225E5E9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Here’s</w:t>
            </w:r>
            <w:r w:rsidRPr="454A9F86" w:rsidR="225E5E9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what you shared:</w:t>
            </w:r>
          </w:p>
          <w:p w:rsidR="7343904F" w:rsidP="454A9F86" w:rsidRDefault="7343904F" w14:paraId="4198D947" w14:textId="72640F37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54A9F86" w:rsidR="734390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Which level of financial freedom describes your current situation?</w:t>
            </w:r>
          </w:p>
          <w:p w:rsidR="5B33BE20" w:rsidP="454A9F86" w:rsidRDefault="5B33BE20" w14:paraId="30E91E17" w14:textId="3E6D331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4D882A3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50% of</w:t>
            </w:r>
            <w:r w:rsidRPr="454A9F86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54A9F86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Metamates</w:t>
            </w:r>
            <w:r w:rsidRPr="454A9F86" w:rsidR="5B9546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54A9F86" w:rsidR="563C2BE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s</w:t>
            </w:r>
            <w:r w:rsidRPr="454A9F86" w:rsidR="1DF1343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ai</w:t>
            </w:r>
            <w:r w:rsidRPr="454A9F86" w:rsidR="563C2BE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d</w:t>
            </w:r>
            <w:r w:rsidRPr="454A9F86" w:rsidR="2299FB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:</w:t>
            </w:r>
            <w:r w:rsidRPr="454A9F86" w:rsidR="1AB21C7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  <w:r w:rsidRPr="454A9F86" w:rsidR="5E56B9A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Flexibility: You have enough savings to take calculated risks without financial stress.</w:t>
            </w:r>
          </w:p>
          <w:p w:rsidR="1ECE9385" w:rsidP="39B8D775" w:rsidRDefault="1ECE9385" w14:paraId="6B9CDB8E" w14:textId="07E75F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E6AED0A" w:rsidP="454A9F86" w:rsidRDefault="6E6AED0A" w14:paraId="2AD4576F" w14:textId="1321382E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6E6AED0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Do you have a plan to reach the next financial freedom level?</w:t>
            </w:r>
          </w:p>
          <w:p w:rsidR="1ECE9385" w:rsidP="454A9F86" w:rsidRDefault="1ECE9385" w14:paraId="0D43B280" w14:textId="19794BB3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0F6E07D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Half of </w:t>
            </w:r>
            <w:r w:rsidRPr="454A9F86" w:rsidR="4A7CD0E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you </w:t>
            </w:r>
            <w:r w:rsidRPr="454A9F86" w:rsidR="5DB2FE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chose</w:t>
            </w:r>
            <w:r w:rsidRPr="454A9F86" w:rsidR="160B47B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: </w:t>
            </w:r>
            <w:r w:rsidRPr="454A9F86" w:rsidR="27FF856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No, I really </w:t>
            </w:r>
            <w:r w:rsidRPr="454A9F86" w:rsidR="27FF856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don't</w:t>
            </w:r>
            <w:r w:rsidRPr="454A9F86" w:rsidR="27FF856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have clarity on what I need or how to get there.</w:t>
            </w:r>
          </w:p>
          <w:p w:rsidR="1ECE9385" w:rsidP="454A9F86" w:rsidRDefault="1ECE9385" w14:paraId="69E1B4F8" w14:textId="0D711B6D">
            <w:pPr>
              <w:spacing w:before="240" w:after="24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54A9F86" w:rsidR="0975A77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What does financial freedom mean to you?</w:t>
            </w:r>
          </w:p>
          <w:p w:rsidR="1ECE9385" w:rsidP="454A9F86" w:rsidRDefault="1ECE9385" w14:paraId="00CFA5CE" w14:textId="23E38CD7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446B77A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75% </w:t>
            </w:r>
            <w:r w:rsidRPr="454A9F86" w:rsidR="1CC590A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said “all of the above” which combined:</w:t>
            </w:r>
          </w:p>
          <w:p w:rsidR="1ECE9385" w:rsidP="454A9F86" w:rsidRDefault="1ECE9385" w14:paraId="3B72789F" w14:textId="2DDE0B10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446B77A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Stability: You have 3 to 6 months emergency savings and manageable debt levels</w:t>
            </w:r>
          </w:p>
          <w:p w:rsidR="1ECE9385" w:rsidP="454A9F86" w:rsidRDefault="1ECE9385" w14:paraId="22108EFA" w14:textId="5258B59A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446B77A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Resilience: Being able to adapt and </w:t>
            </w:r>
            <w:r w:rsidRPr="454A9F86" w:rsidR="446B77A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make choices without financial stress</w:t>
            </w:r>
          </w:p>
          <w:p w:rsidR="1ECE9385" w:rsidP="454A9F86" w:rsidRDefault="1ECE9385" w14:paraId="0D0A1B96" w14:textId="3D05EC93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4A9F86" w:rsidR="22BA8FC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Security: Feeling safe and prepared for unexpected expenses.</w:t>
            </w:r>
          </w:p>
          <w:p w:rsidR="1ECE9385" w:rsidP="011FA9FE" w:rsidRDefault="1ECE9385" w14:paraId="0315F1BD" w14:textId="68352EAC">
            <w:pPr>
              <w:pStyle w:val="Normal"/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011FA9FE" w:rsidR="588182D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The takeaway? </w:t>
            </w:r>
            <w:r w:rsidRPr="011FA9FE" w:rsidR="588182D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You’re</w:t>
            </w:r>
            <w:r w:rsidRPr="011FA9FE" w:rsidR="588182D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defining freedom on your own terms. Even if the path ahead feels unclear, your goals are ignited and </w:t>
            </w:r>
            <w:r w:rsidRPr="011FA9FE" w:rsidR="588182D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you’re</w:t>
            </w:r>
            <w:r w:rsidRPr="011FA9FE" w:rsidR="588182D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already moving toward them.</w:t>
            </w:r>
            <w:r w:rsidRPr="011FA9FE" w:rsidR="44FD137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</w:t>
            </w:r>
            <w:r w:rsidRPr="011FA9FE" w:rsidR="588182D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Keep the spark alive</w:t>
            </w:r>
            <w:r w:rsidRPr="011FA9FE" w:rsidR="4705371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!</w:t>
            </w:r>
          </w:p>
        </w:tc>
      </w:tr>
      <w:tr w:rsidR="1ECE9385" w:rsidTr="5546DC1A" w14:paraId="1D6BC23D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38C4D853" w14:textId="270FC9A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 Button</w:t>
            </w: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BD8C745" w:rsidRDefault="1ECE9385" w14:paraId="2DDA7CA4" w14:textId="4B22C0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70C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>Take the poll</w:t>
            </w:r>
            <w:r w:rsidRPr="1BD8C745" w:rsidR="4BA253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 xml:space="preserve"> or check your results</w:t>
            </w:r>
          </w:p>
          <w:p w:rsidR="1ECE9385" w:rsidP="454A9F86" w:rsidRDefault="1ECE9385" w14:paraId="059D6898" w14:textId="433642B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r w:rsidRPr="454A9F86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 xml:space="preserve">&lt; </w:t>
            </w:r>
            <w:r w:rsidRPr="454A9F86" w:rsidR="6E35833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 xml:space="preserve">https://paven.io/content/poll/3K91z8LjHDSd7bnXGiotMo </w:t>
            </w:r>
            <w:r w:rsidRPr="454A9F86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&gt;</w:t>
            </w:r>
          </w:p>
        </w:tc>
      </w:tr>
      <w:tr w:rsidR="1ECE9385" w:rsidTr="5546DC1A" w14:paraId="595A9BE2">
        <w:trPr>
          <w:trHeight w:val="300"/>
        </w:trPr>
        <w:tc>
          <w:tcPr>
            <w:tcW w:w="1666" w:type="dxa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1ECE9385" w:rsidRDefault="1ECE9385" w14:paraId="6C4EA130" w14:textId="43274E3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011FA9FE" w:rsidRDefault="1ECE9385" w14:paraId="23B8E3F2" w14:textId="7331A569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</w:pPr>
          </w:p>
        </w:tc>
        <w:tc>
          <w:tcPr>
            <w:tcW w:w="7756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ECE9385" w:rsidP="0362E666" w:rsidRDefault="1ECE9385" w14:paraId="2D9DE041" w14:textId="2FD96D4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362E666" w:rsidR="7F04A70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Wanted: Your voice</w:t>
            </w:r>
            <w:r w:rsidRPr="0362E666" w:rsidR="4EA951C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!</w:t>
            </w:r>
          </w:p>
          <w:p w:rsidR="1ECE9385" w:rsidP="1ECE9385" w:rsidRDefault="1ECE9385" w14:paraId="1E6E3D80" w14:textId="392118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54A9F86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Join our research community. Your input helps us fine-tune Paven to meet your needs. </w:t>
            </w:r>
          </w:p>
          <w:p w:rsidR="1ECE9385" w:rsidP="1ECE9385" w:rsidRDefault="1ECE9385" w14:paraId="13C46B61" w14:textId="1B1260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54A9F86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Register to participate in future research opportunities, which may include one-on-one interviews or digital surveys.</w:t>
            </w:r>
          </w:p>
          <w:p w:rsidR="1ECE9385" w:rsidP="5546DC1A" w:rsidRDefault="1ECE9385" w14:paraId="40DF654E" w14:textId="6A4D2E03">
            <w:pPr>
              <w:rPr>
                <w:del w:author="Jolene Haley(UST,US)" w:date="2025-07-28T18:45:04.199Z" w16du:dateUtc="2025-07-28T18:45:04.199Z" w:id="181025141"/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commentRangeStart w:id="1329489974"/>
            <w:del w:author="Jolene Haley(UST,US)" w:date="2025-07-28T18:45:04.203Z" w:id="530660015"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>We’re</w:delText>
              </w:r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 xml:space="preserve"> currently running an ongoing study—and </w:delText>
              </w:r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>it’s</w:delText>
              </w:r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 xml:space="preserve"> </w:delText>
              </w:r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>a great time</w:delText>
              </w:r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 xml:space="preserve"> to sign up and share your Paven experience directly with our team</w:delText>
              </w:r>
              <w:r w:rsidRPr="5546DC1A" w:rsidDel="1ECE93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olor w:val="000000" w:themeColor="text1" w:themeTint="FF" w:themeShade="FF"/>
                  <w:sz w:val="22"/>
                  <w:szCs w:val="22"/>
                  <w:lang w:val="en-US"/>
                </w:rPr>
                <w:delText xml:space="preserve">.  </w:delText>
              </w:r>
            </w:del>
            <w:commentRangeEnd w:id="1329489974"/>
            <w:r>
              <w:rPr>
                <w:rStyle w:val="CommentReference"/>
              </w:rPr>
              <w:commentReference w:id="1329489974"/>
            </w:r>
          </w:p>
          <w:p w:rsidR="1ECE9385" w:rsidP="454A9F86" w:rsidRDefault="1ECE9385" w14:paraId="623A24D8" w14:textId="205FA2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hyperlink r:id="R591f5c269e6f41d1">
              <w:r w:rsidRPr="454A9F86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https://short.paven.io/e/cNwwvdNRLTb</w:t>
              </w:r>
            </w:hyperlink>
          </w:p>
          <w:p w:rsidR="454A9F86" w:rsidP="454A9F86" w:rsidRDefault="454A9F86" w14:paraId="42A16DD8" w14:textId="191227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lang w:val="en-US"/>
              </w:rPr>
            </w:pPr>
          </w:p>
          <w:p w:rsidR="773F556F" w:rsidP="454A9F86" w:rsidRDefault="773F556F" w14:paraId="204DD28D" w14:textId="67C61B81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lang w:val="en-US"/>
              </w:rPr>
            </w:pPr>
            <w:r w:rsidRPr="454A9F86" w:rsidR="773F55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lang w:val="en-US"/>
              </w:rPr>
              <w:t xml:space="preserve">Long: </w:t>
            </w:r>
            <w:hyperlink r:id="Rba89470fae144cf2">
              <w:r w:rsidRPr="454A9F86" w:rsidR="773F556F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n-US"/>
                </w:rPr>
                <w:t>https://forms.office.com/Pages/ResponsePage.aspx?id=Sx9DpAfCM0eVMDTAipsrjVAV8ActHlxDsCEdo8cXBjRURTdTUTZHM1VIOVRJVVRIQVFER1k2NE03Ry4u&amp;%24web_only=true&amp;_branch_match_id=1353465258164204002&amp;utm_source=Workplace&amp;utm_campaign=Paven%20Pulse&amp;utm_medium=marketing&amp;_branch_referrer=H4sIAAAAAAAAA8soKSkottLXL87ILyrRK0gsS83Ty8zXT9VP9isvL0vxC%2FIJSbKvK0pNSy0qysxLj08qyi8vTi2ydc4oys9NBQCOffbiPgAAAA%3D%3D</w:t>
              </w:r>
            </w:hyperlink>
          </w:p>
          <w:p w:rsidR="454A9F86" w:rsidP="454A9F86" w:rsidRDefault="454A9F86" w14:paraId="0D0B4477" w14:textId="79A7CA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lang w:val="en-US"/>
              </w:rPr>
            </w:pPr>
          </w:p>
          <w:p w:rsidR="1ECE9385" w:rsidP="1ECE9385" w:rsidRDefault="1ECE9385" w14:paraId="7F09A24C" w14:textId="17EC02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</w:p>
          <w:p w:rsidR="1ECE9385" w:rsidP="1ECE9385" w:rsidRDefault="1ECE9385" w14:paraId="073C58A7" w14:textId="67D25D9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 xml:space="preserve">Join now 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&lt;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 </w:t>
            </w:r>
            <w:hyperlink r:id="R99382487fa0747ef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https://short.paven.io/xyhCYhtk9Qb</w:t>
              </w:r>
            </w:hyperlink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 xml:space="preserve"> &gt;</w:t>
            </w:r>
          </w:p>
        </w:tc>
      </w:tr>
      <w:tr w:rsidR="1ECE9385" w:rsidTr="5546DC1A" w14:paraId="2D3401D2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753DC166" w14:textId="747ACB02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What’s new header</w:t>
            </w:r>
          </w:p>
          <w:p w:rsidR="1ECE9385" w:rsidP="1ECE9385" w:rsidRDefault="1ECE9385" w14:paraId="752F82FF" w14:textId="190DA5A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33175E1B" w14:textId="337A32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WHAT’S NEW</w:t>
            </w:r>
          </w:p>
          <w:p w:rsidR="1ECE9385" w:rsidP="0362E666" w:rsidRDefault="1ECE9385" w14:paraId="3D97A6C9" w14:textId="21DC2AB9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0362E666" w:rsidR="0FBA4A8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Light the way to financial freedom</w:t>
            </w:r>
          </w:p>
        </w:tc>
      </w:tr>
      <w:tr w:rsidR="1ECE9385" w:rsidTr="5546DC1A" w14:paraId="47F31E67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C3E2C45" w14:textId="6FC7A34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Content</w:t>
            </w:r>
          </w:p>
          <w:p w:rsidR="1ECE9385" w:rsidP="1ECE9385" w:rsidRDefault="1ECE9385" w14:paraId="69EB5982" w14:textId="305CB84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39B8D775" w:rsidRDefault="1ECE9385" w14:paraId="41345363" w14:textId="63F66FF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9B8D77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39B8D77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:</w:t>
            </w:r>
          </w:p>
          <w:p w:rsidR="1ECE9385" w:rsidP="39B8D775" w:rsidRDefault="1ECE9385" w14:paraId="37B12928" w14:textId="349DBDAF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39B8D775" w:rsidRDefault="1ECE9385" w14:paraId="640050D6" w14:textId="4E5A6253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  <w:p w:rsidR="1ECE9385" w:rsidP="39B8D775" w:rsidRDefault="1ECE9385" w14:paraId="2310936B" w14:textId="481ECC24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="1ECE9385" w:rsidP="39B8D775" w:rsidRDefault="1ECE9385" w14:paraId="3B56146D" w14:textId="3EA63A2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0362E666" w:rsidRDefault="1ECE9385" w14:paraId="43C6B958" w14:textId="6BA89ECA">
            <w:pPr>
              <w:widowControl w:val="0"/>
              <w:spacing w:before="240" w:beforeAutospacing="off" w:after="240" w:afterAutospacing="off" w:line="240" w:lineRule="auto"/>
            </w:pPr>
            <w:r w:rsidRPr="011FA9FE" w:rsidR="7D0587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July’s reads were designed </w:t>
            </w:r>
            <w:r w:rsidRPr="011FA9FE" w:rsidR="14DEFD7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to help you stay grounded while things heat up, offering smart ways to protect your energy, stretch your spending, and move with purpose.</w:t>
            </w:r>
          </w:p>
          <w:p w:rsidR="1ECE9385" w:rsidP="0362E666" w:rsidRDefault="1ECE9385" w14:paraId="664EAA2B" w14:textId="52B3206F">
            <w:pPr>
              <w:widowControl w:val="0"/>
              <w:spacing w:before="240" w:beforeAutospacing="off" w:after="240" w:afterAutospacing="off" w:line="240" w:lineRule="auto"/>
            </w:pPr>
            <w:r w:rsidRPr="0362E666" w:rsidR="7D0587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Catch up on:</w:t>
            </w:r>
          </w:p>
          <w:p w:rsidR="1ECE9385" w:rsidP="454A9F86" w:rsidRDefault="1ECE9385" w14:paraId="70FC3DFA" w14:textId="149E2CFD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54A9F86" w:rsidR="03C7E727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Budget-friendly fixes for vacation FOMO</w:t>
            </w:r>
            <w:r>
              <w:br/>
            </w:r>
            <w:r w:rsidRPr="454A9F86" w:rsidR="7D0587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hyperlink r:id="R2b6fe299405a489d">
              <w:r w:rsidRPr="454A9F86" w:rsidR="097005ED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n-US"/>
                </w:rPr>
                <w:t>https://paven.io/content/article/1WVAgk96oslWHJvhDI3sLu</w:t>
              </w:r>
            </w:hyperlink>
          </w:p>
          <w:p w:rsidR="1ECE9385" w:rsidP="454A9F86" w:rsidRDefault="1ECE9385" w14:paraId="34D29740" w14:textId="064EB8D9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/>
            </w:pPr>
            <w:r w:rsidRPr="011FA9FE" w:rsidR="097005ED">
              <w:rPr>
                <w:b w:val="1"/>
                <w:bCs w:val="1"/>
              </w:rPr>
              <w:t>Play the system, level up your credit</w:t>
            </w:r>
            <w:r>
              <w:br/>
            </w:r>
            <w:hyperlink r:id="Rfa62ec80405e43c5">
              <w:r w:rsidRPr="011FA9FE" w:rsidR="45F1557A">
                <w:rPr>
                  <w:rStyle w:val="Hyperlink"/>
                </w:rPr>
                <w:t>https://paven.io/content/article/ZPs1gUQP8UNLdfOcd63Xm</w:t>
              </w:r>
            </w:hyperlink>
          </w:p>
          <w:p w:rsidR="40A8F14C" w:rsidP="011FA9FE" w:rsidRDefault="40A8F14C" w14:paraId="5915E301" w14:textId="533DA8C3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RPr="011FA9FE" w:rsidR="40A8F14C">
              <w:rPr>
                <w:b w:val="1"/>
                <w:bCs w:val="1"/>
              </w:rPr>
              <w:t>Ignite your path to financial freedom</w:t>
            </w:r>
          </w:p>
          <w:p w:rsidR="40A8F14C" w:rsidP="454A9F86" w:rsidRDefault="40A8F14C" w14:paraId="658EC278" w14:textId="5EF4EDA3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/>
            </w:pPr>
            <w:hyperlink r:id="R74fd11acbfa24fea">
              <w:r w:rsidRPr="454A9F86" w:rsidR="40A8F14C">
                <w:rPr>
                  <w:rStyle w:val="Hyperlink"/>
                </w:rPr>
                <w:t>https://paven.io/content/article/4IamTWMNeFz1fhLrClI9X</w:t>
              </w:r>
            </w:hyperlink>
          </w:p>
          <w:p w:rsidR="45F1557A" w:rsidP="454A9F86" w:rsidRDefault="45F1557A" w14:paraId="783AB2E8" w14:textId="3D8C8E83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54A9F86" w:rsidR="45F1557A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How to outsmart shrinkflation with confidence</w:t>
            </w:r>
          </w:p>
          <w:p w:rsidR="45F1557A" w:rsidP="454A9F86" w:rsidRDefault="45F1557A" w14:paraId="7C507BEA" w14:textId="3DA6C3C7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hyperlink r:id="R246cf7751d654dc2">
              <w:r w:rsidRPr="454A9F86" w:rsidR="45F1557A">
                <w:rPr>
                  <w:rStyle w:val="Hyperlink"/>
                </w:rPr>
                <w:t>https://paven.io/content/article/1IqFt8WpM4uacZfsTcGUiz</w:t>
              </w:r>
            </w:hyperlink>
          </w:p>
          <w:p w:rsidR="1ECE9385" w:rsidP="454A9F86" w:rsidRDefault="1ECE9385" w14:paraId="1398E2A7" w14:textId="66F89C10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/>
            </w:pPr>
            <w:r w:rsidRPr="454A9F86" w:rsidR="45F1557A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n-US"/>
              </w:rPr>
              <w:t>3 smart ways to build wealth without kids</w:t>
            </w:r>
            <w:r>
              <w:br/>
            </w:r>
            <w:hyperlink r:id="Rc3202a3e73c74006">
              <w:r w:rsidRPr="454A9F86" w:rsidR="683AD82D">
                <w:rPr>
                  <w:rStyle w:val="Hyperlink"/>
                </w:rPr>
                <w:t>https://paven.io/content/article/3o27fIYMSI86M841XdEWdN</w:t>
              </w:r>
            </w:hyperlink>
          </w:p>
          <w:p w:rsidR="683AD82D" w:rsidP="454A9F86" w:rsidRDefault="683AD82D" w14:paraId="1F647092" w14:textId="5AFD4A8E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RPr="454A9F86" w:rsidR="683AD82D">
              <w:rPr>
                <w:b w:val="1"/>
                <w:bCs w:val="1"/>
              </w:rPr>
              <w:t>Buying a home video article</w:t>
            </w:r>
          </w:p>
          <w:p w:rsidR="454A9F86" w:rsidP="454A9F86" w:rsidRDefault="454A9F86" w14:paraId="39394109" w14:textId="64AB8E63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/>
            </w:pPr>
          </w:p>
          <w:p w:rsidR="382E7FF5" w:rsidP="011FA9FE" w:rsidRDefault="382E7FF5" w14:paraId="6F4452A4" w14:textId="0A60F9AD">
            <w:pPr>
              <w:widowControl w:val="0"/>
              <w:spacing w:before="240" w:beforeAutospacing="off" w:after="240" w:afterAutospacing="off" w:line="240" w:lineRule="auto"/>
            </w:pPr>
            <w:r w:rsidRPr="011FA9FE" w:rsidR="382E7FF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As summer stretches on, let this be your reminder: it’s okay to spark small changes or chase bold goals. Either way, you’re building your version of freedom.</w:t>
            </w:r>
          </w:p>
          <w:p w:rsidR="1ECE9385" w:rsidP="0362E666" w:rsidRDefault="1ECE9385" w14:paraId="0C44AEAB" w14:textId="52A1AE30">
            <w:pPr>
              <w:widowControl w:val="0"/>
              <w:spacing w:before="240" w:beforeAutospacing="off" w:after="240" w:afterAutospacing="off" w:line="240" w:lineRule="auto"/>
            </w:pPr>
            <w:r w:rsidRPr="0362E666" w:rsidR="7D0587AC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[CTA Button]</w:t>
            </w:r>
            <w:r>
              <w:br/>
            </w:r>
            <w:r w:rsidRPr="0362E666" w:rsidR="7D0587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0362E666" w:rsidR="7D0587AC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Read more on Paven</w:t>
            </w:r>
            <w:r>
              <w:br/>
            </w:r>
            <w:r w:rsidRPr="0362E666" w:rsidR="7D0587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hyperlink r:id="Rea6ce29672444062">
              <w:r w:rsidRPr="0362E666" w:rsidR="7D0587AC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n-US"/>
                </w:rPr>
                <w:t>https://short.paven.io/8Zca0gFQLTb</w:t>
              </w:r>
            </w:hyperlink>
          </w:p>
          <w:p w:rsidR="1ECE9385" w:rsidP="0362E666" w:rsidRDefault="1ECE9385" w14:paraId="3FE1CBCA" w14:textId="0B68F8FA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1ECE9385" w:rsidTr="5546DC1A" w14:paraId="30905CB5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AFBDF2C" w14:textId="0A30E96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 Button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7A34333" w14:textId="4C9170A2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2"/>
                <w:szCs w:val="22"/>
                <w:u w:val="single"/>
                <w:lang w:val="en-US"/>
              </w:rPr>
              <w:t>Read more on Paven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  <w:lang w:val="en-US"/>
              </w:rPr>
              <w:t>&lt;https://paven.io/home&gt;</w:t>
            </w:r>
          </w:p>
          <w:p w:rsidR="1ECE9385" w:rsidP="1ECE9385" w:rsidRDefault="1ECE9385" w14:paraId="1A9EA784" w14:textId="47794A0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6A6A6" w:themeColor="background1" w:themeTint="FF" w:themeShade="A6"/>
                <w:sz w:val="22"/>
                <w:szCs w:val="22"/>
              </w:rPr>
            </w:pPr>
            <w:hyperlink r:id="Rfb272daae91049eb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https://short.paven.io/8Zca0gFQLTb</w:t>
              </w:r>
            </w:hyperlink>
          </w:p>
        </w:tc>
      </w:tr>
      <w:tr w:rsidR="1ECE9385" w:rsidTr="5546DC1A" w14:paraId="47152161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0C9F309" w:rsidRDefault="1ECE9385" w14:paraId="1EECD2FD" w14:textId="044EBF1A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commentRangeStart w:id="1772721245"/>
            <w:r w:rsidRPr="5546DC1A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Title/Header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0C9F309" w:rsidRDefault="1ECE9385" w14:paraId="4D67C90D" w14:textId="05507CA9">
            <w:pPr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546DC1A" w:rsidR="5485CE3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🔥 Keep the fire going</w:t>
            </w:r>
            <w:commentRangeEnd w:id="1772721245"/>
            <w:r>
              <w:rPr>
                <w:rStyle w:val="CommentReference"/>
              </w:rPr>
              <w:commentReference w:id="1772721245"/>
            </w:r>
          </w:p>
        </w:tc>
      </w:tr>
      <w:tr w:rsidR="1ECE9385" w:rsidTr="5546DC1A" w14:paraId="3810CD9F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3E863D29" w14:textId="7CAB1DCC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Join the Challenge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39B8D775" w:rsidRDefault="1ECE9385" w14:paraId="464C6C1C" w14:textId="393D0724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9B8D775" w:rsidR="7A4022B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Keep your momentum soaring. Join the waitlist for our 30-Day Financial Wellness Challenge and be the first to know when the next one launches. Build simple, lasting habits—one breezy day at a time.  </w:t>
            </w:r>
          </w:p>
        </w:tc>
      </w:tr>
      <w:tr w:rsidR="1ECE9385" w:rsidTr="5546DC1A" w14:paraId="3150859D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E252626" w14:textId="7D560663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CTA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FFAB09B" w14:textId="000CA166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Sign up now</w:t>
            </w:r>
          </w:p>
          <w:p w:rsidR="1ECE9385" w:rsidP="1ECE9385" w:rsidRDefault="1ECE9385" w14:paraId="672FC786" w14:textId="26D78189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4e01dc7c8d34c91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22"/>
                  <w:szCs w:val="22"/>
                  <w:lang w:val="en-US"/>
                </w:rPr>
                <w:t>https://short.paven.io/e/dM13H3yPLTb</w:t>
              </w:r>
            </w:hyperlink>
          </w:p>
        </w:tc>
      </w:tr>
      <w:tr w:rsidR="1ECE9385" w:rsidTr="5546DC1A" w14:paraId="42CD4A97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6F5355AB" w14:textId="0C2017D6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Contact us banner</w:t>
            </w:r>
          </w:p>
          <w:p w:rsidR="1ECE9385" w:rsidP="1ECE9385" w:rsidRDefault="1ECE9385" w14:paraId="572C220B" w14:textId="0180B65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69C0FD24" w:rsidRDefault="1ECE9385" w14:paraId="4643F3C9" w14:textId="75CE3DD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9C0FD24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69C0FD24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:</w:t>
            </w:r>
          </w:p>
          <w:p w:rsidR="1ECE9385" w:rsidP="1ECE9385" w:rsidRDefault="1ECE9385" w14:paraId="7B7279AB" w14:textId="2C1E8CB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48E64720" w14:textId="32513B04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498BEB36" w14:textId="56C9BBB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Contact us</w:t>
            </w:r>
          </w:p>
          <w:p w:rsidR="1ECE9385" w:rsidP="1ECE9385" w:rsidRDefault="1ECE9385" w14:paraId="6AC03E5F" w14:textId="6A9263C2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Need a hand or have an idea? Our inbox is always open. Just send a message to </w:t>
            </w:r>
            <w:hyperlink r:id="R38b3a93a775e410a">
              <w:r w:rsidRPr="1ECE9385" w:rsidR="1ECE938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support@paven.app</w:t>
              </w:r>
            </w:hyperlink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</w:tc>
      </w:tr>
      <w:tr w:rsidR="1ECE9385" w:rsidTr="5546DC1A" w14:paraId="64B79A2E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08784D0D" w14:textId="67ACD0E8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What’s next header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796E84A3" w14:textId="56A08F6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546DC1A" w:rsidR="2EBB63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WHAT’S NEXT</w:t>
            </w:r>
          </w:p>
          <w:p w:rsidR="33495B7F" w:rsidP="5546DC1A" w:rsidRDefault="33495B7F" w14:paraId="0FC52CB9" w14:textId="399E941C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commentRangeStart w:id="942003235"/>
            <w:commentRangeStart w:id="671121933"/>
            <w:r w:rsidRPr="5546DC1A" w:rsidR="33495B7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Get </w:t>
            </w:r>
            <w:r w:rsidRPr="5546DC1A" w:rsidR="5DF9B768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r</w:t>
            </w:r>
            <w:r w:rsidRPr="5546DC1A" w:rsidR="33495B7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eady for Paven University 🎓📘</w:t>
            </w:r>
            <w:commentRangeEnd w:id="942003235"/>
            <w:r>
              <w:rPr>
                <w:rStyle w:val="CommentReference"/>
              </w:rPr>
              <w:commentReference w:id="942003235"/>
            </w:r>
            <w:commentRangeEnd w:id="671121933"/>
            <w:r>
              <w:rPr>
                <w:rStyle w:val="CommentReference"/>
              </w:rPr>
              <w:commentReference w:id="671121933"/>
            </w:r>
          </w:p>
          <w:p w:rsidR="1ECE9385" w:rsidP="5546DC1A" w:rsidRDefault="1ECE9385" w14:paraId="4F5E74DF" w14:textId="1D9F002F">
            <w:pPr>
              <w:widowControl w:val="0"/>
              <w:spacing w:before="240" w:beforeAutospacing="off" w:after="240" w:afterAutospacing="off" w:line="240" w:lineRule="auto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</w:p>
        </w:tc>
      </w:tr>
      <w:tr w:rsidR="1ECE9385" w:rsidTr="5546DC1A" w14:paraId="0BE39D5C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ADDD420" w14:textId="4D5EA85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What’s next content</w:t>
            </w:r>
          </w:p>
          <w:p w:rsidR="1ECE9385" w:rsidP="1ECE9385" w:rsidRDefault="1ECE9385" w14:paraId="58BCD4B8" w14:textId="3EC1C601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1ECE9385" w:rsidP="1ECE9385" w:rsidRDefault="1ECE9385" w14:paraId="7506ECD1" w14:textId="148DAF78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highlight w:val="cyan"/>
                <w:lang w:val="en-US"/>
              </w:rPr>
              <w:t>Illustration idea</w:t>
            </w: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1ECE9385" w:rsidP="1ECE9385" w:rsidRDefault="1ECE9385" w14:paraId="5A9908B7" w14:textId="092B054B">
            <w:pPr>
              <w:widowControl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See Figma images.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0615BBC7" w:rsidP="5546DC1A" w:rsidRDefault="0615BBC7" w14:paraId="584D5AC2" w14:textId="74F201FE">
            <w:pPr>
              <w:spacing w:before="240" w:beforeAutospacing="off" w:after="240" w:afterAutospacing="off"/>
            </w:pPr>
            <w:r w:rsidRPr="5546DC1A" w:rsidR="0615BBC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Summer’s still in session but August brings a fresh chance to reset and refocus. Our next edition invites you to step into the role of both student and dean, designing your own stress-free curriculum for financial growth.</w:t>
            </w:r>
          </w:p>
          <w:p w:rsidR="0615BBC7" w:rsidP="5546DC1A" w:rsidRDefault="0615BBC7" w14:paraId="4FB2E2BA" w14:textId="25D218FF">
            <w:pPr>
              <w:spacing w:before="240" w:beforeAutospacing="off" w:after="240" w:afterAutospacing="off"/>
            </w:pPr>
            <w:r w:rsidRPr="5546DC1A" w:rsidR="0615BBC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What to expect:</w:t>
            </w:r>
          </w:p>
          <w:p w:rsidR="1ECE9385" w:rsidP="011FA9FE" w:rsidRDefault="1ECE9385" w14:paraId="6BC8E73C" w14:textId="5180077D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11FA9FE" w:rsidR="3B00A91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RSU vesting tips</w:t>
            </w:r>
          </w:p>
          <w:p w:rsidR="1ECE9385" w:rsidP="011FA9FE" w:rsidRDefault="1ECE9385" w14:paraId="4C70DB32" w14:textId="07D0C406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sz w:val="24"/>
                <w:szCs w:val="24"/>
              </w:rPr>
            </w:pPr>
            <w:r w:rsidR="3B00A919">
              <w:rPr/>
              <w:t>Smart savings &amp; benefit refreshers</w:t>
            </w:r>
          </w:p>
          <w:p w:rsidR="1ECE9385" w:rsidP="011FA9FE" w:rsidRDefault="1ECE9385" w14:paraId="6B1D02C5" w14:textId="4ECAE1E4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011FA9FE" w:rsidR="3B00A919">
              <w:rPr>
                <w:sz w:val="24"/>
                <w:szCs w:val="24"/>
              </w:rPr>
              <w:t xml:space="preserve">Investing in </w:t>
            </w:r>
            <w:r w:rsidRPr="011FA9FE" w:rsidR="4FCE505C">
              <w:rPr>
                <w:sz w:val="24"/>
                <w:szCs w:val="24"/>
              </w:rPr>
              <w:t xml:space="preserve">your </w:t>
            </w:r>
            <w:r w:rsidRPr="011FA9FE" w:rsidR="3B00A919">
              <w:rPr>
                <w:sz w:val="24"/>
                <w:szCs w:val="24"/>
              </w:rPr>
              <w:t>community</w:t>
            </w:r>
          </w:p>
          <w:p w:rsidR="1ECE9385" w:rsidP="011FA9FE" w:rsidRDefault="1ECE9385" w14:paraId="6CC57CB5" w14:textId="682153D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160" w:afterAutospacing="off" w:line="27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5546DC1A" w:rsidR="318552EB">
              <w:rPr>
                <w:sz w:val="24"/>
                <w:szCs w:val="24"/>
              </w:rPr>
              <w:t xml:space="preserve">Financial boundaries when </w:t>
            </w:r>
            <w:r w:rsidRPr="5546DC1A" w:rsidR="318552EB">
              <w:rPr>
                <w:sz w:val="24"/>
                <w:szCs w:val="24"/>
              </w:rPr>
              <w:t>you’re</w:t>
            </w:r>
            <w:r w:rsidRPr="5546DC1A" w:rsidR="318552EB">
              <w:rPr>
                <w:sz w:val="24"/>
                <w:szCs w:val="24"/>
              </w:rPr>
              <w:t xml:space="preserve"> childfree</w:t>
            </w:r>
          </w:p>
          <w:p w:rsidR="1ECE9385" w:rsidP="5546DC1A" w:rsidRDefault="1ECE9385" w14:paraId="52208BD1" w14:textId="57B7FCC4">
            <w:pPr>
              <w:bidi w:val="0"/>
              <w:spacing w:before="0" w:beforeAutospacing="off" w:after="160" w:afterAutospacing="off" w:line="279" w:lineRule="auto"/>
              <w:ind w:right="0"/>
              <w:jc w:val="left"/>
            </w:pPr>
            <w:r w:rsidRPr="5546DC1A" w:rsidR="09A1AE2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We’ll</w:t>
            </w:r>
            <w:r w:rsidRPr="5546DC1A" w:rsidR="09A1AE2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be here with tools, lessons, and support to help you keep learning, reflecting, and moving forward one step at a time.</w:t>
            </w:r>
          </w:p>
        </w:tc>
      </w:tr>
      <w:tr w:rsidR="1ECE9385" w:rsidTr="5546DC1A" w14:paraId="7A37C62A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69A1733" w14:textId="31867A2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What’s next header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4D0F0B30" w14:textId="15DBD2AD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Timely Reminders</w:t>
            </w:r>
          </w:p>
        </w:tc>
      </w:tr>
      <w:tr w:rsidR="1ECE9385" w:rsidTr="5546DC1A" w14:paraId="60487223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635CEC2F" w14:textId="43269E59">
            <w:pPr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Timely Reminders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454A9F86" w:rsidRDefault="1ECE9385" w14:paraId="0CDF956A" w14:textId="116C07F5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54A9F86" w:rsidR="2EBB63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Support your </w:t>
            </w:r>
            <w:r w:rsidRPr="454A9F86" w:rsidR="0E33A2F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summer financial</w:t>
            </w:r>
            <w:r w:rsidRPr="454A9F86" w:rsidR="2EBB63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check-in with </w:t>
            </w:r>
            <w:r w:rsidRPr="454A9F86" w:rsidR="2EBB63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these free Meta webinar</w:t>
            </w:r>
            <w:r w:rsidRPr="454A9F86" w:rsidR="2EBB63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 🗓</w:t>
            </w:r>
            <w:r w:rsidRPr="454A9F86" w:rsidR="2EBB637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️💡 </w:t>
            </w:r>
          </w:p>
          <w:p w:rsidR="1ECE9385" w:rsidP="1ECE9385" w:rsidRDefault="1ECE9385" w14:paraId="031B21D2" w14:textId="6103AB97">
            <w:p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BD8C745" w:rsidR="249DEF7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Register now:</w:t>
            </w:r>
          </w:p>
          <w:p w:rsidR="3E3F89B1" w:rsidP="454A9F86" w:rsidRDefault="3E3F89B1" w14:paraId="6B20DD4C" w14:textId="05A8BF8B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54A9F86" w:rsidR="3E3F89B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TBD</w:t>
            </w:r>
            <w:r w:rsidRPr="454A9F86" w:rsidR="054433D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(We have nothing to include at this time so this piece will not be included for July.)</w:t>
            </w:r>
          </w:p>
          <w:p w:rsidR="1ECE9385" w:rsidP="1ECE9385" w:rsidRDefault="1ECE9385" w14:paraId="7A83F888" w14:textId="2D8742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ECE9385" w:rsidTr="5546DC1A" w14:paraId="41E41BB7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20FD8D26" w14:textId="7DAB1C1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Sign off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261C520A" w14:textId="1945B569">
            <w:pPr>
              <w:spacing w:before="240" w:beforeAutospacing="off" w:after="240" w:afterAutospacing="off"/>
            </w:pPr>
            <w:r w:rsidRPr="011FA9FE" w:rsidR="64A2899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Let this summer be the season you light up your goals.</w:t>
            </w:r>
            <w:r w:rsidRPr="011FA9FE" w:rsidR="74BA3C1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011FA9FE" w:rsidR="64A2899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Momentum looks good on you. See you in August for your next move</w:t>
            </w:r>
            <w:r w:rsidRPr="011FA9FE" w:rsidR="57C59841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!</w:t>
            </w:r>
            <w:r>
              <w:br/>
            </w:r>
            <w:r w:rsidRPr="011FA9FE" w:rsidR="64A2899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~ The Paven Team</w:t>
            </w:r>
          </w:p>
        </w:tc>
      </w:tr>
      <w:tr w:rsidR="1ECE9385" w:rsidTr="5546DC1A" w14:paraId="6518FD89">
        <w:trPr>
          <w:trHeight w:val="300"/>
        </w:trPr>
        <w:tc>
          <w:tcPr>
            <w:tcW w:w="2544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12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5DE0A83F" w14:textId="797B541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CE9385" w:rsidR="1ECE93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Branch.io links</w:t>
            </w:r>
          </w:p>
        </w:tc>
        <w:tc>
          <w:tcPr>
            <w:tcW w:w="6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1ECE9385" w:rsidP="1ECE9385" w:rsidRDefault="1ECE9385" w14:paraId="6AC257E7" w14:textId="05FAE6E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1ECE9385" w:rsidP="1ECE9385" w:rsidRDefault="1ECE9385" w14:paraId="3F3192A2" w14:textId="570163A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ECE9385" w:rsidP="1ECE9385" w:rsidRDefault="1ECE9385" w14:paraId="006DFA0B" w14:textId="5B5B2BE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133836E" w:rsidP="1ECE9385" w:rsidRDefault="6133836E" w14:paraId="518FBDAD" w14:textId="6E0D8680">
      <w:pPr>
        <w:spacing w:before="210" w:beforeAutospacing="off" w:after="21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Test A: Join Our research community</w:t>
      </w:r>
    </w:p>
    <w:p w:rsidR="6133836E" w:rsidP="1ECE9385" w:rsidRDefault="6133836E" w14:paraId="1CCA9FE9" w14:textId="0174CB94">
      <w:pPr>
        <w:pStyle w:val="Heading1"/>
        <w:keepNext w:val="1"/>
        <w:keepLines w:val="1"/>
        <w:spacing w:before="0" w:beforeAutospacing="off" w:after="0" w:afterAutospacing="off" w:line="450" w:lineRule="auto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-US"/>
        </w:rPr>
      </w:pPr>
      <w:r w:rsidRPr="1ECE9385" w:rsidR="6133836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-US"/>
        </w:rPr>
        <w:t>Join our research community</w:t>
      </w:r>
    </w:p>
    <w:p w:rsidR="6133836E" w:rsidP="1ECE9385" w:rsidRDefault="6133836E" w14:paraId="65066746" w14:textId="0A2E8620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ECE9385" w:rsidR="6133836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Your feedback matters! Your input helps us fine-tune Paven to meet your needs. Register to participate in future research opportunities, which may include interviews and digital surveys.</w:t>
      </w:r>
    </w:p>
    <w:p w:rsidR="1ECE9385" w:rsidP="1ECE9385" w:rsidRDefault="1ECE9385" w14:paraId="77A44656" w14:textId="5355D82B">
      <w:p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133836E" w:rsidP="1ECE9385" w:rsidRDefault="6133836E" w14:paraId="71894D80" w14:textId="5B4A825B">
      <w:pPr>
        <w:spacing w:before="210" w:beforeAutospacing="off" w:after="21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Original form: </w:t>
      </w:r>
      <w:hyperlink r:id="R99e12998c4ad47f6">
        <w:r w:rsidRPr="1ECE9385" w:rsidR="6133836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"/>
          </w:rPr>
          <w:t>https://forms.office.com/Pages/DesignPageV2.aspx?subpage=design&amp;FormId=Sx9DpAfCM0eVMDTAipsrjVAV8ActHlxDsCEdo8cXBjRUMk9HUEszTVZFQkg0NTY0MFAzNEE0RUVGRC4u</w:t>
        </w:r>
      </w:hyperlink>
    </w:p>
    <w:p w:rsidR="6133836E" w:rsidP="1ECE9385" w:rsidRDefault="6133836E" w14:paraId="28FF7F4B" w14:textId="0A7D5D25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Microsoft Forms</w:t>
      </w:r>
    </w:p>
    <w:p w:rsidR="6133836E" w:rsidP="1ECE9385" w:rsidRDefault="6133836E" w14:paraId="1AE82D9C" w14:textId="45BBA6E5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Easily create surveys, quizzes, and polls.</w:t>
      </w:r>
    </w:p>
    <w:p w:rsidR="6133836E" w:rsidP="1ECE9385" w:rsidRDefault="6133836E" w14:paraId="4F0F7F61" w14:textId="4480C93B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 </w:t>
      </w:r>
    </w:p>
    <w:p w:rsidR="6133836E" w:rsidP="1ECE9385" w:rsidRDefault="6133836E" w14:paraId="001090BF" w14:textId="3EE14BC0">
      <w:p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Test B: Your Feedback Matters</w:t>
      </w:r>
    </w:p>
    <w:p w:rsidR="6133836E" w:rsidP="1ECE9385" w:rsidRDefault="6133836E" w14:paraId="5DD70107" w14:textId="7F5B4EDA">
      <w:pPr>
        <w:pStyle w:val="Heading1"/>
        <w:keepNext w:val="1"/>
        <w:keepLines w:val="1"/>
        <w:spacing w:before="0" w:beforeAutospacing="off" w:after="0" w:afterAutospacing="off" w:line="450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-US"/>
        </w:rPr>
      </w:pPr>
      <w:r w:rsidRPr="1ECE9385" w:rsidR="6133836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2"/>
          <w:szCs w:val="42"/>
          <w:lang w:val="en"/>
        </w:rPr>
        <w:t>Your feedback matters!</w:t>
      </w:r>
    </w:p>
    <w:p w:rsidR="6133836E" w:rsidP="1ECE9385" w:rsidRDefault="6133836E" w14:paraId="0D09B13D" w14:textId="36F754B7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ECE9385" w:rsidR="6133836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Join our research community. Your input helps us fine-tune Paven to meet your needs. Register to participate in future research opportunities, which may include interviews and digital surveys.</w:t>
      </w:r>
    </w:p>
    <w:p w:rsidR="1ECE9385" w:rsidP="1ECE9385" w:rsidRDefault="1ECE9385" w14:paraId="140BAF6B" w14:textId="0390E96D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w:rsidR="6133836E" w:rsidP="1ECE9385" w:rsidRDefault="6133836E" w14:paraId="61115167" w14:textId="33C7486A">
      <w:pPr>
        <w:spacing w:before="0" w:beforeAutospacing="off" w:after="0" w:afterAutospacing="off" w:line="324" w:lineRule="auto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1ECE9385" w:rsidR="6133836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We’re currently running an ongoing study—and it’s a great time to sign up and share your Paven experience directly with our team.</w:t>
      </w:r>
    </w:p>
    <w:p w:rsidR="1ECE9385" w:rsidP="1ECE9385" w:rsidRDefault="1ECE9385" w14:paraId="271649D7" w14:textId="1CF6350E">
      <w:pPr>
        <w:spacing w:before="210" w:beforeAutospacing="off" w:after="21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133836E" w:rsidP="1ECE9385" w:rsidRDefault="6133836E" w14:paraId="154996D8" w14:textId="3B422196">
      <w:pPr>
        <w:spacing w:before="210" w:beforeAutospacing="off" w:after="21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fb975f2d09f84468">
        <w:r w:rsidRPr="1ECE9385" w:rsidR="6133836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"/>
          </w:rPr>
          <w:t>https://forms.office.com/Pages/DesignPageV2.aspx?subpage=design&amp;FormId=Sx9DpAfCM0eVMDTAipsrjVAV8ActHlxDsCEdo8cXBjRURTdTUTZHM1VIOVRJVVRIQVFER1k2NE03Ry4u</w:t>
        </w:r>
      </w:hyperlink>
    </w:p>
    <w:p w:rsidR="6133836E" w:rsidP="1ECE9385" w:rsidRDefault="6133836E" w14:paraId="00DDE022" w14:textId="64150E71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Microsoft Forms</w:t>
      </w:r>
    </w:p>
    <w:p w:rsidR="6133836E" w:rsidP="1ECE9385" w:rsidRDefault="6133836E" w14:paraId="37D458A6" w14:textId="32F59667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>Easily create surveys, quizzes, and polls.</w:t>
      </w:r>
    </w:p>
    <w:p w:rsidR="6133836E" w:rsidP="1ECE9385" w:rsidRDefault="6133836E" w14:paraId="42E28B61" w14:textId="4345B24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CE9385" w:rsidR="613383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"/>
        </w:rPr>
        <w:t xml:space="preserve"> </w:t>
      </w:r>
      <w:r w:rsidRPr="1ECE9385" w:rsidR="613383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1ECE9385" w:rsidP="1ECE9385" w:rsidRDefault="1ECE9385" w14:paraId="3AD65EB5" w14:textId="18CD25AB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</w:pPr>
    </w:p>
    <w:p w:rsidR="1ECE9385" w:rsidP="1ECE9385" w:rsidRDefault="1ECE9385" w14:paraId="37FC180E" w14:textId="7858F297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H" w:author="Jolene Haley(UST,US)" w:date="06/27/2025 09:10:25" w:id="1746789434">
    <w:p xmlns:w14="http://schemas.microsoft.com/office/word/2010/wordml" w:rsidR="17AFA2AC" w:rsidRDefault="3462A6D6" w14:paraId="3CE47B5F" w14:textId="474C65C9">
      <w:pPr>
        <w:pStyle w:val="CommentText"/>
      </w:pPr>
      <w:r>
        <w:rPr>
          <w:rStyle w:val="CommentReference"/>
        </w:rPr>
        <w:annotationRef/>
      </w:r>
      <w:r w:rsidRPr="28C92F84" w:rsidR="76165E9E">
        <w:t>I figure we include one more month and then remove for August? Does this work?</w:t>
      </w:r>
    </w:p>
  </w:comment>
  <w:comment xmlns:w="http://schemas.openxmlformats.org/wordprocessingml/2006/main" w:initials="JH" w:author="Jolene Haley(UST,US)" w:date="2025-07-24T09:21:30" w:id="1706877599">
    <w:p xmlns:w14="http://schemas.microsoft.com/office/word/2010/wordml" xmlns:w="http://schemas.openxmlformats.org/wordprocessingml/2006/main" w:rsidR="11BA625D" w:rsidRDefault="259600D6" w14:paraId="1AA9F257" w14:textId="30397B08">
      <w:pPr>
        <w:pStyle w:val="CommentText"/>
      </w:pPr>
      <w:r>
        <w:rPr>
          <w:rStyle w:val="CommentReference"/>
        </w:rPr>
        <w:annotationRef/>
      </w:r>
      <w:r w:rsidRPr="65ABB5AF" w:rsidR="542DD30B">
        <w:t>Are we open to trying shorter content?</w:t>
      </w:r>
    </w:p>
    <w:p xmlns:w14="http://schemas.microsoft.com/office/word/2010/wordml" xmlns:w="http://schemas.openxmlformats.org/wordprocessingml/2006/main" w:rsidR="7F2BC6C1" w:rsidRDefault="6FD88575" w14:paraId="3176C9B5" w14:textId="032B8828">
      <w:pPr>
        <w:pStyle w:val="CommentText"/>
      </w:pPr>
      <w:r w:rsidRPr="257F6C0A" w:rsidR="70627CCA">
        <w:t>Personalize your Paven experience by updating your profile! Just answer a few simple questions to unlock smarter content and recommendations tailored to your goals.</w:t>
      </w:r>
    </w:p>
  </w:comment>
  <w:comment xmlns:w="http://schemas.openxmlformats.org/wordprocessingml/2006/main" w:initials="JH" w:author="Jolene Haley(UST,US)" w:date="2025-07-28T08:57:37" w:id="1945722501">
    <w:p xmlns:w14="http://schemas.microsoft.com/office/word/2010/wordml" xmlns:w="http://schemas.openxmlformats.org/wordprocessingml/2006/main" w:rsidR="791DA19C" w:rsidRDefault="390F0B4B" w14:paraId="0E53D403" w14:textId="1E33E5BD">
      <w:pPr>
        <w:pStyle w:val="CommentText"/>
      </w:pPr>
      <w:r>
        <w:rPr>
          <w:rStyle w:val="CommentReference"/>
        </w:rPr>
        <w:annotationRef/>
      </w:r>
      <w:r w:rsidRPr="33C58741" w:rsidR="7F9339DC">
        <w:t xml:space="preserve">Any builds for me </w:t>
      </w:r>
      <w:r>
        <w:fldChar w:fldCharType="begin"/>
      </w:r>
      <w:r>
        <w:instrText xml:space="preserve"> HYPERLINK "mailto:287055@ust.com"</w:instrText>
      </w:r>
      <w:bookmarkStart w:name="_@_513124EBF31D48919DDB05C97A930D41Z" w:id="1302035972"/>
      <w:r>
        <w:fldChar w:fldCharType="separate"/>
      </w:r>
      <w:bookmarkEnd w:id="1302035972"/>
      <w:r w:rsidRPr="3561500F" w:rsidR="53586F57">
        <w:rPr>
          <w:rStyle w:val="Mention"/>
          <w:noProof/>
        </w:rPr>
        <w:t>@Angela King(UST,US)</w:t>
      </w:r>
      <w:r>
        <w:fldChar w:fldCharType="end"/>
      </w:r>
      <w:r w:rsidRPr="7573A626" w:rsidR="7A7A27B8">
        <w:t xml:space="preserve"> and </w:t>
      </w:r>
      <w:r>
        <w:fldChar w:fldCharType="begin"/>
      </w:r>
      <w:r>
        <w:instrText xml:space="preserve"> HYPERLINK "mailto:284164@ust.com"</w:instrText>
      </w:r>
      <w:bookmarkStart w:name="_@_87E7A0D99A0A4C5E81AC480969B6C778Z" w:id="547009631"/>
      <w:r>
        <w:fldChar w:fldCharType="separate"/>
      </w:r>
      <w:bookmarkEnd w:id="547009631"/>
      <w:r w:rsidRPr="62242071" w:rsidR="0418E78E">
        <w:rPr>
          <w:rStyle w:val="Mention"/>
          <w:noProof/>
        </w:rPr>
        <w:t>@Michael Stephenson(UST,US)</w:t>
      </w:r>
      <w:r>
        <w:fldChar w:fldCharType="end"/>
      </w:r>
      <w:r w:rsidRPr="1D2C5CF6" w:rsidR="121E7F17">
        <w:t xml:space="preserve"> . Thanks!</w:t>
      </w:r>
    </w:p>
    <w:p xmlns:w14="http://schemas.microsoft.com/office/word/2010/wordml" xmlns:w="http://schemas.openxmlformats.org/wordprocessingml/2006/main" w:rsidR="0D9338C9" w:rsidRDefault="764ED534" w14:paraId="1F863106" w14:textId="53575E51">
      <w:pPr>
        <w:pStyle w:val="CommentText"/>
      </w:pPr>
    </w:p>
    <w:p xmlns:w14="http://schemas.microsoft.com/office/word/2010/wordml" xmlns:w="http://schemas.openxmlformats.org/wordprocessingml/2006/main" w:rsidR="0E75C2EB" w:rsidRDefault="55D44F67" w14:paraId="227FA3C1" w14:textId="63993170">
      <w:pPr>
        <w:pStyle w:val="CommentText"/>
      </w:pPr>
      <w:r w:rsidRPr="0654DFB2" w:rsidR="1FDF1096">
        <w:t xml:space="preserve">Tagging </w:t>
      </w:r>
      <w:r>
        <w:fldChar w:fldCharType="begin"/>
      </w:r>
      <w:r>
        <w:instrText xml:space="preserve"> HYPERLINK "mailto:287594@ust.com"</w:instrText>
      </w:r>
      <w:bookmarkStart w:name="_@_768AEA5630214F51AF53E9504D8B5F89Z" w:id="1736799740"/>
      <w:r>
        <w:fldChar w:fldCharType="separate"/>
      </w:r>
      <w:bookmarkEnd w:id="1736799740"/>
      <w:r w:rsidRPr="53BD0D58" w:rsidR="596289DB">
        <w:rPr>
          <w:rStyle w:val="Mention"/>
          <w:noProof/>
        </w:rPr>
        <w:t>@Gloria Shugleva(UST,BG)</w:t>
      </w:r>
      <w:r>
        <w:fldChar w:fldCharType="end"/>
      </w:r>
      <w:r w:rsidRPr="48EE3284" w:rsidR="2E93EF7E">
        <w:t xml:space="preserve"> </w:t>
      </w:r>
    </w:p>
  </w:comment>
  <w:comment xmlns:w="http://schemas.openxmlformats.org/wordprocessingml/2006/main" w:initials="AK" w:author="Angela King(UST,US)" w:date="2025-07-28T14:02:39" w:id="1489335108">
    <w:p xmlns:w14="http://schemas.microsoft.com/office/word/2010/wordml" xmlns:w="http://schemas.openxmlformats.org/wordprocessingml/2006/main" w:rsidR="6B444850" w:rsidRDefault="6A125592" w14:paraId="4D3F9DA5" w14:textId="7C6474FA">
      <w:pPr>
        <w:pStyle w:val="CommentText"/>
      </w:pPr>
      <w:r>
        <w:rPr>
          <w:rStyle w:val="CommentReference"/>
        </w:rPr>
        <w:annotationRef/>
      </w:r>
      <w:r w:rsidRPr="05A88420" w:rsidR="26BBCCDD">
        <w:t>CTA should set the expectation of what the user is being brought to. Can you include the title of the article in the CTA?</w:t>
      </w:r>
    </w:p>
  </w:comment>
  <w:comment xmlns:w="http://schemas.openxmlformats.org/wordprocessingml/2006/main" w:initials="AK" w:author="Angela King(UST,US)" w:date="2025-07-28T14:04:58" w:id="1040599424">
    <w:p xmlns:w14="http://schemas.microsoft.com/office/word/2010/wordml" xmlns:w="http://schemas.openxmlformats.org/wordprocessingml/2006/main" w:rsidR="7575D3B6" w:rsidRDefault="78694954" w14:paraId="563EC74A" w14:textId="6DBB30C1">
      <w:pPr>
        <w:pStyle w:val="CommentText"/>
      </w:pPr>
      <w:r>
        <w:rPr>
          <w:rStyle w:val="CommentReference"/>
        </w:rPr>
        <w:annotationRef/>
      </w:r>
      <w:r w:rsidRPr="771C10A9" w:rsidR="04600732">
        <w:t>Go for it.</w:t>
      </w:r>
    </w:p>
    <w:p xmlns:w14="http://schemas.microsoft.com/office/word/2010/wordml" xmlns:w="http://schemas.openxmlformats.org/wordprocessingml/2006/main" w:rsidR="3AC178B2" w:rsidRDefault="28F2170D" w14:paraId="6B84383B" w14:textId="02F668E3">
      <w:pPr>
        <w:pStyle w:val="CommentText"/>
      </w:pPr>
    </w:p>
  </w:comment>
  <w:comment xmlns:w="http://schemas.openxmlformats.org/wordprocessingml/2006/main" w:initials="AK" w:author="Angela King(UST,US)" w:date="2025-07-28T14:05:54" w:id="1329489974">
    <w:p xmlns:w14="http://schemas.microsoft.com/office/word/2010/wordml" xmlns:w="http://schemas.openxmlformats.org/wordprocessingml/2006/main" w:rsidR="165E441C" w:rsidRDefault="6133BFE0" w14:paraId="787D929E" w14:textId="4263A56A">
      <w:pPr>
        <w:pStyle w:val="CommentText"/>
      </w:pPr>
      <w:r>
        <w:rPr>
          <w:rStyle w:val="CommentReference"/>
        </w:rPr>
        <w:annotationRef/>
      </w:r>
      <w:r w:rsidRPr="6BAD9ED7" w:rsidR="7AA695D2">
        <w:t>Maybe delete this bit this round.</w:t>
      </w:r>
    </w:p>
  </w:comment>
  <w:comment xmlns:w="http://schemas.openxmlformats.org/wordprocessingml/2006/main" w:initials="AK" w:author="Angela King(UST,US)" w:date="2025-07-28T14:07:08" w:id="1772721245">
    <w:p xmlns:w14="http://schemas.microsoft.com/office/word/2010/wordml" xmlns:w="http://schemas.openxmlformats.org/wordprocessingml/2006/main" w:rsidR="2482E9C2" w:rsidRDefault="7DC3507A" w14:paraId="14AEB3F1" w14:textId="21D7D7F1">
      <w:pPr>
        <w:pStyle w:val="CommentText"/>
      </w:pPr>
      <w:r>
        <w:rPr>
          <w:rStyle w:val="CommentReference"/>
        </w:rPr>
        <w:annotationRef/>
      </w:r>
      <w:r w:rsidRPr="796A10D1" w:rsidR="39A95AA9">
        <w:t>Let's remove this for now. We need to figure out our plan for the 30DC.</w:t>
      </w:r>
    </w:p>
  </w:comment>
  <w:comment xmlns:w="http://schemas.openxmlformats.org/wordprocessingml/2006/main" w:initials="AK" w:author="Angela King(UST,US)" w:date="2025-07-28T14:10:58" w:id="899882631">
    <w:p xmlns:w14="http://schemas.microsoft.com/office/word/2010/wordml" xmlns:w="http://schemas.openxmlformats.org/wordprocessingml/2006/main" w:rsidR="009C8DEE" w:rsidRDefault="76A86E46" w14:paraId="108AF50D" w14:textId="2AE984BA">
      <w:pPr>
        <w:pStyle w:val="CommentText"/>
      </w:pPr>
      <w:r>
        <w:rPr>
          <w:rStyle w:val="CommentReference"/>
        </w:rPr>
        <w:annotationRef/>
      </w:r>
      <w:r w:rsidRPr="55557DCD" w:rsidR="00EE5A8B">
        <w:t>Great job! I left a few comments but overall this is looking great. Thanks!</w:t>
      </w:r>
    </w:p>
  </w:comment>
  <w:comment xmlns:w="http://schemas.openxmlformats.org/wordprocessingml/2006/main" w:initials="AK" w:author="Angela King(UST,US)" w:date="2025-07-28T14:49:42" w:id="942003235">
    <w:p xmlns:w14="http://schemas.microsoft.com/office/word/2010/wordml" xmlns:w="http://schemas.openxmlformats.org/wordprocessingml/2006/main" w:rsidR="0BCF308B" w:rsidRDefault="4F63931A" w14:paraId="191ABBA6" w14:textId="76F5A664">
      <w:pPr>
        <w:pStyle w:val="CommentText"/>
      </w:pPr>
      <w:r>
        <w:rPr>
          <w:rStyle w:val="CommentReference"/>
        </w:rPr>
        <w:annotationRef/>
      </w:r>
      <w:r w:rsidRPr="43FCE653" w:rsidR="01D3CBB7">
        <w:t>Love the rewrite1 For the header, sentence case, plz. (Which really only means lowercasing "ready" here.)</w:t>
      </w:r>
    </w:p>
  </w:comment>
  <w:comment xmlns:w="http://schemas.openxmlformats.org/wordprocessingml/2006/main" w:initials="AK" w:author="Angela King(UST,US)" w:date="2025-07-28T14:50:06" w:id="613709110">
    <w:p xmlns:w14="http://schemas.microsoft.com/office/word/2010/wordml" xmlns:w="http://schemas.openxmlformats.org/wordprocessingml/2006/main" w:rsidR="4F557369" w:rsidRDefault="04D5E31A" w14:paraId="1B0B8D7F" w14:textId="6A5A2B43">
      <w:pPr>
        <w:pStyle w:val="CommentText"/>
      </w:pPr>
      <w:r>
        <w:rPr>
          <w:rStyle w:val="CommentReference"/>
        </w:rPr>
        <w:annotationRef/>
      </w:r>
      <w:r w:rsidRPr="777172D9" w:rsidR="7F353E26">
        <w:t>New CTA might be a bit long for a button.</w:t>
      </w:r>
    </w:p>
  </w:comment>
  <w:comment xmlns:w="http://schemas.openxmlformats.org/wordprocessingml/2006/main" w:initials="JH" w:author="Jolene Haley(UST,US)" w:date="2025-07-28T11:56:13" w:id="671121933">
    <w:p xmlns:w14="http://schemas.microsoft.com/office/word/2010/wordml" xmlns:w="http://schemas.openxmlformats.org/wordprocessingml/2006/main" w:rsidR="54B647A2" w:rsidRDefault="6E7E1A4D" w14:paraId="3B3654A6" w14:textId="1413875E">
      <w:pPr>
        <w:pStyle w:val="CommentText"/>
      </w:pPr>
      <w:r>
        <w:rPr>
          <w:rStyle w:val="CommentReference"/>
        </w:rPr>
        <w:annotationRef/>
      </w:r>
      <w:r w:rsidRPr="230CA9B4" w:rsidR="6BFC26E7">
        <w:t>Great news! Thank you!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B9420E2"/>
  <w15:commentEx w15:done="1" w15:paraId="7A86861D"/>
  <w15:commentEx w15:done="0" w15:paraId="382CDC70"/>
  <w15:commentEx w15:done="0" w15:paraId="5C97E453"/>
  <w15:commentEx w15:done="1" w15:paraId="4761D135"/>
  <w15:commentEx w15:done="1" w15:paraId="045FB957"/>
  <w15:commentEx w15:done="1" w15:paraId="59FA932E"/>
  <w15:commentEx w15:done="0" w15:paraId="3CE47B5F"/>
  <w15:commentEx w15:done="0" w15:paraId="3176C9B5" w15:paraIdParent="3CE47B5F"/>
  <w15:commentEx w15:done="0" w15:paraId="227FA3C1"/>
  <w15:commentEx w15:done="0" w15:paraId="4D3F9DA5"/>
  <w15:commentEx w15:done="0" w15:paraId="6B84383B" w15:paraIdParent="3CE47B5F"/>
  <w15:commentEx w15:done="0" w15:paraId="787D929E"/>
  <w15:commentEx w15:done="0" w15:paraId="14AEB3F1"/>
  <w15:commentEx w15:done="0" w15:paraId="108AF50D" w15:paraIdParent="227FA3C1"/>
  <w15:commentEx w15:done="0" w15:paraId="191ABBA6"/>
  <w15:commentEx w15:done="0" w15:paraId="1B0B8D7F" w15:paraIdParent="4D3F9DA5"/>
  <w15:commentEx w15:done="0" w15:paraId="3B3654A6" w15:paraIdParent="191ABBA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BB3A65D" w16cex:dateUtc="2025-06-27T16:10:25.733Z">
    <w16cex:extLst>
      <w16:ext w16:uri="{CE6994B0-6A32-4C9F-8C6B-6E91EDA988CE}">
        <cr:reactions xmlns:cr="http://schemas.microsoft.com/office/comments/2020/reactions">
          <cr:reaction reactionType="1">
            <cr:reactionInfo dateUtc="2025-07-28T18:04:36.083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7D49101C" w16cex:dateUtc="2025-06-05T17:23:43.116Z"/>
  <w16cex:commentExtensible w16cex:durableId="7BE5025C" w16cex:dateUtc="2025-06-05T17:27:16.237Z"/>
  <w16cex:commentExtensible w16cex:durableId="5D9C0369" w16cex:dateUtc="2025-06-05T18:54:07.3Z"/>
  <w16cex:commentExtensible w16cex:durableId="593917D6" w16cex:dateUtc="2025-06-05T18:57:56.497Z"/>
  <w16cex:commentExtensible w16cex:durableId="490EA40A" w16cex:dateUtc="2025-06-06T13:42:35.235Z"/>
  <w16cex:commentExtensible w16cex:durableId="469D9A1D" w16cex:dateUtc="2025-06-06T13:43:04.31Z"/>
  <w16cex:commentExtensible w16cex:durableId="3A4D4F22" w16cex:dateUtc="2025-06-06T13:43:55.563Z"/>
  <w16cex:commentExtensible w16cex:durableId="0E6C2F16" w16cex:dateUtc="2025-07-24T16:21:30.574Z">
    <w16cex:extLst>
      <w16:ext w16:uri="{CE6994B0-6A32-4C9F-8C6B-6E91EDA988CE}">
        <cr:reactions xmlns:cr="http://schemas.microsoft.com/office/comments/2020/reactions">
          <cr:reaction reactionType="1">
            <cr:reactionInfo dateUtc="2025-07-28T18:04:40.128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31F7F349" w16cex:dateUtc="2025-07-28T15:57:37.39Z"/>
  <w16cex:commentExtensible w16cex:durableId="4750C80C" w16cex:dateUtc="2025-07-28T18:02:39.259Z"/>
  <w16cex:commentExtensible w16cex:durableId="4825B8C0" w16cex:dateUtc="2025-07-28T18:04:58.052Z"/>
  <w16cex:commentExtensible w16cex:durableId="781E955D" w16cex:dateUtc="2025-07-28T18:05:54.974Z">
    <w16cex:extLst>
      <w16:ext w16:uri="{CE6994B0-6A32-4C9F-8C6B-6E91EDA988CE}">
        <cr:reactions xmlns:cr="http://schemas.microsoft.com/office/comments/2020/reactions">
          <cr:reaction reactionType="1">
            <cr:reactionInfo dateUtc="2025-07-28T18:30:47.921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051F901D" w16cex:dateUtc="2025-07-28T18:07:08.336Z">
    <w16cex:extLst>
      <w16:ext w16:uri="{CE6994B0-6A32-4C9F-8C6B-6E91EDA988CE}">
        <cr:reactions xmlns:cr="http://schemas.microsoft.com/office/comments/2020/reactions">
          <cr:reaction reactionType="1">
            <cr:reactionInfo dateUtc="2025-07-28T18:46:18.334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00C9197B" w16cex:dateUtc="2025-07-28T18:50:06.112Z"/>
  <w16cex:commentExtensible w16cex:durableId="739E89D4" w16cex:dateUtc="2025-07-28T18:49:42.554Z">
    <w16cex:extLst>
      <w16:ext w16:uri="{CE6994B0-6A32-4C9F-8C6B-6E91EDA988CE}">
        <cr:reactions xmlns:cr="http://schemas.microsoft.com/office/comments/2020/reactions">
          <cr:reaction reactionType="1">
            <cr:reactionInfo dateUtc="2025-07-28T18:56:07.992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23700FA4" w16cex:dateUtc="2025-07-28T18:10:58.876Z"/>
  <w16cex:commentExtensible w16cex:durableId="41D32F94" w16cex:dateUtc="2025-07-28T18:56:13.36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B9420E2" w16cid:durableId="7D49101C"/>
  <w16cid:commentId w16cid:paraId="7A86861D" w16cid:durableId="7BE5025C"/>
  <w16cid:commentId w16cid:paraId="382CDC70" w16cid:durableId="5D9C0369"/>
  <w16cid:commentId w16cid:paraId="5C97E453" w16cid:durableId="593917D6"/>
  <w16cid:commentId w16cid:paraId="4761D135" w16cid:durableId="490EA40A"/>
  <w16cid:commentId w16cid:paraId="045FB957" w16cid:durableId="469D9A1D"/>
  <w16cid:commentId w16cid:paraId="59FA932E" w16cid:durableId="3A4D4F22"/>
  <w16cid:commentId w16cid:paraId="3CE47B5F" w16cid:durableId="7BB3A65D"/>
  <w16cid:commentId w16cid:paraId="3176C9B5" w16cid:durableId="0E6C2F16"/>
  <w16cid:commentId w16cid:paraId="227FA3C1" w16cid:durableId="31F7F349"/>
  <w16cid:commentId w16cid:paraId="4D3F9DA5" w16cid:durableId="4750C80C"/>
  <w16cid:commentId w16cid:paraId="6B84383B" w16cid:durableId="4825B8C0"/>
  <w16cid:commentId w16cid:paraId="787D929E" w16cid:durableId="781E955D"/>
  <w16cid:commentId w16cid:paraId="14AEB3F1" w16cid:durableId="051F901D"/>
  <w16cid:commentId w16cid:paraId="108AF50D" w16cid:durableId="23700FA4"/>
  <w16cid:commentId w16cid:paraId="191ABBA6" w16cid:durableId="739E89D4"/>
  <w16cid:commentId w16cid:paraId="1B0B8D7F" w16cid:durableId="00C9197B"/>
  <w16cid:commentId w16cid:paraId="3B3654A6" w16cid:durableId="41D32F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ewonD2I" int2:invalidationBookmarkName="" int2:hashCode="hl18f9oCP1/Tgu" int2:id="qC7k113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6358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81c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2c6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c88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3d3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5a8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336ed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1ff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0a7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lene Haley(UST,US)">
    <w15:presenceInfo w15:providerId="AD" w15:userId="S::292688@ust.com::c46a222a-428a-486d-83c0-e2983fe524f6"/>
  </w15:person>
  <w15:person w15:author="Jolene Haley(UST,US)">
    <w15:presenceInfo w15:providerId="AD" w15:userId="S::292688@ust.com::c46a222a-428a-486d-83c0-e2983fe524f6"/>
  </w15:person>
  <w15:person w15:author="Angela King(UST,US)">
    <w15:presenceInfo w15:providerId="AD" w15:userId="S::287055@ust.com::8c1cc25c-f17e-4a62-b68f-87edc12e4cd5"/>
  </w15:person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EDC00"/>
    <w:rsid w:val="011FA9FE"/>
    <w:rsid w:val="01987251"/>
    <w:rsid w:val="01DEEC09"/>
    <w:rsid w:val="02633941"/>
    <w:rsid w:val="02A28C8E"/>
    <w:rsid w:val="0362E666"/>
    <w:rsid w:val="0362F52D"/>
    <w:rsid w:val="03A8644E"/>
    <w:rsid w:val="03C7E727"/>
    <w:rsid w:val="03DFAABA"/>
    <w:rsid w:val="041E4F35"/>
    <w:rsid w:val="04237243"/>
    <w:rsid w:val="0445FD24"/>
    <w:rsid w:val="0472D001"/>
    <w:rsid w:val="04B47F40"/>
    <w:rsid w:val="04B7C6AF"/>
    <w:rsid w:val="04EA1DD7"/>
    <w:rsid w:val="051BDDB5"/>
    <w:rsid w:val="054433D5"/>
    <w:rsid w:val="05A26D38"/>
    <w:rsid w:val="05CFF15C"/>
    <w:rsid w:val="0615BBC7"/>
    <w:rsid w:val="072CDB95"/>
    <w:rsid w:val="07B79C0C"/>
    <w:rsid w:val="07FC4D60"/>
    <w:rsid w:val="07FDC306"/>
    <w:rsid w:val="08A33CB6"/>
    <w:rsid w:val="090EABD5"/>
    <w:rsid w:val="097005ED"/>
    <w:rsid w:val="0975A77D"/>
    <w:rsid w:val="0991DCC8"/>
    <w:rsid w:val="09A1AE29"/>
    <w:rsid w:val="0A58323D"/>
    <w:rsid w:val="0BB4FA49"/>
    <w:rsid w:val="0C36E415"/>
    <w:rsid w:val="0CB88E4B"/>
    <w:rsid w:val="0CBE3E89"/>
    <w:rsid w:val="0E33A2F7"/>
    <w:rsid w:val="0EDE1B8D"/>
    <w:rsid w:val="0F44CC99"/>
    <w:rsid w:val="0F6E07DD"/>
    <w:rsid w:val="0FB3C3AE"/>
    <w:rsid w:val="0FBA4A85"/>
    <w:rsid w:val="10570A3E"/>
    <w:rsid w:val="10ACE423"/>
    <w:rsid w:val="10C9F309"/>
    <w:rsid w:val="10E1EE61"/>
    <w:rsid w:val="118F86B1"/>
    <w:rsid w:val="12003635"/>
    <w:rsid w:val="12397BB5"/>
    <w:rsid w:val="1284AFFA"/>
    <w:rsid w:val="12855E06"/>
    <w:rsid w:val="12B4645B"/>
    <w:rsid w:val="12D2EC26"/>
    <w:rsid w:val="13C3BA3C"/>
    <w:rsid w:val="14814D0A"/>
    <w:rsid w:val="1484C302"/>
    <w:rsid w:val="149DB5C6"/>
    <w:rsid w:val="14DEFD7B"/>
    <w:rsid w:val="14EBC455"/>
    <w:rsid w:val="15293D5D"/>
    <w:rsid w:val="15D588B9"/>
    <w:rsid w:val="15D78D6C"/>
    <w:rsid w:val="15E20274"/>
    <w:rsid w:val="160B47B3"/>
    <w:rsid w:val="16122B3E"/>
    <w:rsid w:val="163AD751"/>
    <w:rsid w:val="16971E9B"/>
    <w:rsid w:val="169C25F0"/>
    <w:rsid w:val="16BD628F"/>
    <w:rsid w:val="16C7F87F"/>
    <w:rsid w:val="172D3687"/>
    <w:rsid w:val="173E56A6"/>
    <w:rsid w:val="1784A4AD"/>
    <w:rsid w:val="17902469"/>
    <w:rsid w:val="17D916F4"/>
    <w:rsid w:val="180A6506"/>
    <w:rsid w:val="181B8342"/>
    <w:rsid w:val="18E47796"/>
    <w:rsid w:val="199B50EA"/>
    <w:rsid w:val="1A19B781"/>
    <w:rsid w:val="1A9A61C7"/>
    <w:rsid w:val="1AB21C72"/>
    <w:rsid w:val="1ADD5886"/>
    <w:rsid w:val="1AFC9943"/>
    <w:rsid w:val="1B20D317"/>
    <w:rsid w:val="1B2A4BC0"/>
    <w:rsid w:val="1B2DC91C"/>
    <w:rsid w:val="1B7AB291"/>
    <w:rsid w:val="1BD8C745"/>
    <w:rsid w:val="1CC590A3"/>
    <w:rsid w:val="1CD6F8F8"/>
    <w:rsid w:val="1CEC9BC7"/>
    <w:rsid w:val="1D259F27"/>
    <w:rsid w:val="1DF1343C"/>
    <w:rsid w:val="1E00FC57"/>
    <w:rsid w:val="1E6860DB"/>
    <w:rsid w:val="1EB44EF3"/>
    <w:rsid w:val="1ECE9385"/>
    <w:rsid w:val="1F13B07F"/>
    <w:rsid w:val="1F32AD08"/>
    <w:rsid w:val="1F6BC974"/>
    <w:rsid w:val="201DD735"/>
    <w:rsid w:val="206300F5"/>
    <w:rsid w:val="206A4F35"/>
    <w:rsid w:val="219C05B4"/>
    <w:rsid w:val="21DA1297"/>
    <w:rsid w:val="21DF72AA"/>
    <w:rsid w:val="221AF914"/>
    <w:rsid w:val="225E5E91"/>
    <w:rsid w:val="2299FB21"/>
    <w:rsid w:val="22BA8FC0"/>
    <w:rsid w:val="22D17D02"/>
    <w:rsid w:val="238BCB18"/>
    <w:rsid w:val="23EE3637"/>
    <w:rsid w:val="23F5246E"/>
    <w:rsid w:val="249DEF7E"/>
    <w:rsid w:val="25621757"/>
    <w:rsid w:val="25D22374"/>
    <w:rsid w:val="26009365"/>
    <w:rsid w:val="266B44BF"/>
    <w:rsid w:val="26A6F997"/>
    <w:rsid w:val="26C3EEFF"/>
    <w:rsid w:val="2709F402"/>
    <w:rsid w:val="273ADE63"/>
    <w:rsid w:val="2756A034"/>
    <w:rsid w:val="27AFDD0B"/>
    <w:rsid w:val="27C13ACF"/>
    <w:rsid w:val="27C681D8"/>
    <w:rsid w:val="27FF856F"/>
    <w:rsid w:val="28215A23"/>
    <w:rsid w:val="28BFAD53"/>
    <w:rsid w:val="293C00EF"/>
    <w:rsid w:val="29A9FA80"/>
    <w:rsid w:val="2AAC0E38"/>
    <w:rsid w:val="2AB2B789"/>
    <w:rsid w:val="2ACCFA6A"/>
    <w:rsid w:val="2B43D337"/>
    <w:rsid w:val="2C0D7DEC"/>
    <w:rsid w:val="2C9DF8EF"/>
    <w:rsid w:val="2C9F3C1A"/>
    <w:rsid w:val="2CB8D5DC"/>
    <w:rsid w:val="2CFD0B59"/>
    <w:rsid w:val="2D42AA63"/>
    <w:rsid w:val="2D4877D8"/>
    <w:rsid w:val="2D89CC7B"/>
    <w:rsid w:val="2D91E86C"/>
    <w:rsid w:val="2D9D5032"/>
    <w:rsid w:val="2E892DD1"/>
    <w:rsid w:val="2EBB6371"/>
    <w:rsid w:val="2EF296C8"/>
    <w:rsid w:val="2EFB2C76"/>
    <w:rsid w:val="2F272E59"/>
    <w:rsid w:val="2F282D62"/>
    <w:rsid w:val="2F305E67"/>
    <w:rsid w:val="2F58C81F"/>
    <w:rsid w:val="2FADF069"/>
    <w:rsid w:val="3037E345"/>
    <w:rsid w:val="30501264"/>
    <w:rsid w:val="30A8054E"/>
    <w:rsid w:val="310A3C68"/>
    <w:rsid w:val="315E8412"/>
    <w:rsid w:val="31687BB9"/>
    <w:rsid w:val="316ACD99"/>
    <w:rsid w:val="316F27A6"/>
    <w:rsid w:val="318552EB"/>
    <w:rsid w:val="31D02BA8"/>
    <w:rsid w:val="32AED2C2"/>
    <w:rsid w:val="32D7EA34"/>
    <w:rsid w:val="33495B7F"/>
    <w:rsid w:val="33951CE5"/>
    <w:rsid w:val="339A6EB1"/>
    <w:rsid w:val="342B01D4"/>
    <w:rsid w:val="34AEEB2A"/>
    <w:rsid w:val="34CB4C10"/>
    <w:rsid w:val="3552A0D6"/>
    <w:rsid w:val="35695452"/>
    <w:rsid w:val="35EC3DBE"/>
    <w:rsid w:val="360FA9C0"/>
    <w:rsid w:val="3635ABF2"/>
    <w:rsid w:val="36B4685A"/>
    <w:rsid w:val="377382C8"/>
    <w:rsid w:val="382E7FF5"/>
    <w:rsid w:val="386FD578"/>
    <w:rsid w:val="388DD99F"/>
    <w:rsid w:val="38A247AF"/>
    <w:rsid w:val="38A7BD03"/>
    <w:rsid w:val="38E226BB"/>
    <w:rsid w:val="391D823C"/>
    <w:rsid w:val="3954A99F"/>
    <w:rsid w:val="39B8D775"/>
    <w:rsid w:val="39E960BF"/>
    <w:rsid w:val="3A41AD2B"/>
    <w:rsid w:val="3A6AAFC5"/>
    <w:rsid w:val="3B00A919"/>
    <w:rsid w:val="3B014EE0"/>
    <w:rsid w:val="3B4080C0"/>
    <w:rsid w:val="3BA9FA64"/>
    <w:rsid w:val="3C10BBF5"/>
    <w:rsid w:val="3C666EBE"/>
    <w:rsid w:val="3D634BFB"/>
    <w:rsid w:val="3D771E1E"/>
    <w:rsid w:val="3DB31C21"/>
    <w:rsid w:val="3DB81B2F"/>
    <w:rsid w:val="3E132454"/>
    <w:rsid w:val="3E3A3E45"/>
    <w:rsid w:val="3E3F89B1"/>
    <w:rsid w:val="3EB74C00"/>
    <w:rsid w:val="3F309C1D"/>
    <w:rsid w:val="3F347D48"/>
    <w:rsid w:val="3F4AE2F4"/>
    <w:rsid w:val="3F79F153"/>
    <w:rsid w:val="3FB6E936"/>
    <w:rsid w:val="401C46F5"/>
    <w:rsid w:val="407158E1"/>
    <w:rsid w:val="40A8F14C"/>
    <w:rsid w:val="4101F7F6"/>
    <w:rsid w:val="41F28C73"/>
    <w:rsid w:val="42002083"/>
    <w:rsid w:val="421B9EAA"/>
    <w:rsid w:val="42346204"/>
    <w:rsid w:val="425F33AE"/>
    <w:rsid w:val="4298BE75"/>
    <w:rsid w:val="42D42E03"/>
    <w:rsid w:val="42E04C47"/>
    <w:rsid w:val="43FA08D2"/>
    <w:rsid w:val="44361157"/>
    <w:rsid w:val="446B77A8"/>
    <w:rsid w:val="447580BF"/>
    <w:rsid w:val="44812902"/>
    <w:rsid w:val="44F8746F"/>
    <w:rsid w:val="44FD137E"/>
    <w:rsid w:val="450E9E70"/>
    <w:rsid w:val="454A9F86"/>
    <w:rsid w:val="454C97A4"/>
    <w:rsid w:val="45CE8925"/>
    <w:rsid w:val="45E96EB4"/>
    <w:rsid w:val="45F1557A"/>
    <w:rsid w:val="464B3F2B"/>
    <w:rsid w:val="47053716"/>
    <w:rsid w:val="47690D4A"/>
    <w:rsid w:val="479A379D"/>
    <w:rsid w:val="47CF1B86"/>
    <w:rsid w:val="4858FFDD"/>
    <w:rsid w:val="486EA723"/>
    <w:rsid w:val="488E0412"/>
    <w:rsid w:val="48A2120A"/>
    <w:rsid w:val="48C3C0B7"/>
    <w:rsid w:val="4A07E637"/>
    <w:rsid w:val="4A7BE145"/>
    <w:rsid w:val="4A7CD0EB"/>
    <w:rsid w:val="4B08D658"/>
    <w:rsid w:val="4B176ADA"/>
    <w:rsid w:val="4BA1C02C"/>
    <w:rsid w:val="4BA25318"/>
    <w:rsid w:val="4D0A417C"/>
    <w:rsid w:val="4D731ECB"/>
    <w:rsid w:val="4D882A3D"/>
    <w:rsid w:val="4DCF5190"/>
    <w:rsid w:val="4E014935"/>
    <w:rsid w:val="4E369A47"/>
    <w:rsid w:val="4EA951CD"/>
    <w:rsid w:val="4FB97FF6"/>
    <w:rsid w:val="4FCE505C"/>
    <w:rsid w:val="508EDC00"/>
    <w:rsid w:val="50C061E6"/>
    <w:rsid w:val="50D72760"/>
    <w:rsid w:val="51F01562"/>
    <w:rsid w:val="52C395C8"/>
    <w:rsid w:val="5320D606"/>
    <w:rsid w:val="54065C09"/>
    <w:rsid w:val="541211AE"/>
    <w:rsid w:val="5485CE39"/>
    <w:rsid w:val="54D4C2A4"/>
    <w:rsid w:val="54FFB1ED"/>
    <w:rsid w:val="5546DC1A"/>
    <w:rsid w:val="560678AD"/>
    <w:rsid w:val="560C3A7B"/>
    <w:rsid w:val="560CA0FB"/>
    <w:rsid w:val="56275804"/>
    <w:rsid w:val="563C2BE0"/>
    <w:rsid w:val="570E2B5E"/>
    <w:rsid w:val="57C59841"/>
    <w:rsid w:val="580E3E07"/>
    <w:rsid w:val="58672F99"/>
    <w:rsid w:val="588182D1"/>
    <w:rsid w:val="592B1323"/>
    <w:rsid w:val="592F0237"/>
    <w:rsid w:val="594C7C9F"/>
    <w:rsid w:val="5970C20F"/>
    <w:rsid w:val="59B52367"/>
    <w:rsid w:val="59B9A6BF"/>
    <w:rsid w:val="5A643B65"/>
    <w:rsid w:val="5AA65FF4"/>
    <w:rsid w:val="5AD077D0"/>
    <w:rsid w:val="5AEFE7EB"/>
    <w:rsid w:val="5B281B52"/>
    <w:rsid w:val="5B33BE20"/>
    <w:rsid w:val="5B95464F"/>
    <w:rsid w:val="5BC45F92"/>
    <w:rsid w:val="5BF64621"/>
    <w:rsid w:val="5C086A1D"/>
    <w:rsid w:val="5C1CB9BC"/>
    <w:rsid w:val="5C93DCE7"/>
    <w:rsid w:val="5D594F16"/>
    <w:rsid w:val="5DAE6074"/>
    <w:rsid w:val="5DB2FE59"/>
    <w:rsid w:val="5DF9B768"/>
    <w:rsid w:val="5E56B9AF"/>
    <w:rsid w:val="5E7FA563"/>
    <w:rsid w:val="5E9DE38B"/>
    <w:rsid w:val="5EC989F6"/>
    <w:rsid w:val="5ED258B3"/>
    <w:rsid w:val="5EEFE3A3"/>
    <w:rsid w:val="5EFE9207"/>
    <w:rsid w:val="5F64D034"/>
    <w:rsid w:val="6051DA73"/>
    <w:rsid w:val="607CE51E"/>
    <w:rsid w:val="608D634C"/>
    <w:rsid w:val="60E6B2F4"/>
    <w:rsid w:val="6133836E"/>
    <w:rsid w:val="613A64CD"/>
    <w:rsid w:val="613CD821"/>
    <w:rsid w:val="61AAE32F"/>
    <w:rsid w:val="61D70073"/>
    <w:rsid w:val="62409EB7"/>
    <w:rsid w:val="6285C76F"/>
    <w:rsid w:val="62D13926"/>
    <w:rsid w:val="62EF0CB6"/>
    <w:rsid w:val="6313355F"/>
    <w:rsid w:val="6466C7C2"/>
    <w:rsid w:val="64872916"/>
    <w:rsid w:val="6489E95B"/>
    <w:rsid w:val="64A2899E"/>
    <w:rsid w:val="64D42C72"/>
    <w:rsid w:val="65041AC7"/>
    <w:rsid w:val="670109EB"/>
    <w:rsid w:val="672B95D7"/>
    <w:rsid w:val="6764AA61"/>
    <w:rsid w:val="676501D5"/>
    <w:rsid w:val="67CAF57C"/>
    <w:rsid w:val="67E88363"/>
    <w:rsid w:val="682CE25C"/>
    <w:rsid w:val="683AD82D"/>
    <w:rsid w:val="6922771A"/>
    <w:rsid w:val="6973681D"/>
    <w:rsid w:val="699F3694"/>
    <w:rsid w:val="69A47B54"/>
    <w:rsid w:val="69AD6C13"/>
    <w:rsid w:val="69C0FD24"/>
    <w:rsid w:val="6A0410F2"/>
    <w:rsid w:val="6A17E9D2"/>
    <w:rsid w:val="6A2941E3"/>
    <w:rsid w:val="6A51A0BC"/>
    <w:rsid w:val="6A5D1F9F"/>
    <w:rsid w:val="6A68327F"/>
    <w:rsid w:val="6AEF8E2B"/>
    <w:rsid w:val="6BC379A6"/>
    <w:rsid w:val="6BE99DC0"/>
    <w:rsid w:val="6C2C27D8"/>
    <w:rsid w:val="6C95A52E"/>
    <w:rsid w:val="6C992B1D"/>
    <w:rsid w:val="6CB63DE1"/>
    <w:rsid w:val="6DA52012"/>
    <w:rsid w:val="6DC9B5D1"/>
    <w:rsid w:val="6E312693"/>
    <w:rsid w:val="6E35833D"/>
    <w:rsid w:val="6E6AED0A"/>
    <w:rsid w:val="6EAD5A1E"/>
    <w:rsid w:val="6EDB1EA9"/>
    <w:rsid w:val="6F28B162"/>
    <w:rsid w:val="7005ECA5"/>
    <w:rsid w:val="70F70B7F"/>
    <w:rsid w:val="70FC30C1"/>
    <w:rsid w:val="7113F1EE"/>
    <w:rsid w:val="7154FDFE"/>
    <w:rsid w:val="715C38B6"/>
    <w:rsid w:val="7204C480"/>
    <w:rsid w:val="722C221E"/>
    <w:rsid w:val="724965AF"/>
    <w:rsid w:val="724EB37D"/>
    <w:rsid w:val="734342B3"/>
    <w:rsid w:val="7343904F"/>
    <w:rsid w:val="73B502FC"/>
    <w:rsid w:val="743A3DA3"/>
    <w:rsid w:val="74B90BD7"/>
    <w:rsid w:val="74BA3C13"/>
    <w:rsid w:val="74DC71EF"/>
    <w:rsid w:val="74F71E2F"/>
    <w:rsid w:val="7526B5F6"/>
    <w:rsid w:val="757B4D36"/>
    <w:rsid w:val="761C9F24"/>
    <w:rsid w:val="7654CEC6"/>
    <w:rsid w:val="766B4C42"/>
    <w:rsid w:val="76C2ED06"/>
    <w:rsid w:val="76C977B9"/>
    <w:rsid w:val="76E8FB1B"/>
    <w:rsid w:val="773F556F"/>
    <w:rsid w:val="77606D89"/>
    <w:rsid w:val="797ECB54"/>
    <w:rsid w:val="79908F65"/>
    <w:rsid w:val="7A4022B1"/>
    <w:rsid w:val="7ABC1CE9"/>
    <w:rsid w:val="7B08DD36"/>
    <w:rsid w:val="7B9E760A"/>
    <w:rsid w:val="7BD2CBAE"/>
    <w:rsid w:val="7C035D27"/>
    <w:rsid w:val="7C5133EF"/>
    <w:rsid w:val="7C96DFC0"/>
    <w:rsid w:val="7D00C67D"/>
    <w:rsid w:val="7D0587AC"/>
    <w:rsid w:val="7D0B5B00"/>
    <w:rsid w:val="7D2D0D66"/>
    <w:rsid w:val="7DAB11CC"/>
    <w:rsid w:val="7DF25CF6"/>
    <w:rsid w:val="7DF9EBBA"/>
    <w:rsid w:val="7E364952"/>
    <w:rsid w:val="7EBA334D"/>
    <w:rsid w:val="7F04A70F"/>
    <w:rsid w:val="7F7152C4"/>
    <w:rsid w:val="7F779232"/>
    <w:rsid w:val="7FAF8EC1"/>
    <w:rsid w:val="7FF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DC00"/>
  <w15:chartTrackingRefBased/>
  <w15:docId w15:val="{5E6374B1-88A7-4960-9F70-FB66A62ED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ECE938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ECE938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hort.paven.io/xyhCYhtk9Qb" TargetMode="External" Id="R99382487fa0747ef" /><Relationship Type="http://schemas.openxmlformats.org/officeDocument/2006/relationships/hyperlink" Target="https://short.paven.io/8Zca0gFQLTb" TargetMode="External" Id="Rfb272daae91049eb" /><Relationship Type="http://schemas.openxmlformats.org/officeDocument/2006/relationships/hyperlink" Target="https://short.paven.io/e/dM13H3yPLTb" TargetMode="External" Id="R64e01dc7c8d34c91" /><Relationship Type="http://schemas.openxmlformats.org/officeDocument/2006/relationships/hyperlink" Target="mailto:support@paven.app" TargetMode="External" Id="R38b3a93a775e410a" /><Relationship Type="http://schemas.openxmlformats.org/officeDocument/2006/relationships/hyperlink" Target="https://forms.office.com/Pages/DesignPageV2.aspx?subpage=design&amp;FormId=Sx9DpAfCM0eVMDTAipsrjVAV8ActHlxDsCEdo8cXBjRUMk9HUEszTVZFQkg0NTY0MFAzNEE0RUVGRC4u" TargetMode="External" Id="R99e12998c4ad47f6" /><Relationship Type="http://schemas.openxmlformats.org/officeDocument/2006/relationships/hyperlink" Target="https://forms.office.com/Pages/DesignPageV2.aspx?subpage=design&amp;FormId=Sx9DpAfCM0eVMDTAipsrjVAV8ActHlxDsCEdo8cXBjRURTdTUTZHM1VIOVRJVVRIQVFER1k2NE03Ry4u" TargetMode="External" Id="Rfb975f2d09f84468" /><Relationship Type="http://schemas.openxmlformats.org/officeDocument/2006/relationships/numbering" Target="numbering.xml" Id="R1b5f318e03104f7c" /><Relationship Type="http://schemas.openxmlformats.org/officeDocument/2006/relationships/comments" Target="comments.xml" Id="R8e947755d14c404d" /><Relationship Type="http://schemas.microsoft.com/office/2011/relationships/people" Target="people.xml" Id="R842ad0bf04ba4390" /><Relationship Type="http://schemas.microsoft.com/office/2011/relationships/commentsExtended" Target="commentsExtended.xml" Id="R215af5eb0c6f4e7d" /><Relationship Type="http://schemas.microsoft.com/office/2016/09/relationships/commentsIds" Target="commentsIds.xml" Id="Re579cb0302b64eab" /><Relationship Type="http://schemas.microsoft.com/office/2018/08/relationships/commentsExtensible" Target="commentsExtensible.xml" Id="R476427297d724d9e" /><Relationship Type="http://schemas.microsoft.com/office/2020/10/relationships/intelligence" Target="intelligence2.xml" Id="R184e37e70bb041ff" /><Relationship Type="http://schemas.openxmlformats.org/officeDocument/2006/relationships/hyperlink" Target="https://short.paven.io/8Zca0gFQLTb" TargetMode="External" Id="Rea6ce29672444062" /><Relationship Type="http://schemas.openxmlformats.org/officeDocument/2006/relationships/hyperlink" Target="https://short.paven.io/e/cNwwvdNRLTb" TargetMode="External" Id="R591f5c269e6f41d1" /><Relationship Type="http://schemas.openxmlformats.org/officeDocument/2006/relationships/hyperlink" Target="https://forms.office.com/Pages/ResponsePage.aspx?id=Sx9DpAfCM0eVMDTAipsrjVAV8ActHlxDsCEdo8cXBjRURTdTUTZHM1VIOVRJVVRIQVFER1k2NE03Ry4u&amp;%24web_only=true&amp;_branch_match_id=1353465258164204002&amp;utm_source=Workplace&amp;utm_campaign=Paven%20Pulse&amp;utm_medium=marketing&amp;_branch_referrer=H4sIAAAAAAAAA8soKSkottLXL87ILyrRK0gsS83Ty8zXT9VP9isvL0vxC%2FIJSbKvK0pNSy0qysxLj08qyi8vTi2ydc4oys9NBQCOffbiPgAAAA%3D%3D" TargetMode="External" Id="Rba89470fae144cf2" /><Relationship Type="http://schemas.openxmlformats.org/officeDocument/2006/relationships/hyperlink" Target="https://paven.io/content/article/1WVAgk96oslWHJvhDI3sLu" TargetMode="External" Id="R2b6fe299405a489d" /><Relationship Type="http://schemas.openxmlformats.org/officeDocument/2006/relationships/hyperlink" Target="https://paven.io/content/article/4IamTWMNeFz1fhLrClI9X" TargetMode="External" Id="R74fd11acbfa24fea" /><Relationship Type="http://schemas.openxmlformats.org/officeDocument/2006/relationships/hyperlink" Target="https://paven.io/content/article/1IqFt8WpM4uacZfsTcGUiz" TargetMode="External" Id="R246cf7751d654dc2" /><Relationship Type="http://schemas.openxmlformats.org/officeDocument/2006/relationships/hyperlink" Target="https://paven.io/content/article/3o27fIYMSI86M841XdEWdN" TargetMode="External" Id="Rc3202a3e73c74006" /><Relationship Type="http://schemas.openxmlformats.org/officeDocument/2006/relationships/hyperlink" Target="https://paven.io/content/article/ZPs1gUQP8UNLdfOcd63Xm" TargetMode="External" Id="Rfa62ec80405e43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5212F3-F8E0-415D-877B-33BF44753597}"/>
</file>

<file path=customXml/itemProps2.xml><?xml version="1.0" encoding="utf-8"?>
<ds:datastoreItem xmlns:ds="http://schemas.openxmlformats.org/officeDocument/2006/customXml" ds:itemID="{D107770C-4750-4972-BF41-DD9589FB08A4}"/>
</file>

<file path=customXml/itemProps3.xml><?xml version="1.0" encoding="utf-8"?>
<ds:datastoreItem xmlns:ds="http://schemas.openxmlformats.org/officeDocument/2006/customXml" ds:itemID="{18897F12-9FF7-40EE-9ED7-629D1B8A65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Jolene Haley(UST,US)</dc:creator>
  <keywords/>
  <dc:description/>
  <lastModifiedBy>Jolene Haley(UST,US)</lastModifiedBy>
  <dcterms:created xsi:type="dcterms:W3CDTF">2025-06-05T14:20:09.0000000Z</dcterms:created>
  <dcterms:modified xsi:type="dcterms:W3CDTF">2025-07-28T18:57:19.6294677Z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