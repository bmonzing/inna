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1B32BD0E" wp14:paraId="20E682CD" wp14:textId="75117CE3">
      <w:pPr>
        <w:rPr>
          <w:rFonts w:ascii="Arial" w:hAnsi="Arial" w:eastAsia="Arial" w:cs="Arial"/>
          <w:b w:val="0"/>
          <w:bCs w:val="0"/>
          <w:i w:val="0"/>
          <w:iCs w:val="0"/>
          <w:caps w:val="0"/>
          <w:smallCaps w:val="0"/>
          <w:noProof w:val="0"/>
          <w:color w:val="000000" w:themeColor="text1" w:themeTint="FF" w:themeShade="FF"/>
          <w:sz w:val="32"/>
          <w:szCs w:val="32"/>
          <w:lang w:val="en-US"/>
        </w:rPr>
      </w:pPr>
      <w:r w:rsidRPr="1B32BD0E" w:rsidR="5DD81BE8">
        <w:rPr>
          <w:rFonts w:ascii="Arial" w:hAnsi="Arial" w:eastAsia="Arial" w:cs="Arial"/>
          <w:b w:val="1"/>
          <w:bCs w:val="1"/>
          <w:i w:val="0"/>
          <w:iCs w:val="0"/>
          <w:caps w:val="0"/>
          <w:smallCaps w:val="0"/>
          <w:noProof w:val="0"/>
          <w:color w:val="000000" w:themeColor="text1" w:themeTint="FF" w:themeShade="FF"/>
          <w:sz w:val="32"/>
          <w:szCs w:val="32"/>
          <w:lang w:val="en"/>
        </w:rPr>
        <w:t xml:space="preserve"> </w:t>
      </w:r>
      <w:r w:rsidRPr="1B32BD0E" w:rsidR="4254945B">
        <w:rPr>
          <w:rFonts w:ascii="Arial" w:hAnsi="Arial" w:eastAsia="Arial" w:cs="Arial"/>
          <w:b w:val="1"/>
          <w:bCs w:val="1"/>
          <w:i w:val="0"/>
          <w:iCs w:val="0"/>
          <w:caps w:val="0"/>
          <w:smallCaps w:val="0"/>
          <w:noProof w:val="0"/>
          <w:color w:val="000000" w:themeColor="text1" w:themeTint="FF" w:themeShade="FF"/>
          <w:sz w:val="32"/>
          <w:szCs w:val="32"/>
          <w:lang w:val="en"/>
        </w:rPr>
        <w:t xml:space="preserve"> </w:t>
      </w:r>
      <w:r w:rsidRPr="1B32BD0E" w:rsidR="7F0ADA2A">
        <w:rPr>
          <w:rFonts w:ascii="Arial" w:hAnsi="Arial" w:eastAsia="Arial" w:cs="Arial"/>
          <w:b w:val="1"/>
          <w:bCs w:val="1"/>
          <w:i w:val="0"/>
          <w:iCs w:val="0"/>
          <w:caps w:val="0"/>
          <w:smallCaps w:val="0"/>
          <w:noProof w:val="0"/>
          <w:color w:val="000000" w:themeColor="text1" w:themeTint="FF" w:themeShade="FF"/>
          <w:sz w:val="32"/>
          <w:szCs w:val="32"/>
          <w:lang w:val="en"/>
        </w:rPr>
        <w:t>May</w:t>
      </w:r>
      <w:r w:rsidRPr="1B32BD0E" w:rsidR="703FFAE7">
        <w:rPr>
          <w:rFonts w:ascii="Arial" w:hAnsi="Arial" w:eastAsia="Arial" w:cs="Arial"/>
          <w:b w:val="1"/>
          <w:bCs w:val="1"/>
          <w:i w:val="0"/>
          <w:iCs w:val="0"/>
          <w:caps w:val="0"/>
          <w:smallCaps w:val="0"/>
          <w:noProof w:val="0"/>
          <w:color w:val="000000" w:themeColor="text1" w:themeTint="FF" w:themeShade="FF"/>
          <w:sz w:val="32"/>
          <w:szCs w:val="32"/>
          <w:lang w:val="en"/>
        </w:rPr>
        <w:t xml:space="preserve"> 2025 Newsletter: Paven Pulse #2</w:t>
      </w:r>
      <w:r w:rsidRPr="1B32BD0E" w:rsidR="76D818E6">
        <w:rPr>
          <w:rFonts w:ascii="Arial" w:hAnsi="Arial" w:eastAsia="Arial" w:cs="Arial"/>
          <w:b w:val="1"/>
          <w:bCs w:val="1"/>
          <w:i w:val="0"/>
          <w:iCs w:val="0"/>
          <w:caps w:val="0"/>
          <w:smallCaps w:val="0"/>
          <w:noProof w:val="0"/>
          <w:color w:val="000000" w:themeColor="text1" w:themeTint="FF" w:themeShade="FF"/>
          <w:sz w:val="32"/>
          <w:szCs w:val="32"/>
          <w:lang w:val="en"/>
        </w:rPr>
        <w:t>1</w:t>
      </w:r>
    </w:p>
    <w:p xmlns:wp14="http://schemas.microsoft.com/office/word/2010/wordml" w:rsidP="076054A5" wp14:paraId="0B557EBF" wp14:textId="1B6824F8">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FCAA18F" wp14:paraId="20B9A48A" wp14:textId="232BAEAC">
      <w:pPr>
        <w:rPr>
          <w:rFonts w:ascii="Arial" w:hAnsi="Arial" w:eastAsia="Arial" w:cs="Arial"/>
          <w:b w:val="0"/>
          <w:bCs w:val="0"/>
          <w:i w:val="0"/>
          <w:iCs w:val="0"/>
          <w:caps w:val="0"/>
          <w:smallCaps w:val="0"/>
          <w:noProof w:val="0"/>
          <w:color w:val="000000" w:themeColor="text1" w:themeTint="FF" w:themeShade="FF"/>
          <w:sz w:val="22"/>
          <w:szCs w:val="22"/>
          <w:lang w:val="en-US"/>
        </w:rPr>
      </w:pPr>
      <w:r w:rsidRPr="2FCAA18F" w:rsidR="1C0FAB9B">
        <w:rPr>
          <w:rFonts w:ascii="Arial" w:hAnsi="Arial" w:eastAsia="Arial" w:cs="Arial"/>
          <w:b w:val="1"/>
          <w:bCs w:val="1"/>
          <w:i w:val="0"/>
          <w:iCs w:val="0"/>
          <w:caps w:val="0"/>
          <w:smallCaps w:val="0"/>
          <w:noProof w:val="0"/>
          <w:color w:val="000000" w:themeColor="text1" w:themeTint="FF" w:themeShade="FF"/>
          <w:sz w:val="22"/>
          <w:szCs w:val="22"/>
          <w:lang w:val="en"/>
        </w:rPr>
        <w:t xml:space="preserve">Send date: </w:t>
      </w:r>
      <w:r w:rsidRPr="2FCAA18F" w:rsidR="6CEAA9AD">
        <w:rPr>
          <w:rFonts w:ascii="Arial" w:hAnsi="Arial" w:eastAsia="Arial" w:cs="Arial"/>
          <w:b w:val="1"/>
          <w:bCs w:val="1"/>
          <w:i w:val="0"/>
          <w:iCs w:val="0"/>
          <w:caps w:val="0"/>
          <w:smallCaps w:val="0"/>
          <w:noProof w:val="0"/>
          <w:color w:val="000000" w:themeColor="text1" w:themeTint="FF" w:themeShade="FF"/>
          <w:sz w:val="22"/>
          <w:szCs w:val="22"/>
          <w:lang w:val="en"/>
        </w:rPr>
        <w:t>5</w:t>
      </w:r>
      <w:r w:rsidRPr="2FCAA18F" w:rsidR="1C0FAB9B">
        <w:rPr>
          <w:rFonts w:ascii="Arial" w:hAnsi="Arial" w:eastAsia="Arial" w:cs="Arial"/>
          <w:b w:val="1"/>
          <w:bCs w:val="1"/>
          <w:i w:val="0"/>
          <w:iCs w:val="0"/>
          <w:caps w:val="0"/>
          <w:smallCaps w:val="0"/>
          <w:noProof w:val="0"/>
          <w:color w:val="000000" w:themeColor="text1" w:themeTint="FF" w:themeShade="FF"/>
          <w:sz w:val="22"/>
          <w:szCs w:val="22"/>
          <w:lang w:val="en"/>
        </w:rPr>
        <w:t>/29/2025</w:t>
      </w:r>
    </w:p>
    <w:p xmlns:wp14="http://schemas.microsoft.com/office/word/2010/wordml" w:rsidP="076054A5" wp14:paraId="1EE88C9B" wp14:textId="7B54FCF2">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6839DE15" wp14:textId="3493EC32">
      <w:pPr>
        <w:rPr>
          <w:rFonts w:ascii="Arial" w:hAnsi="Arial" w:eastAsia="Arial" w:cs="Arial"/>
          <w:b w:val="0"/>
          <w:bCs w:val="0"/>
          <w:i w:val="0"/>
          <w:iCs w:val="0"/>
          <w:caps w:val="0"/>
          <w:smallCaps w:val="0"/>
          <w:noProof w:val="0"/>
          <w:color w:val="000000" w:themeColor="text1" w:themeTint="FF" w:themeShade="FF"/>
          <w:sz w:val="22"/>
          <w:szCs w:val="22"/>
          <w:lang w:val="en-US"/>
        </w:rPr>
      </w:pPr>
      <w:r w:rsidRPr="69587046" w:rsidR="1C0FAB9B">
        <w:rPr>
          <w:rFonts w:ascii="Arial" w:hAnsi="Arial" w:eastAsia="Arial" w:cs="Arial"/>
          <w:b w:val="1"/>
          <w:bCs w:val="1"/>
          <w:i w:val="0"/>
          <w:iCs w:val="0"/>
          <w:caps w:val="0"/>
          <w:smallCaps w:val="0"/>
          <w:noProof w:val="0"/>
          <w:color w:val="000000" w:themeColor="text1" w:themeTint="FF" w:themeShade="FF"/>
          <w:sz w:val="22"/>
          <w:szCs w:val="22"/>
          <w:lang w:val="en-US"/>
        </w:rPr>
        <w:t>Items we’ll cover:</w:t>
      </w:r>
      <w:r w:rsidRPr="69587046" w:rsidR="1C0FAB9B">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265"/>
        <w:gridCol w:w="1425"/>
        <w:gridCol w:w="5640"/>
      </w:tblGrid>
      <w:tr w:rsidR="076054A5" w:rsidTr="076054A5" w14:paraId="3F94C8C1">
        <w:trPr>
          <w:trHeight w:val="300"/>
        </w:trPr>
        <w:tc>
          <w:tcPr>
            <w:tcW w:w="2265" w:type="dxa"/>
            <w:tcBorders>
              <w:top w:val="single" w:sz="6"/>
              <w:left w:val="single" w:sz="6"/>
              <w:bottom w:val="single" w:sz="6"/>
              <w:right w:val="single" w:sz="6"/>
            </w:tcBorders>
            <w:shd w:val="clear" w:color="auto" w:fill="D9D9D9" w:themeFill="background1" w:themeFillShade="D9"/>
            <w:tcMar/>
            <w:vAlign w:val="bottom"/>
          </w:tcPr>
          <w:p w:rsidR="076054A5" w:rsidP="076054A5" w:rsidRDefault="076054A5" w14:paraId="7DEC669B" w14:textId="3435093A">
            <w:pPr>
              <w:spacing w:before="0" w:beforeAutospacing="off" w:after="0" w:afterAutospacing="off"/>
              <w:rPr>
                <w:rFonts w:ascii="Arial" w:hAnsi="Arial" w:eastAsia="Arial" w:cs="Arial"/>
                <w:b w:val="0"/>
                <w:bCs w:val="0"/>
                <w:i w:val="0"/>
                <w:iCs w:val="0"/>
                <w:color w:val="000000" w:themeColor="text1" w:themeTint="FF" w:themeShade="FF"/>
                <w:sz w:val="28"/>
                <w:szCs w:val="28"/>
              </w:rPr>
            </w:pPr>
            <w:r w:rsidRPr="076054A5" w:rsidR="076054A5">
              <w:rPr>
                <w:rFonts w:ascii="Arial" w:hAnsi="Arial" w:eastAsia="Arial" w:cs="Arial"/>
                <w:b w:val="1"/>
                <w:bCs w:val="1"/>
                <w:i w:val="0"/>
                <w:iCs w:val="0"/>
                <w:strike w:val="0"/>
                <w:dstrike w:val="0"/>
                <w:color w:val="000000" w:themeColor="text1" w:themeTint="FF" w:themeShade="FF"/>
                <w:sz w:val="28"/>
                <w:szCs w:val="28"/>
                <w:u w:val="none"/>
                <w:lang w:val="en"/>
              </w:rPr>
              <w:t>Breathe In, Balance Out</w:t>
            </w:r>
          </w:p>
        </w:tc>
        <w:tc>
          <w:tcPr>
            <w:tcW w:w="1425" w:type="dxa"/>
            <w:tcBorders>
              <w:top w:val="single" w:sz="6"/>
              <w:left w:val="single" w:sz="6"/>
              <w:bottom w:val="single" w:sz="6"/>
              <w:right w:val="single" w:sz="6"/>
            </w:tcBorders>
            <w:shd w:val="clear" w:color="auto" w:fill="D9D9D9" w:themeFill="background1" w:themeFillShade="D9"/>
            <w:tcMar/>
            <w:vAlign w:val="bottom"/>
          </w:tcPr>
          <w:p w:rsidR="076054A5" w:rsidP="076054A5" w:rsidRDefault="076054A5" w14:paraId="653526D7" w14:textId="3E2B8431">
            <w:pPr>
              <w:rPr>
                <w:rFonts w:ascii="Arial" w:hAnsi="Arial" w:eastAsia="Arial" w:cs="Arial"/>
                <w:b w:val="0"/>
                <w:bCs w:val="0"/>
                <w:i w:val="0"/>
                <w:iCs w:val="0"/>
                <w:sz w:val="22"/>
                <w:szCs w:val="22"/>
              </w:rPr>
            </w:pPr>
          </w:p>
        </w:tc>
        <w:tc>
          <w:tcPr>
            <w:tcW w:w="5640" w:type="dxa"/>
            <w:tcBorders>
              <w:top w:val="single" w:sz="6"/>
              <w:left w:val="single" w:sz="6"/>
              <w:bottom w:val="single" w:sz="6"/>
              <w:right w:val="single" w:sz="6"/>
            </w:tcBorders>
            <w:shd w:val="clear" w:color="auto" w:fill="D9D9D9" w:themeFill="background1" w:themeFillShade="D9"/>
            <w:tcMar/>
            <w:vAlign w:val="bottom"/>
          </w:tcPr>
          <w:p w:rsidR="076054A5" w:rsidP="076054A5" w:rsidRDefault="076054A5" w14:paraId="3747D3DB" w14:textId="73455191">
            <w:pPr>
              <w:spacing w:before="0" w:beforeAutospacing="off" w:after="0" w:afterAutospacing="off"/>
              <w:rPr>
                <w:rFonts w:ascii="Arial" w:hAnsi="Arial" w:eastAsia="Arial" w:cs="Arial"/>
                <w:b w:val="0"/>
                <w:bCs w:val="0"/>
                <w:i w:val="0"/>
                <w:iCs w:val="0"/>
                <w:color w:val="000000" w:themeColor="text1" w:themeTint="FF" w:themeShade="FF"/>
                <w:sz w:val="28"/>
                <w:szCs w:val="28"/>
              </w:rPr>
            </w:pPr>
            <w:r w:rsidRPr="076054A5" w:rsidR="076054A5">
              <w:rPr>
                <w:rFonts w:ascii="Arial" w:hAnsi="Arial" w:eastAsia="Arial" w:cs="Arial"/>
                <w:b w:val="1"/>
                <w:bCs w:val="1"/>
                <w:i w:val="0"/>
                <w:iCs w:val="0"/>
                <w:strike w:val="0"/>
                <w:dstrike w:val="0"/>
                <w:color w:val="000000" w:themeColor="text1" w:themeTint="FF" w:themeShade="FF"/>
                <w:sz w:val="28"/>
                <w:szCs w:val="28"/>
                <w:u w:val="none"/>
                <w:lang w:val="en"/>
              </w:rPr>
              <w:t>A mindfulness-forward theme that ties in emotional and financial wellness, RSU vesting, and planning for summer (travel, family, home moves).</w:t>
            </w:r>
          </w:p>
        </w:tc>
      </w:tr>
    </w:tbl>
    <w:p xmlns:wp14="http://schemas.microsoft.com/office/word/2010/wordml" w:rsidP="076054A5" wp14:paraId="3A3AAFC5" wp14:textId="38F24C17">
      <w:pPr>
        <w:ind w:left="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076054A5" wp14:paraId="5DC30BED" wp14:textId="07D7005C">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70E63AA4" wp14:textId="23739826">
      <w:pPr>
        <w:rPr>
          <w:rFonts w:ascii="Arial" w:hAnsi="Arial" w:eastAsia="Arial" w:cs="Arial"/>
          <w:b w:val="0"/>
          <w:bCs w:val="0"/>
          <w:i w:val="0"/>
          <w:iCs w:val="0"/>
          <w:caps w:val="0"/>
          <w:smallCaps w:val="0"/>
          <w:noProof w:val="0"/>
          <w:color w:val="000000" w:themeColor="text1" w:themeTint="FF" w:themeShade="FF"/>
          <w:sz w:val="22"/>
          <w:szCs w:val="22"/>
          <w:lang w:val="en-US"/>
        </w:rPr>
      </w:pPr>
      <w:r w:rsidRPr="076054A5" w:rsidR="1C0FAB9B">
        <w:rPr>
          <w:rFonts w:ascii="Arial" w:hAnsi="Arial" w:eastAsia="Arial" w:cs="Arial"/>
          <w:b w:val="1"/>
          <w:bCs w:val="1"/>
          <w:i w:val="0"/>
          <w:iCs w:val="0"/>
          <w:caps w:val="0"/>
          <w:smallCaps w:val="0"/>
          <w:noProof w:val="0"/>
          <w:color w:val="000000" w:themeColor="text1" w:themeTint="FF" w:themeShade="FF"/>
          <w:sz w:val="22"/>
          <w:szCs w:val="22"/>
          <w:lang w:val="en"/>
        </w:rPr>
        <w:t xml:space="preserve">Audience: </w:t>
      </w:r>
      <w:r w:rsidRPr="076054A5" w:rsidR="1C0FAB9B">
        <w:rPr>
          <w:rFonts w:ascii="Arial" w:hAnsi="Arial" w:eastAsia="Arial" w:cs="Arial"/>
          <w:b w:val="0"/>
          <w:bCs w:val="0"/>
          <w:i w:val="0"/>
          <w:iCs w:val="0"/>
          <w:caps w:val="0"/>
          <w:smallCaps w:val="0"/>
          <w:noProof w:val="0"/>
          <w:color w:val="000000" w:themeColor="text1" w:themeTint="FF" w:themeShade="FF"/>
          <w:sz w:val="22"/>
          <w:szCs w:val="22"/>
          <w:lang w:val="en"/>
        </w:rPr>
        <w:t>All Paven users (dormant, disengaged, active, engaged)</w:t>
      </w:r>
    </w:p>
    <w:p xmlns:wp14="http://schemas.microsoft.com/office/word/2010/wordml" w:rsidP="076054A5" wp14:paraId="34DD2BF4" wp14:textId="526BDD1A">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65F07EB3" wp14:textId="5A426DF7">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14CFD758" wp14:textId="350D6EB5">
      <w:pPr>
        <w:rPr>
          <w:rFonts w:ascii="Arial" w:hAnsi="Arial" w:eastAsia="Arial" w:cs="Arial"/>
          <w:b w:val="0"/>
          <w:bCs w:val="0"/>
          <w:i w:val="0"/>
          <w:iCs w:val="0"/>
          <w:caps w:val="0"/>
          <w:smallCaps w:val="0"/>
          <w:noProof w:val="0"/>
          <w:color w:val="000000" w:themeColor="text1" w:themeTint="FF" w:themeShade="FF"/>
          <w:sz w:val="19"/>
          <w:szCs w:val="19"/>
          <w:lang w:val="en-US"/>
        </w:rPr>
      </w:pPr>
      <w:r w:rsidRPr="076054A5" w:rsidR="1C0FAB9B">
        <w:rPr>
          <w:rFonts w:ascii="Arial" w:hAnsi="Arial" w:eastAsia="Arial" w:cs="Arial"/>
          <w:b w:val="0"/>
          <w:bCs w:val="0"/>
          <w:i w:val="0"/>
          <w:iCs w:val="0"/>
          <w:caps w:val="0"/>
          <w:smallCaps w:val="0"/>
          <w:noProof w:val="0"/>
          <w:color w:val="000000" w:themeColor="text1" w:themeTint="FF" w:themeShade="FF"/>
          <w:sz w:val="22"/>
          <w:szCs w:val="22"/>
          <w:highlight w:val="cyan"/>
          <w:lang w:val="en"/>
        </w:rPr>
        <w:t xml:space="preserve">Illustration theme: </w:t>
      </w:r>
      <w:r w:rsidRPr="076054A5" w:rsidR="1C0FAB9B">
        <w:rPr>
          <w:rFonts w:ascii="Arial" w:hAnsi="Arial" w:eastAsia="Arial" w:cs="Arial"/>
          <w:b w:val="0"/>
          <w:bCs w:val="0"/>
          <w:i w:val="0"/>
          <w:iCs w:val="0"/>
          <w:caps w:val="0"/>
          <w:smallCaps w:val="0"/>
          <w:noProof w:val="0"/>
          <w:color w:val="000000" w:themeColor="text1" w:themeTint="FF" w:themeShade="FF"/>
          <w:sz w:val="19"/>
          <w:szCs w:val="19"/>
          <w:highlight w:val="cyan"/>
          <w:lang w:val="en"/>
        </w:rPr>
        <w:t>I want the theme to be: Cultivate your financial confidence. This includes Spring growth, flowers, and even food gardening!</w:t>
      </w:r>
    </w:p>
    <w:p xmlns:wp14="http://schemas.microsoft.com/office/word/2010/wordml" w:rsidP="076054A5" wp14:paraId="71B2C93C" wp14:textId="77700FBD">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2FCAA18F" wp14:paraId="05650F33" wp14:textId="55F5399A">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2FCAA18F" w:rsidR="1C0FAB9B">
        <w:rPr>
          <w:rFonts w:ascii="Arial" w:hAnsi="Arial" w:eastAsia="Arial" w:cs="Arial"/>
          <w:b w:val="1"/>
          <w:bCs w:val="1"/>
          <w:i w:val="0"/>
          <w:iCs w:val="0"/>
          <w:caps w:val="0"/>
          <w:smallCaps w:val="0"/>
          <w:noProof w:val="0"/>
          <w:color w:val="000000" w:themeColor="text1" w:themeTint="FF" w:themeShade="FF"/>
          <w:sz w:val="22"/>
          <w:szCs w:val="22"/>
          <w:lang w:val="en-US"/>
        </w:rPr>
        <w:t xml:space="preserve">Subject line: </w:t>
      </w:r>
      <w:r w:rsidRPr="2FCAA18F" w:rsidR="542A5694">
        <w:rPr>
          <w:rFonts w:ascii="Arial" w:hAnsi="Arial" w:eastAsia="Arial" w:cs="Arial"/>
          <w:noProof w:val="0"/>
          <w:sz w:val="22"/>
          <w:szCs w:val="22"/>
          <w:lang w:val="en-US"/>
        </w:rPr>
        <w:t>Breathe In, Balance Out: Your Path to Financial Wellness 🌿📊</w:t>
      </w:r>
    </w:p>
    <w:p w:rsidR="542A5694" w:rsidP="2FCAA18F" w:rsidRDefault="542A5694" w14:paraId="405CE5F5" w14:textId="5522CE07">
      <w:pPr>
        <w:spacing w:before="240" w:beforeAutospacing="off" w:after="240" w:afterAutospacing="off"/>
      </w:pPr>
      <w:r w:rsidRPr="2FCAA18F" w:rsidR="542A5694">
        <w:rPr>
          <w:rFonts w:ascii="Arial" w:hAnsi="Arial" w:eastAsia="Arial" w:cs="Arial"/>
          <w:noProof w:val="0"/>
          <w:sz w:val="22"/>
          <w:szCs w:val="22"/>
          <w:lang w:val="en-US"/>
        </w:rPr>
        <w:t>Invest in Your Peace of Mind 🌸📈</w:t>
      </w:r>
    </w:p>
    <w:tbl>
      <w:tblPr>
        <w:tblStyle w:val="TableNormal"/>
        <w:tblW w:w="9435" w:type="dxa"/>
        <w:tblBorders>
          <w:top w:val="single" w:sz="6"/>
          <w:left w:val="single" w:sz="6"/>
          <w:bottom w:val="single" w:sz="6"/>
          <w:right w:val="single" w:sz="6"/>
        </w:tblBorders>
        <w:tblLayout w:type="fixed"/>
        <w:tblLook w:val="0600" w:firstRow="0" w:lastRow="0" w:firstColumn="0" w:lastColumn="0" w:noHBand="1" w:noVBand="1"/>
      </w:tblPr>
      <w:tblGrid>
        <w:gridCol w:w="2025"/>
        <w:gridCol w:w="518"/>
        <w:gridCol w:w="6892"/>
      </w:tblGrid>
      <w:tr w:rsidR="076054A5" w:rsidTr="1B32BD0E" w14:paraId="7DB52DCF">
        <w:trPr>
          <w:trHeight w:val="300"/>
        </w:trPr>
        <w:tc>
          <w:tcPr>
            <w:tcW w:w="2025" w:type="dxa"/>
            <w:tcBorders>
              <w:top w:val="single" w:color="000000" w:themeColor="text1" w:sz="12"/>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4D3B4D08" w14:textId="7DDA7067">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Nameplate</w:t>
            </w:r>
          </w:p>
        </w:tc>
        <w:tc>
          <w:tcPr>
            <w:tcW w:w="7410" w:type="dxa"/>
            <w:gridSpan w:val="2"/>
            <w:tcBorders>
              <w:top w:val="single" w:color="000000" w:themeColor="text1" w:sz="12"/>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076054A5" w:rsidP="2FCAA18F" w:rsidRDefault="076054A5" w14:paraId="36E82DC8" w14:textId="0C8D0EC4">
            <w:pPr>
              <w:widowControl w:val="0"/>
              <w:spacing w:line="240" w:lineRule="auto"/>
              <w:rPr>
                <w:rFonts w:ascii="Arial" w:hAnsi="Arial" w:eastAsia="Arial" w:cs="Arial"/>
                <w:b w:val="0"/>
                <w:bCs w:val="0"/>
                <w:i w:val="0"/>
                <w:iCs w:val="0"/>
                <w:sz w:val="22"/>
                <w:szCs w:val="22"/>
              </w:rPr>
            </w:pPr>
            <w:r w:rsidRPr="2FCAA18F" w:rsidR="4BDA93AA">
              <w:rPr>
                <w:rFonts w:ascii="Arial" w:hAnsi="Arial" w:eastAsia="Arial" w:cs="Arial"/>
                <w:b w:val="0"/>
                <w:bCs w:val="0"/>
                <w:i w:val="0"/>
                <w:iCs w:val="0"/>
                <w:sz w:val="22"/>
                <w:szCs w:val="22"/>
                <w:lang w:val="en"/>
              </w:rPr>
              <w:t>Paven Pulse</w:t>
            </w:r>
            <w:r>
              <w:br/>
            </w:r>
            <w:r w:rsidRPr="2FCAA18F" w:rsidR="4BDA93AA">
              <w:rPr>
                <w:rFonts w:ascii="Arial" w:hAnsi="Arial" w:eastAsia="Arial" w:cs="Arial"/>
                <w:b w:val="0"/>
                <w:bCs w:val="0"/>
                <w:i w:val="0"/>
                <w:iCs w:val="0"/>
                <w:sz w:val="22"/>
                <w:szCs w:val="22"/>
                <w:lang w:val="en"/>
              </w:rPr>
              <w:t>Issue #2</w:t>
            </w:r>
            <w:r w:rsidRPr="2FCAA18F" w:rsidR="3C9D06BF">
              <w:rPr>
                <w:rFonts w:ascii="Arial" w:hAnsi="Arial" w:eastAsia="Arial" w:cs="Arial"/>
                <w:b w:val="0"/>
                <w:bCs w:val="0"/>
                <w:i w:val="0"/>
                <w:iCs w:val="0"/>
                <w:sz w:val="22"/>
                <w:szCs w:val="22"/>
                <w:lang w:val="en"/>
              </w:rPr>
              <w:t>1</w:t>
            </w:r>
          </w:p>
        </w:tc>
      </w:tr>
      <w:tr w:rsidR="076054A5" w:rsidTr="1B32BD0E" w14:paraId="60320C4E">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3FF2924E" w14:textId="5A3B90F3">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Top headline</w:t>
            </w: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4D33ABD5" w:rsidP="1B32BD0E" w:rsidRDefault="4D33ABD5" w14:paraId="3BC01E4B" w14:textId="47EF01D4">
            <w:pPr>
              <w:rPr>
                <w:rFonts w:ascii="Arial" w:hAnsi="Arial" w:eastAsia="Arial" w:cs="Arial"/>
                <w:b w:val="0"/>
                <w:bCs w:val="0"/>
                <w:i w:val="0"/>
                <w:iCs w:val="0"/>
                <w:sz w:val="28"/>
                <w:szCs w:val="28"/>
              </w:rPr>
            </w:pPr>
            <w:r w:rsidRPr="1B32BD0E" w:rsidR="19AD41C8">
              <w:rPr>
                <w:rFonts w:ascii="Arial" w:hAnsi="Arial" w:eastAsia="Arial" w:cs="Arial"/>
                <w:b w:val="1"/>
                <w:bCs w:val="1"/>
                <w:i w:val="0"/>
                <w:iCs w:val="0"/>
                <w:sz w:val="28"/>
                <w:szCs w:val="28"/>
                <w:highlight w:val="yellow"/>
                <w:lang w:val="en-US"/>
              </w:rPr>
              <w:t>Breathe</w:t>
            </w:r>
            <w:r w:rsidRPr="1B32BD0E" w:rsidR="4E6C05FC">
              <w:rPr>
                <w:rFonts w:ascii="Arial" w:hAnsi="Arial" w:eastAsia="Arial" w:cs="Arial"/>
                <w:b w:val="1"/>
                <w:bCs w:val="1"/>
                <w:i w:val="0"/>
                <w:iCs w:val="0"/>
                <w:sz w:val="28"/>
                <w:szCs w:val="28"/>
                <w:highlight w:val="yellow"/>
                <w:lang w:val="en-US"/>
              </w:rPr>
              <w:t xml:space="preserve"> i</w:t>
            </w:r>
            <w:r w:rsidRPr="1B32BD0E" w:rsidR="19AD41C8">
              <w:rPr>
                <w:rFonts w:ascii="Arial" w:hAnsi="Arial" w:eastAsia="Arial" w:cs="Arial"/>
                <w:b w:val="1"/>
                <w:bCs w:val="1"/>
                <w:i w:val="0"/>
                <w:iCs w:val="0"/>
                <w:sz w:val="28"/>
                <w:szCs w:val="28"/>
                <w:highlight w:val="yellow"/>
                <w:lang w:val="en-US"/>
              </w:rPr>
              <w:t xml:space="preserve">n, </w:t>
            </w:r>
            <w:r w:rsidRPr="1B32BD0E" w:rsidR="347BCA6A">
              <w:rPr>
                <w:rFonts w:ascii="Arial" w:hAnsi="Arial" w:eastAsia="Arial" w:cs="Arial"/>
                <w:b w:val="1"/>
                <w:bCs w:val="1"/>
                <w:i w:val="0"/>
                <w:iCs w:val="0"/>
                <w:sz w:val="28"/>
                <w:szCs w:val="28"/>
                <w:highlight w:val="yellow"/>
                <w:lang w:val="en-US"/>
              </w:rPr>
              <w:t>b</w:t>
            </w:r>
            <w:r w:rsidRPr="1B32BD0E" w:rsidR="19AD41C8">
              <w:rPr>
                <w:rFonts w:ascii="Arial" w:hAnsi="Arial" w:eastAsia="Arial" w:cs="Arial"/>
                <w:b w:val="1"/>
                <w:bCs w:val="1"/>
                <w:i w:val="0"/>
                <w:iCs w:val="0"/>
                <w:sz w:val="28"/>
                <w:szCs w:val="28"/>
                <w:highlight w:val="yellow"/>
                <w:lang w:val="en-US"/>
              </w:rPr>
              <w:t xml:space="preserve">alance Out: </w:t>
            </w:r>
            <w:commentRangeStart w:id="211177292"/>
            <w:r w:rsidRPr="1B32BD0E" w:rsidR="19AD41C8">
              <w:rPr>
                <w:rFonts w:ascii="Arial" w:hAnsi="Arial" w:eastAsia="Arial" w:cs="Arial"/>
                <w:b w:val="1"/>
                <w:bCs w:val="1"/>
                <w:i w:val="0"/>
                <w:iCs w:val="0"/>
                <w:sz w:val="28"/>
                <w:szCs w:val="28"/>
                <w:highlight w:val="yellow"/>
                <w:lang w:val="en-US"/>
              </w:rPr>
              <w:t>Wellness starts with</w:t>
            </w:r>
            <w:r w:rsidRPr="1B32BD0E" w:rsidR="0EC6B8CE">
              <w:rPr>
                <w:rFonts w:ascii="Arial" w:hAnsi="Arial" w:eastAsia="Arial" w:cs="Arial"/>
                <w:b w:val="1"/>
                <w:bCs w:val="1"/>
                <w:i w:val="0"/>
                <w:iCs w:val="0"/>
                <w:sz w:val="28"/>
                <w:szCs w:val="28"/>
                <w:highlight w:val="yellow"/>
                <w:lang w:val="en-US"/>
              </w:rPr>
              <w:t>in</w:t>
            </w:r>
            <w:commentRangeEnd w:id="211177292"/>
            <w:r>
              <w:rPr>
                <w:rStyle w:val="CommentReference"/>
              </w:rPr>
              <w:commentReference w:id="211177292"/>
            </w:r>
          </w:p>
          <w:p w:rsidR="076054A5" w:rsidP="076054A5" w:rsidRDefault="076054A5" w14:paraId="1C239653" w14:textId="71669706">
            <w:pPr>
              <w:rPr>
                <w:rFonts w:ascii="Arial" w:hAnsi="Arial" w:eastAsia="Arial" w:cs="Arial"/>
                <w:b w:val="0"/>
                <w:bCs w:val="0"/>
                <w:i w:val="0"/>
                <w:iCs w:val="0"/>
                <w:sz w:val="28"/>
                <w:szCs w:val="28"/>
              </w:rPr>
            </w:pPr>
          </w:p>
        </w:tc>
      </w:tr>
      <w:tr w:rsidR="076054A5" w:rsidTr="1B32BD0E" w14:paraId="4CC8ECA3">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1C57EBC5" w14:textId="21E5BAD7">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Content</w:t>
            </w:r>
          </w:p>
          <w:p w:rsidR="076054A5" w:rsidP="2FCAA18F" w:rsidRDefault="076054A5" w14:paraId="0E876251" w14:textId="07BCDCA6">
            <w:pPr>
              <w:pStyle w:val="Normal"/>
              <w:widowControl w:val="0"/>
              <w:suppressLineNumbers w:val="0"/>
              <w:bidi w:val="0"/>
              <w:spacing w:before="240" w:beforeAutospacing="off" w:after="240" w:afterAutospacing="off" w:line="240" w:lineRule="auto"/>
              <w:ind w:left="0" w:right="0"/>
              <w:jc w:val="left"/>
              <w:rPr>
                <w:rFonts w:ascii="Arial" w:hAnsi="Arial" w:eastAsia="Arial" w:cs="Arial"/>
                <w:b w:val="0"/>
                <w:bCs w:val="0"/>
                <w:i w:val="0"/>
                <w:iCs w:val="0"/>
                <w:sz w:val="22"/>
                <w:szCs w:val="22"/>
              </w:rPr>
            </w:pPr>
            <w:r w:rsidRPr="2FCAA18F" w:rsidR="4BDA93AA">
              <w:rPr>
                <w:rFonts w:ascii="Arial" w:hAnsi="Arial" w:eastAsia="Arial" w:cs="Arial"/>
                <w:b w:val="1"/>
                <w:bCs w:val="1"/>
                <w:i w:val="0"/>
                <w:iCs w:val="0"/>
                <w:sz w:val="22"/>
                <w:szCs w:val="22"/>
                <w:highlight w:val="cyan"/>
                <w:lang w:val="en-US"/>
              </w:rPr>
              <w:t>Illustration idea</w:t>
            </w:r>
            <w:r w:rsidRPr="2FCAA18F" w:rsidR="4BDA93AA">
              <w:rPr>
                <w:rFonts w:ascii="Arial" w:hAnsi="Arial" w:eastAsia="Arial" w:cs="Arial"/>
                <w:b w:val="1"/>
                <w:bCs w:val="1"/>
                <w:i w:val="0"/>
                <w:iCs w:val="0"/>
                <w:sz w:val="22"/>
                <w:szCs w:val="22"/>
                <w:lang w:val="en-US"/>
              </w:rPr>
              <w:t xml:space="preserve">: </w:t>
            </w:r>
            <w:r w:rsidRPr="2FCAA18F" w:rsidR="4BDA93AA">
              <w:rPr>
                <w:rFonts w:ascii="Arial" w:hAnsi="Arial" w:eastAsia="Arial" w:cs="Arial"/>
                <w:b w:val="0"/>
                <w:bCs w:val="0"/>
                <w:i w:val="0"/>
                <w:iCs w:val="0"/>
                <w:sz w:val="22"/>
                <w:szCs w:val="22"/>
                <w:lang w:val="en-US"/>
              </w:rPr>
              <w:t xml:space="preserve"> </w:t>
            </w:r>
            <w:r w:rsidRPr="2FCAA18F" w:rsidR="4BD1699E">
              <w:rPr>
                <w:rFonts w:ascii="Arial" w:hAnsi="Arial" w:eastAsia="Arial" w:cs="Arial"/>
                <w:b w:val="0"/>
                <w:bCs w:val="0"/>
                <w:i w:val="0"/>
                <w:iCs w:val="0"/>
                <w:sz w:val="22"/>
                <w:szCs w:val="22"/>
                <w:lang w:val="en-US"/>
              </w:rPr>
              <w:t>Link to Figma file</w:t>
            </w:r>
          </w:p>
          <w:p w:rsidR="076054A5" w:rsidP="5D4C1434" w:rsidRDefault="076054A5" w14:paraId="6735A6FC" w14:textId="7DD817AC">
            <w:pPr>
              <w:pStyle w:val="Normal"/>
              <w:widowControl w:val="0"/>
              <w:suppressLineNumbers w:val="0"/>
              <w:bidi w:val="0"/>
              <w:spacing w:before="240" w:beforeAutospacing="off" w:after="240" w:afterAutospacing="off" w:line="240" w:lineRule="auto"/>
              <w:ind w:left="0" w:right="0"/>
              <w:jc w:val="left"/>
              <w:rPr>
                <w:rFonts w:ascii="Arial" w:hAnsi="Arial" w:eastAsia="Arial" w:cs="Arial"/>
                <w:b w:val="0"/>
                <w:bCs w:val="0"/>
                <w:i w:val="0"/>
                <w:iCs w:val="0"/>
                <w:sz w:val="22"/>
                <w:szCs w:val="22"/>
                <w:lang w:val="en-US"/>
              </w:rPr>
            </w:pP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076054A5" w:rsidP="076054A5" w:rsidRDefault="076054A5" w14:paraId="010AE7A1" w14:textId="461A024C">
            <w:pPr>
              <w:spacing w:before="240" w:beforeAutospacing="off" w:after="240" w:afterAutospacing="off"/>
            </w:pPr>
            <w:r w:rsidRPr="141E7959" w:rsidR="4BD1699E">
              <w:rPr>
                <w:rFonts w:ascii="Arial" w:hAnsi="Arial" w:eastAsia="Arial" w:cs="Arial"/>
                <w:noProof w:val="0"/>
                <w:sz w:val="22"/>
                <w:szCs w:val="22"/>
                <w:lang w:val="en-US"/>
              </w:rPr>
              <w:t>T</w:t>
            </w:r>
            <w:r w:rsidRPr="141E7959" w:rsidR="4BD1699E">
              <w:rPr>
                <w:rFonts w:ascii="Arial" w:hAnsi="Arial" w:eastAsia="Arial" w:cs="Arial"/>
                <w:b w:val="0"/>
                <w:bCs w:val="0"/>
                <w:noProof w:val="0"/>
                <w:sz w:val="22"/>
                <w:szCs w:val="22"/>
                <w:lang w:val="en-US"/>
              </w:rPr>
              <w:t xml:space="preserve">his </w:t>
            </w:r>
            <w:r w:rsidRPr="141E7959" w:rsidR="4BD1699E">
              <w:rPr>
                <w:rFonts w:ascii="Arial" w:hAnsi="Arial" w:eastAsia="Arial" w:cs="Arial"/>
                <w:b w:val="0"/>
                <w:bCs w:val="0"/>
                <w:noProof w:val="0"/>
                <w:sz w:val="22"/>
                <w:szCs w:val="22"/>
                <w:lang w:val="en-US"/>
              </w:rPr>
              <w:t>May</w:t>
            </w:r>
            <w:r w:rsidRPr="141E7959" w:rsidR="12E22F11">
              <w:rPr>
                <w:rFonts w:ascii="Arial" w:hAnsi="Arial" w:eastAsia="Arial" w:cs="Arial"/>
                <w:b w:val="0"/>
                <w:bCs w:val="0"/>
                <w:noProof w:val="0"/>
                <w:sz w:val="22"/>
                <w:szCs w:val="22"/>
                <w:lang w:val="en-US"/>
              </w:rPr>
              <w:t xml:space="preserve">, in honor of </w:t>
            </w:r>
            <w:r w:rsidRPr="141E7959" w:rsidR="4BD1699E">
              <w:rPr>
                <w:rFonts w:ascii="Arial" w:hAnsi="Arial" w:eastAsia="Arial" w:cs="Arial"/>
                <w:b w:val="0"/>
                <w:bCs w:val="0"/>
                <w:noProof w:val="0"/>
                <w:sz w:val="22"/>
                <w:szCs w:val="22"/>
                <w:lang w:val="en-US"/>
              </w:rPr>
              <w:t>Mental Health Awareness Month</w:t>
            </w:r>
            <w:r w:rsidRPr="141E7959" w:rsidR="048D4CF3">
              <w:rPr>
                <w:rFonts w:ascii="Arial" w:hAnsi="Arial" w:eastAsia="Arial" w:cs="Arial"/>
                <w:b w:val="0"/>
                <w:bCs w:val="0"/>
                <w:noProof w:val="0"/>
                <w:sz w:val="22"/>
                <w:szCs w:val="22"/>
                <w:lang w:val="en-US"/>
              </w:rPr>
              <w:t xml:space="preserve">, </w:t>
            </w:r>
            <w:r w:rsidRPr="141E7959" w:rsidR="4BD1699E">
              <w:rPr>
                <w:rFonts w:ascii="Arial" w:hAnsi="Arial" w:eastAsia="Arial" w:cs="Arial"/>
                <w:b w:val="0"/>
                <w:bCs w:val="0"/>
                <w:noProof w:val="0"/>
                <w:sz w:val="22"/>
                <w:szCs w:val="22"/>
                <w:lang w:val="en-US"/>
              </w:rPr>
              <w:t xml:space="preserve">we explored the connection between mindfulness and money, focusing on the harmony between emotional and financial wellness. From RSU </w:t>
            </w:r>
            <w:r w:rsidRPr="141E7959" w:rsidR="4BD1699E">
              <w:rPr>
                <w:rFonts w:ascii="Arial" w:hAnsi="Arial" w:eastAsia="Arial" w:cs="Arial"/>
                <w:b w:val="0"/>
                <w:bCs w:val="0"/>
                <w:noProof w:val="0"/>
                <w:sz w:val="22"/>
                <w:szCs w:val="22"/>
                <w:lang w:val="en-US"/>
              </w:rPr>
              <w:t>vesting to</w:t>
            </w:r>
            <w:r w:rsidRPr="141E7959" w:rsidR="4BD1699E">
              <w:rPr>
                <w:rFonts w:ascii="Arial" w:hAnsi="Arial" w:eastAsia="Arial" w:cs="Arial"/>
                <w:b w:val="0"/>
                <w:bCs w:val="0"/>
                <w:noProof w:val="0"/>
                <w:sz w:val="22"/>
                <w:szCs w:val="22"/>
                <w:lang w:val="en-US"/>
              </w:rPr>
              <w:t xml:space="preserve"> values-based investing, each post was designed to help you pause, plan, and breathe.</w:t>
            </w:r>
          </w:p>
          <w:p w:rsidR="076054A5" w:rsidP="076054A5" w:rsidRDefault="076054A5" w14:paraId="68AA4DB6" w14:textId="3646CB3A">
            <w:pPr>
              <w:spacing w:before="240" w:beforeAutospacing="off" w:after="240" w:afterAutospacing="off"/>
            </w:pPr>
            <w:r w:rsidRPr="2FCAA18F" w:rsidR="4BD1699E">
              <w:rPr>
                <w:rFonts w:ascii="Arial" w:hAnsi="Arial" w:eastAsia="Arial" w:cs="Arial"/>
                <w:noProof w:val="0"/>
                <w:sz w:val="22"/>
                <w:szCs w:val="22"/>
                <w:lang w:val="en-US"/>
              </w:rPr>
              <w:t>True wellness means taking care of your whole self—your priorities, your people, and your peace of mind. No matter your pace or path, you deserve the tools and space to feel steady and supported.</w:t>
            </w:r>
          </w:p>
        </w:tc>
      </w:tr>
      <w:tr w:rsidR="076054A5" w:rsidTr="1B32BD0E" w14:paraId="70D98CB8">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2C7C52A3" w14:textId="763A3A4A">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CTA Button</w:t>
            </w:r>
          </w:p>
          <w:p w:rsidR="076054A5" w:rsidP="076054A5" w:rsidRDefault="076054A5" w14:paraId="57D23BEA" w14:textId="51928E04">
            <w:pPr>
              <w:widowControl w:val="0"/>
              <w:spacing w:line="240" w:lineRule="auto"/>
              <w:rPr>
                <w:rFonts w:ascii="Arial" w:hAnsi="Arial" w:eastAsia="Arial" w:cs="Arial"/>
                <w:b w:val="0"/>
                <w:bCs w:val="0"/>
                <w:i w:val="0"/>
                <w:iCs w:val="0"/>
                <w:sz w:val="22"/>
                <w:szCs w:val="22"/>
              </w:rPr>
            </w:pP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551546FB" w:rsidP="2FCAA18F" w:rsidRDefault="551546FB" w14:paraId="58DF90A9" w14:textId="2F74971E">
            <w:pPr>
              <w:pStyle w:val="Normal"/>
              <w:suppressLineNumbers w:val="0"/>
              <w:bidi w:val="0"/>
              <w:spacing w:before="240" w:beforeAutospacing="off" w:after="240" w:afterAutospacing="off" w:line="276" w:lineRule="auto"/>
              <w:ind w:left="0" w:right="0"/>
              <w:jc w:val="left"/>
            </w:pPr>
            <w:r w:rsidRPr="2FCAA18F" w:rsidR="551546FB">
              <w:rPr>
                <w:rFonts w:ascii="Arial" w:hAnsi="Arial" w:eastAsia="Arial" w:cs="Arial"/>
                <w:b w:val="0"/>
                <w:bCs w:val="0"/>
                <w:i w:val="0"/>
                <w:iCs w:val="0"/>
                <w:sz w:val="22"/>
                <w:szCs w:val="22"/>
                <w:lang w:val="en-US"/>
              </w:rPr>
              <w:t>Grow Your Wellness</w:t>
            </w:r>
          </w:p>
          <w:p w:rsidR="551546FB" w:rsidP="2FCAA18F" w:rsidRDefault="551546FB" w14:paraId="6E18C9E4" w14:textId="473F11F8">
            <w:pPr>
              <w:spacing w:before="0" w:beforeAutospacing="off" w:after="0" w:afterAutospacing="off" w:line="276" w:lineRule="auto"/>
              <w:ind w:left="0" w:right="0"/>
              <w:jc w:val="left"/>
              <w:rPr>
                <w:rFonts w:ascii="Arial" w:hAnsi="Arial" w:eastAsia="Arial" w:cs="Arial"/>
                <w:b w:val="0"/>
                <w:bCs w:val="0"/>
                <w:i w:val="0"/>
                <w:iCs w:val="0"/>
                <w:sz w:val="22"/>
                <w:szCs w:val="22"/>
              </w:rPr>
            </w:pPr>
            <w:hyperlink r:id="R895554ec92174dba">
              <w:r w:rsidRPr="2FCAA18F" w:rsidR="551546FB">
                <w:rPr>
                  <w:rStyle w:val="Hyperlink"/>
                  <w:rFonts w:ascii="Arial" w:hAnsi="Arial" w:eastAsia="Arial" w:cs="Arial"/>
                  <w:b w:val="0"/>
                  <w:bCs w:val="0"/>
                  <w:i w:val="0"/>
                  <w:iCs w:val="0"/>
                  <w:strike w:val="0"/>
                  <w:dstrike w:val="0"/>
                  <w:sz w:val="22"/>
                  <w:szCs w:val="22"/>
                  <w:lang w:val="en"/>
                </w:rPr>
                <w:t>https://paven.io/benefits/article/34nlgdxtAqTq2Z8Z3WDxBh</w:t>
              </w:r>
            </w:hyperlink>
          </w:p>
          <w:p w:rsidR="2FCAA18F" w:rsidP="2FCAA18F" w:rsidRDefault="2FCAA18F" w14:paraId="10C551CF" w14:textId="476C7B32">
            <w:pPr>
              <w:spacing w:before="0" w:beforeAutospacing="off" w:after="0" w:afterAutospacing="off" w:line="276" w:lineRule="auto"/>
              <w:ind w:left="0" w:right="0"/>
              <w:jc w:val="left"/>
              <w:rPr>
                <w:rFonts w:ascii="Arial" w:hAnsi="Arial" w:eastAsia="Arial" w:cs="Arial"/>
                <w:b w:val="0"/>
                <w:bCs w:val="0"/>
                <w:i w:val="0"/>
                <w:iCs w:val="0"/>
                <w:strike w:val="0"/>
                <w:dstrike w:val="0"/>
                <w:sz w:val="22"/>
                <w:szCs w:val="22"/>
                <w:lang w:val="en"/>
              </w:rPr>
            </w:pPr>
          </w:p>
          <w:p w:rsidR="076054A5" w:rsidP="2FCAA18F" w:rsidRDefault="076054A5" w14:paraId="55A72FA6" w14:textId="09C3B054">
            <w:pPr>
              <w:spacing w:before="0" w:beforeAutospacing="off" w:after="0" w:afterAutospacing="off" w:line="276" w:lineRule="auto"/>
              <w:ind w:left="0" w:right="0"/>
              <w:jc w:val="left"/>
              <w:rPr>
                <w:rFonts w:ascii="Arial" w:hAnsi="Arial" w:eastAsia="Arial" w:cs="Arial"/>
                <w:b w:val="0"/>
                <w:bCs w:val="0"/>
                <w:i w:val="0"/>
                <w:iCs w:val="0"/>
                <w:sz w:val="22"/>
                <w:szCs w:val="22"/>
              </w:rPr>
            </w:pPr>
            <w:r w:rsidRPr="2FCAA18F" w:rsidR="4BDA93AA">
              <w:rPr>
                <w:rFonts w:ascii="Arial" w:hAnsi="Arial" w:eastAsia="Arial" w:cs="Arial"/>
                <w:b w:val="0"/>
                <w:bCs w:val="0"/>
                <w:i w:val="0"/>
                <w:iCs w:val="0"/>
                <w:sz w:val="22"/>
                <w:szCs w:val="22"/>
                <w:lang w:val="en-US"/>
              </w:rPr>
              <w:t xml:space="preserve">Link to </w:t>
            </w:r>
            <w:r w:rsidRPr="2FCAA18F" w:rsidR="33AC2599">
              <w:rPr>
                <w:rFonts w:ascii="Arial" w:hAnsi="Arial" w:eastAsia="Arial" w:cs="Arial"/>
                <w:b w:val="0"/>
                <w:bCs w:val="0"/>
                <w:i w:val="0"/>
                <w:iCs w:val="0"/>
                <w:sz w:val="22"/>
                <w:szCs w:val="22"/>
                <w:lang w:val="en-US"/>
              </w:rPr>
              <w:t>Life@ Choice Benefit</w:t>
            </w:r>
          </w:p>
          <w:p w:rsidR="076054A5" w:rsidP="1B32BD0E" w:rsidRDefault="076054A5" w14:paraId="4B0D7F82" w14:textId="6D0FA8AC">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olor w:val="A6A6A6" w:themeColor="background1" w:themeTint="FF" w:themeShade="A6"/>
                <w:sz w:val="22"/>
                <w:szCs w:val="22"/>
              </w:rPr>
            </w:pPr>
            <w:r w:rsidRPr="1B32BD0E" w:rsidR="1B8F7752">
              <w:rPr>
                <w:rFonts w:ascii="Arial" w:hAnsi="Arial" w:eastAsia="Arial" w:cs="Arial"/>
                <w:b w:val="0"/>
                <w:bCs w:val="0"/>
                <w:i w:val="0"/>
                <w:iCs w:val="0"/>
                <w:color w:val="A6A6A6" w:themeColor="background1" w:themeTint="FF" w:themeShade="A6"/>
                <w:sz w:val="22"/>
                <w:szCs w:val="22"/>
                <w:lang w:val="en-US"/>
              </w:rPr>
              <w:t>&lt;</w:t>
            </w:r>
            <w:r w:rsidRPr="1B32BD0E" w:rsidR="1B8F7752">
              <w:rPr>
                <w:rFonts w:ascii="Arial" w:hAnsi="Arial" w:eastAsia="Arial" w:cs="Arial"/>
                <w:b w:val="0"/>
                <w:bCs w:val="0"/>
                <w:i w:val="0"/>
                <w:iCs w:val="0"/>
                <w:sz w:val="22"/>
                <w:szCs w:val="22"/>
                <w:lang w:val="en"/>
              </w:rPr>
              <w:t xml:space="preserve"> </w:t>
            </w:r>
            <w:r w:rsidRPr="1B32BD0E" w:rsidR="754543D5">
              <w:rPr>
                <w:rFonts w:ascii="Arial" w:hAnsi="Arial" w:eastAsia="Arial" w:cs="Arial"/>
                <w:b w:val="0"/>
                <w:bCs w:val="0"/>
                <w:i w:val="0"/>
                <w:iCs w:val="0"/>
                <w:sz w:val="22"/>
                <w:szCs w:val="22"/>
                <w:lang w:val="en"/>
              </w:rPr>
              <w:t xml:space="preserve">https://short.paven.io/9F20qJ6OLTb </w:t>
            </w:r>
            <w:r w:rsidRPr="1B32BD0E" w:rsidR="250E25F0">
              <w:rPr>
                <w:rFonts w:ascii="Arial" w:hAnsi="Arial" w:eastAsia="Arial" w:cs="Arial"/>
                <w:b w:val="0"/>
                <w:bCs w:val="0"/>
                <w:i w:val="0"/>
                <w:iCs w:val="0"/>
                <w:sz w:val="22"/>
                <w:szCs w:val="22"/>
                <w:lang w:val="en-US"/>
              </w:rPr>
              <w:t>&gt;</w:t>
            </w:r>
          </w:p>
        </w:tc>
      </w:tr>
      <w:tr w:rsidR="076054A5" w:rsidTr="1B32BD0E" w14:paraId="5BA3F5CF">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47AD6439" w14:textId="68BDD5D4">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Poll recap header</w:t>
            </w: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076054A5" w:rsidP="076054A5" w:rsidRDefault="076054A5" w14:paraId="67B65538" w14:textId="2911A65C">
            <w:pPr>
              <w:rPr>
                <w:rFonts w:ascii="Arial" w:hAnsi="Arial" w:eastAsia="Arial" w:cs="Arial"/>
                <w:b w:val="0"/>
                <w:bCs w:val="0"/>
                <w:i w:val="0"/>
                <w:iCs w:val="0"/>
                <w:sz w:val="22"/>
                <w:szCs w:val="22"/>
              </w:rPr>
            </w:pPr>
            <w:r w:rsidRPr="141E7959" w:rsidR="076054A5">
              <w:rPr>
                <w:rFonts w:ascii="Arial" w:hAnsi="Arial" w:eastAsia="Arial" w:cs="Arial"/>
                <w:b w:val="0"/>
                <w:bCs w:val="0"/>
                <w:i w:val="0"/>
                <w:iCs w:val="0"/>
                <w:sz w:val="22"/>
                <w:szCs w:val="22"/>
                <w:lang w:val="en-US"/>
              </w:rPr>
              <w:t>POLL RESULTS</w:t>
            </w:r>
          </w:p>
          <w:p w:rsidR="076054A5" w:rsidP="141E7959" w:rsidRDefault="076054A5" w14:paraId="15B1A2F7" w14:textId="2D432BE4">
            <w:pPr>
              <w:rPr>
                <w:rFonts w:ascii="Arial" w:hAnsi="Arial" w:eastAsia="Arial" w:cs="Arial"/>
                <w:b w:val="1"/>
                <w:bCs w:val="1"/>
                <w:i w:val="0"/>
                <w:iCs w:val="0"/>
                <w:sz w:val="28"/>
                <w:szCs w:val="28"/>
                <w:lang w:val="en-US"/>
              </w:rPr>
            </w:pPr>
            <w:r w:rsidRPr="141E7959" w:rsidR="3C5B6532">
              <w:rPr>
                <w:rFonts w:ascii="Arial" w:hAnsi="Arial" w:eastAsia="Arial" w:cs="Arial"/>
                <w:b w:val="1"/>
                <w:bCs w:val="1"/>
                <w:i w:val="0"/>
                <w:iCs w:val="0"/>
                <w:sz w:val="28"/>
                <w:szCs w:val="28"/>
                <w:lang w:val="en-US"/>
              </w:rPr>
              <w:t>56</w:t>
            </w:r>
            <w:r w:rsidRPr="141E7959" w:rsidR="076054A5">
              <w:rPr>
                <w:rFonts w:ascii="Arial" w:hAnsi="Arial" w:eastAsia="Arial" w:cs="Arial"/>
                <w:b w:val="1"/>
                <w:bCs w:val="1"/>
                <w:i w:val="0"/>
                <w:iCs w:val="0"/>
                <w:sz w:val="28"/>
                <w:szCs w:val="28"/>
                <w:lang w:val="en-US"/>
              </w:rPr>
              <w:t xml:space="preserve">% of </w:t>
            </w:r>
            <w:r w:rsidRPr="141E7959" w:rsidR="076054A5">
              <w:rPr>
                <w:rFonts w:ascii="Arial" w:hAnsi="Arial" w:eastAsia="Arial" w:cs="Arial"/>
                <w:b w:val="1"/>
                <w:bCs w:val="1"/>
                <w:i w:val="0"/>
                <w:iCs w:val="0"/>
                <w:sz w:val="28"/>
                <w:szCs w:val="28"/>
                <w:lang w:val="en-US"/>
              </w:rPr>
              <w:t>Metamates</w:t>
            </w:r>
            <w:r w:rsidRPr="141E7959" w:rsidR="076054A5">
              <w:rPr>
                <w:rFonts w:ascii="Arial" w:hAnsi="Arial" w:eastAsia="Arial" w:cs="Arial"/>
                <w:b w:val="1"/>
                <w:bCs w:val="1"/>
                <w:i w:val="0"/>
                <w:iCs w:val="0"/>
                <w:sz w:val="28"/>
                <w:szCs w:val="28"/>
                <w:lang w:val="en-US"/>
              </w:rPr>
              <w:t xml:space="preserve"> </w:t>
            </w:r>
            <w:r w:rsidRPr="141E7959" w:rsidR="3F7F808C">
              <w:rPr>
                <w:rFonts w:ascii="Arial" w:hAnsi="Arial" w:eastAsia="Arial" w:cs="Arial"/>
                <w:b w:val="1"/>
                <w:bCs w:val="1"/>
                <w:i w:val="0"/>
                <w:iCs w:val="0"/>
                <w:sz w:val="28"/>
                <w:szCs w:val="28"/>
                <w:lang w:val="en-US"/>
              </w:rPr>
              <w:t>rank life experiences and flexibility as top money dials</w:t>
            </w:r>
          </w:p>
        </w:tc>
      </w:tr>
      <w:tr w:rsidR="076054A5" w:rsidTr="1B32BD0E" w14:paraId="7BB574A1">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69478D6A" w14:textId="7FC49FE7">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Poll recap content</w:t>
            </w:r>
          </w:p>
          <w:p w:rsidR="076054A5" w:rsidP="076054A5" w:rsidRDefault="076054A5" w14:paraId="696175D7" w14:textId="6E921BFD">
            <w:pPr>
              <w:widowControl w:val="0"/>
              <w:spacing w:line="240" w:lineRule="auto"/>
              <w:rPr>
                <w:rFonts w:ascii="Arial" w:hAnsi="Arial" w:eastAsia="Arial" w:cs="Arial"/>
                <w:b w:val="0"/>
                <w:bCs w:val="0"/>
                <w:i w:val="0"/>
                <w:iCs w:val="0"/>
                <w:sz w:val="22"/>
                <w:szCs w:val="22"/>
              </w:rPr>
            </w:pPr>
          </w:p>
          <w:p w:rsidR="076054A5" w:rsidP="076054A5" w:rsidRDefault="076054A5" w14:paraId="5C0F423F" w14:textId="5482BFF9">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highlight w:val="cyan"/>
                <w:lang w:val="en-US"/>
              </w:rPr>
              <w:t>Illustration idea:</w:t>
            </w:r>
          </w:p>
          <w:p w:rsidR="076054A5" w:rsidP="076054A5" w:rsidRDefault="076054A5" w14:paraId="7DEA159B" w14:textId="1B3B8686">
            <w:pPr>
              <w:widowControl w:val="0"/>
              <w:spacing w:line="240" w:lineRule="auto"/>
              <w:rPr>
                <w:rFonts w:ascii="Arial" w:hAnsi="Arial" w:eastAsia="Arial" w:cs="Arial"/>
                <w:b w:val="0"/>
                <w:bCs w:val="0"/>
                <w:i w:val="0"/>
                <w:iCs w:val="0"/>
                <w:sz w:val="22"/>
                <w:szCs w:val="22"/>
              </w:rPr>
            </w:pPr>
          </w:p>
          <w:p w:rsidR="076054A5" w:rsidP="1B32BD0E" w:rsidRDefault="076054A5" w14:paraId="13B045A7" w14:textId="29097683">
            <w:pPr>
              <w:spacing w:before="240" w:beforeAutospacing="off" w:after="240" w:afterAutospacing="off" w:line="276" w:lineRule="auto"/>
              <w:ind w:left="0" w:right="0"/>
              <w:jc w:val="left"/>
              <w:rPr>
                <w:rFonts w:ascii="Arial" w:hAnsi="Arial" w:eastAsia="Arial" w:cs="Arial"/>
                <w:b w:val="0"/>
                <w:bCs w:val="0"/>
                <w:i w:val="0"/>
                <w:iCs w:val="0"/>
                <w:sz w:val="22"/>
                <w:szCs w:val="22"/>
              </w:rPr>
            </w:pPr>
            <w:commentRangeStart w:id="1544161832"/>
            <w:commentRangeStart w:id="1720229075"/>
            <w:r w:rsidRPr="1B32BD0E" w:rsidR="4DA8738F">
              <w:rPr>
                <w:rFonts w:ascii="Arial" w:hAnsi="Arial" w:eastAsia="Arial" w:cs="Arial"/>
                <w:b w:val="0"/>
                <w:bCs w:val="0"/>
                <w:i w:val="0"/>
                <w:iCs w:val="0"/>
                <w:sz w:val="22"/>
                <w:szCs w:val="22"/>
                <w:lang w:val="en-US"/>
              </w:rPr>
              <w:t>Will use an image from our poll.</w:t>
            </w:r>
          </w:p>
          <w:p w:rsidR="076054A5" w:rsidP="1B32BD0E" w:rsidRDefault="076054A5" w14:paraId="0883A64A" w14:textId="3225C929">
            <w:pPr>
              <w:widowControl w:val="0"/>
              <w:spacing w:before="240" w:after="240"/>
              <w:rPr>
                <w:rFonts w:ascii="Arial" w:hAnsi="Arial" w:eastAsia="Arial" w:cs="Arial"/>
                <w:b w:val="0"/>
                <w:bCs w:val="0"/>
                <w:i w:val="0"/>
                <w:iCs w:val="0"/>
                <w:sz w:val="22"/>
                <w:szCs w:val="22"/>
              </w:rPr>
            </w:pPr>
            <w:r w:rsidR="4DA8738F">
              <w:drawing>
                <wp:inline wp14:editId="0E53FBD1" wp14:anchorId="41431773">
                  <wp:extent cx="1028700" cy="1057275"/>
                  <wp:effectExtent l="0" t="0" r="0" b="0"/>
                  <wp:docPr id="1053793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379350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736715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28700" cy="1057275"/>
                          </a:xfrm>
                          <a:prstGeom xmlns:a="http://schemas.openxmlformats.org/drawingml/2006/main" prst="rect">
                            <a:avLst xmlns:a="http://schemas.openxmlformats.org/drawingml/2006/main"/>
                          </a:prstGeom>
                        </pic:spPr>
                      </pic:pic>
                    </a:graphicData>
                  </a:graphic>
                </wp:inline>
              </w:drawing>
            </w:r>
            <w:r>
              <w:br/>
            </w:r>
            <w:commentRangeEnd w:id="1544161832"/>
            <w:r>
              <w:rPr>
                <w:rStyle w:val="CommentReference"/>
              </w:rPr>
              <w:commentReference w:id="1544161832"/>
            </w:r>
            <w:commentRangeEnd w:id="1720229075"/>
            <w:r>
              <w:rPr>
                <w:rStyle w:val="CommentReference"/>
              </w:rPr>
              <w:commentReference w:id="1720229075"/>
            </w:r>
          </w:p>
          <w:p w:rsidR="076054A5" w:rsidP="076054A5" w:rsidRDefault="076054A5" w14:paraId="599B6EC8" w14:textId="6AFD69B0">
            <w:pPr>
              <w:widowControl w:val="0"/>
              <w:spacing w:line="240" w:lineRule="auto"/>
              <w:rPr>
                <w:rFonts w:ascii="Arial" w:hAnsi="Arial" w:eastAsia="Arial" w:cs="Arial"/>
                <w:b w:val="0"/>
                <w:bCs w:val="0"/>
                <w:i w:val="0"/>
                <w:iCs w:val="0"/>
                <w:sz w:val="22"/>
                <w:szCs w:val="22"/>
              </w:rPr>
            </w:pPr>
            <w:r>
              <w:br/>
            </w: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6DA74AB5" w:rsidP="141E7959" w:rsidRDefault="6DA74AB5" w14:paraId="7AD2F3A1" w14:textId="187657D4">
            <w:pPr>
              <w:spacing w:before="240" w:beforeAutospacing="off" w:after="240" w:afterAutospacing="off"/>
              <w:rPr>
                <w:rFonts w:ascii="Times New Roman" w:hAnsi="Times New Roman" w:eastAsia="Times New Roman" w:cs="Times New Roman"/>
                <w:b w:val="0"/>
                <w:bCs w:val="0"/>
                <w:i w:val="0"/>
                <w:iCs w:val="0"/>
                <w:sz w:val="24"/>
                <w:szCs w:val="24"/>
                <w:lang w:val="en-US"/>
              </w:rPr>
            </w:pPr>
            <w:r w:rsidRPr="141E7959" w:rsidR="6DA74AB5">
              <w:rPr>
                <w:rFonts w:ascii="Times New Roman" w:hAnsi="Times New Roman" w:eastAsia="Times New Roman" w:cs="Times New Roman"/>
                <w:b w:val="0"/>
                <w:bCs w:val="0"/>
                <w:i w:val="0"/>
                <w:iCs w:val="0"/>
                <w:sz w:val="24"/>
                <w:szCs w:val="24"/>
                <w:lang w:val="en-US"/>
              </w:rPr>
              <w:t>This month’s poll explored Money Dials—the idea that</w:t>
            </w:r>
            <w:r w:rsidRPr="141E7959" w:rsidR="27EB6082">
              <w:rPr>
                <w:rFonts w:ascii="Times New Roman" w:hAnsi="Times New Roman" w:eastAsia="Times New Roman" w:cs="Times New Roman"/>
                <w:b w:val="0"/>
                <w:bCs w:val="0"/>
                <w:i w:val="0"/>
                <w:iCs w:val="0"/>
                <w:sz w:val="24"/>
                <w:szCs w:val="24"/>
                <w:lang w:val="en-US"/>
              </w:rPr>
              <w:t xml:space="preserve"> spending </w:t>
            </w:r>
            <w:r w:rsidRPr="141E7959" w:rsidR="27EB6082">
              <w:rPr>
                <w:rFonts w:ascii="Times New Roman" w:hAnsi="Times New Roman" w:eastAsia="Times New Roman" w:cs="Times New Roman"/>
                <w:b w:val="0"/>
                <w:bCs w:val="0"/>
                <w:i w:val="0"/>
                <w:iCs w:val="0"/>
                <w:sz w:val="24"/>
                <w:szCs w:val="24"/>
                <w:lang w:val="en-US"/>
              </w:rPr>
              <w:t>doesn’t</w:t>
            </w:r>
            <w:r w:rsidRPr="141E7959" w:rsidR="27EB6082">
              <w:rPr>
                <w:rFonts w:ascii="Times New Roman" w:hAnsi="Times New Roman" w:eastAsia="Times New Roman" w:cs="Times New Roman"/>
                <w:b w:val="0"/>
                <w:bCs w:val="0"/>
                <w:i w:val="0"/>
                <w:iCs w:val="0"/>
                <w:sz w:val="24"/>
                <w:szCs w:val="24"/>
                <w:lang w:val="en-US"/>
              </w:rPr>
              <w:t xml:space="preserve"> have to feel </w:t>
            </w:r>
            <w:r w:rsidRPr="141E7959" w:rsidR="6DA74AB5">
              <w:rPr>
                <w:rFonts w:ascii="Times New Roman" w:hAnsi="Times New Roman" w:eastAsia="Times New Roman" w:cs="Times New Roman"/>
                <w:b w:val="0"/>
                <w:bCs w:val="0"/>
                <w:i w:val="0"/>
                <w:iCs w:val="0"/>
                <w:sz w:val="24"/>
                <w:szCs w:val="24"/>
                <w:lang w:val="en-US"/>
              </w:rPr>
              <w:t>stressful</w:t>
            </w:r>
            <w:r w:rsidRPr="141E7959" w:rsidR="6DA74AB5">
              <w:rPr>
                <w:rFonts w:ascii="Times New Roman" w:hAnsi="Times New Roman" w:eastAsia="Times New Roman" w:cs="Times New Roman"/>
                <w:b w:val="0"/>
                <w:bCs w:val="0"/>
                <w:i w:val="0"/>
                <w:iCs w:val="0"/>
                <w:sz w:val="24"/>
                <w:szCs w:val="24"/>
                <w:lang w:val="en-US"/>
              </w:rPr>
              <w:t xml:space="preserve"> when </w:t>
            </w:r>
            <w:r w:rsidRPr="141E7959" w:rsidR="6DA74AB5">
              <w:rPr>
                <w:rFonts w:ascii="Times New Roman" w:hAnsi="Times New Roman" w:eastAsia="Times New Roman" w:cs="Times New Roman"/>
                <w:b w:val="0"/>
                <w:bCs w:val="0"/>
                <w:i w:val="0"/>
                <w:iCs w:val="0"/>
                <w:sz w:val="24"/>
                <w:szCs w:val="24"/>
                <w:lang w:val="en-US"/>
              </w:rPr>
              <w:t>it’s</w:t>
            </w:r>
            <w:r w:rsidRPr="141E7959" w:rsidR="6DA74AB5">
              <w:rPr>
                <w:rFonts w:ascii="Times New Roman" w:hAnsi="Times New Roman" w:eastAsia="Times New Roman" w:cs="Times New Roman"/>
                <w:b w:val="0"/>
                <w:bCs w:val="0"/>
                <w:i w:val="0"/>
                <w:iCs w:val="0"/>
                <w:sz w:val="24"/>
                <w:szCs w:val="24"/>
                <w:lang w:val="en-US"/>
              </w:rPr>
              <w:t xml:space="preserve"> aligned with what brings you joy and meaning. </w:t>
            </w:r>
            <w:r w:rsidRPr="141E7959" w:rsidR="658F4BFD">
              <w:rPr>
                <w:rFonts w:ascii="Times New Roman" w:hAnsi="Times New Roman" w:eastAsia="Times New Roman" w:cs="Times New Roman"/>
                <w:b w:val="0"/>
                <w:bCs w:val="0"/>
                <w:noProof w:val="0"/>
                <w:sz w:val="24"/>
                <w:szCs w:val="24"/>
                <w:lang w:val="en-US"/>
              </w:rPr>
              <w:t xml:space="preserve">Here’s how </w:t>
            </w:r>
            <w:r w:rsidRPr="141E7959" w:rsidR="658F4BFD">
              <w:rPr>
                <w:rFonts w:ascii="Times New Roman" w:hAnsi="Times New Roman" w:eastAsia="Times New Roman" w:cs="Times New Roman"/>
                <w:b w:val="0"/>
                <w:bCs w:val="0"/>
                <w:noProof w:val="0"/>
                <w:sz w:val="24"/>
                <w:szCs w:val="24"/>
                <w:lang w:val="en-US"/>
              </w:rPr>
              <w:t>Metamates</w:t>
            </w:r>
            <w:r w:rsidRPr="141E7959" w:rsidR="658F4BFD">
              <w:rPr>
                <w:rFonts w:ascii="Times New Roman" w:hAnsi="Times New Roman" w:eastAsia="Times New Roman" w:cs="Times New Roman"/>
                <w:b w:val="0"/>
                <w:bCs w:val="0"/>
                <w:noProof w:val="0"/>
                <w:sz w:val="24"/>
                <w:szCs w:val="24"/>
                <w:lang w:val="en-US"/>
              </w:rPr>
              <w:t xml:space="preserve"> prioritized their spending:</w:t>
            </w:r>
          </w:p>
          <w:p w:rsidR="141E7959" w:rsidP="141E7959" w:rsidRDefault="141E7959" w14:paraId="732C83B9" w14:textId="611FF5AB">
            <w:pPr>
              <w:spacing w:before="240" w:beforeAutospacing="off" w:after="240" w:afterAutospacing="off"/>
              <w:rPr>
                <w:rFonts w:ascii="Times New Roman" w:hAnsi="Times New Roman" w:eastAsia="Times New Roman" w:cs="Times New Roman"/>
                <w:b w:val="0"/>
                <w:bCs w:val="0"/>
                <w:i w:val="0"/>
                <w:iCs w:val="0"/>
                <w:sz w:val="24"/>
                <w:szCs w:val="24"/>
                <w:lang w:val="en-US"/>
              </w:rPr>
            </w:pPr>
          </w:p>
          <w:p w:rsidR="6A5787A6" w:rsidP="141E7959" w:rsidRDefault="6A5787A6" w14:paraId="14AE456F" w14:textId="15ADC2E6">
            <w:pPr>
              <w:spacing w:before="240" w:beforeAutospacing="off" w:after="240" w:afterAutospacing="off"/>
              <w:rPr>
                <w:rFonts w:ascii="Arial" w:hAnsi="Arial" w:eastAsia="Arial" w:cs="Arial"/>
                <w:b w:val="0"/>
                <w:bCs w:val="0"/>
                <w:i w:val="0"/>
                <w:iCs w:val="0"/>
                <w:color w:val="000000" w:themeColor="text1" w:themeTint="FF" w:themeShade="FF"/>
                <w:sz w:val="28"/>
                <w:szCs w:val="28"/>
              </w:rPr>
            </w:pPr>
            <w:r w:rsidRPr="141E7959" w:rsidR="6A5787A6">
              <w:rPr>
                <w:rFonts w:ascii="Arial" w:hAnsi="Arial" w:eastAsia="Arial" w:cs="Arial"/>
                <w:b w:val="1"/>
                <w:bCs w:val="1"/>
                <w:i w:val="0"/>
                <w:iCs w:val="0"/>
                <w:caps w:val="0"/>
                <w:smallCaps w:val="0"/>
                <w:color w:val="000000" w:themeColor="text1" w:themeTint="FF" w:themeShade="FF"/>
                <w:sz w:val="28"/>
                <w:szCs w:val="28"/>
                <w:lang w:val="en-US"/>
              </w:rPr>
              <w:t>Personal Growth: How do these expenses rank on your priority list?</w:t>
            </w:r>
          </w:p>
          <w:p w:rsidR="6A5787A6" w:rsidP="141E7959" w:rsidRDefault="6A5787A6" w14:paraId="2E0429CF" w14:textId="6E73367F">
            <w:pPr>
              <w:spacing w:before="240" w:beforeAutospacing="off" w:after="240" w:afterAutospacing="off"/>
              <w:rPr>
                <w:rFonts w:ascii="Arial" w:hAnsi="Arial" w:eastAsia="Arial" w:cs="Arial"/>
                <w:noProof w:val="0"/>
                <w:sz w:val="28"/>
                <w:szCs w:val="28"/>
                <w:lang w:val="en-US"/>
              </w:rPr>
            </w:pPr>
            <w:commentRangeStart w:id="266293761"/>
            <w:commentRangeStart w:id="1644085383"/>
            <w:r w:rsidRPr="1B32BD0E" w:rsidR="374524EA">
              <w:rPr>
                <w:rFonts w:ascii="Arial" w:hAnsi="Arial" w:eastAsia="Arial" w:cs="Arial"/>
                <w:b w:val="0"/>
                <w:bCs w:val="0"/>
                <w:i w:val="0"/>
                <w:iCs w:val="0"/>
                <w:caps w:val="0"/>
                <w:smallCaps w:val="0"/>
                <w:noProof w:val="0"/>
                <w:color w:val="333333"/>
                <w:sz w:val="24"/>
                <w:szCs w:val="24"/>
                <w:lang w:val="en-US"/>
              </w:rPr>
              <w:t xml:space="preserve">Reflect on how health/fitness and self-improvement resonate with you. (Only rate it high if </w:t>
            </w:r>
            <w:r w:rsidRPr="1B32BD0E" w:rsidR="374524EA">
              <w:rPr>
                <w:rFonts w:ascii="Arial" w:hAnsi="Arial" w:eastAsia="Arial" w:cs="Arial"/>
                <w:b w:val="0"/>
                <w:bCs w:val="0"/>
                <w:i w:val="0"/>
                <w:iCs w:val="0"/>
                <w:caps w:val="0"/>
                <w:smallCaps w:val="0"/>
                <w:noProof w:val="0"/>
                <w:color w:val="333333"/>
                <w:sz w:val="24"/>
                <w:szCs w:val="24"/>
                <w:lang w:val="en-US"/>
              </w:rPr>
              <w:t>it’s</w:t>
            </w:r>
            <w:r w:rsidRPr="1B32BD0E" w:rsidR="374524EA">
              <w:rPr>
                <w:rFonts w:ascii="Arial" w:hAnsi="Arial" w:eastAsia="Arial" w:cs="Arial"/>
                <w:b w:val="0"/>
                <w:bCs w:val="0"/>
                <w:i w:val="0"/>
                <w:iCs w:val="0"/>
                <w:caps w:val="0"/>
                <w:smallCaps w:val="0"/>
                <w:noProof w:val="0"/>
                <w:color w:val="333333"/>
                <w:sz w:val="24"/>
                <w:szCs w:val="24"/>
                <w:lang w:val="en-US"/>
              </w:rPr>
              <w:t xml:space="preserve"> your top priority.)</w:t>
            </w:r>
            <w:commentRangeEnd w:id="266293761"/>
            <w:r>
              <w:rPr>
                <w:rStyle w:val="CommentReference"/>
              </w:rPr>
              <w:commentReference w:id="266293761"/>
            </w:r>
            <w:commentRangeEnd w:id="1644085383"/>
            <w:r>
              <w:rPr>
                <w:rStyle w:val="CommentReference"/>
              </w:rPr>
              <w:commentReference w:id="1644085383"/>
            </w:r>
          </w:p>
          <w:p w:rsidR="460A80B7" w:rsidP="141E7959" w:rsidRDefault="460A80B7" w14:paraId="41857056" w14:textId="7A516043">
            <w:pPr>
              <w:pStyle w:val="ListParagraph"/>
              <w:numPr>
                <w:ilvl w:val="0"/>
                <w:numId w:val="2"/>
              </w:numPr>
              <w:suppressLineNumbers w:val="0"/>
              <w:bidi w:val="0"/>
              <w:spacing w:before="0" w:beforeAutospacing="off" w:after="0" w:afterAutospacing="off" w:line="276" w:lineRule="auto"/>
              <w:ind w:left="720" w:right="0" w:hanging="360"/>
              <w:jc w:val="left"/>
              <w:rPr>
                <w:b w:val="0"/>
                <w:bCs w:val="0"/>
                <w:noProof w:val="0"/>
                <w:lang w:val="en-US"/>
              </w:rPr>
            </w:pPr>
            <w:r w:rsidRPr="141E7959" w:rsidR="460A80B7">
              <w:rPr>
                <w:b w:val="0"/>
                <w:bCs w:val="0"/>
                <w:noProof w:val="0"/>
                <w:lang w:val="en-US"/>
              </w:rPr>
              <w:t>33% of you ranked these as low, medium, and high priority—</w:t>
            </w:r>
            <w:r w:rsidRPr="141E7959" w:rsidR="460A80B7">
              <w:rPr>
                <w:b w:val="0"/>
                <w:bCs w:val="0"/>
                <w:noProof w:val="0"/>
                <w:lang w:val="en-US"/>
              </w:rPr>
              <w:t>a perfectly split response that highlights how unique financial priorities really are.</w:t>
            </w:r>
          </w:p>
          <w:p w:rsidR="076054A5" w:rsidP="076054A5" w:rsidRDefault="076054A5" w14:paraId="375C281F" w14:textId="7C73BD92">
            <w:pPr>
              <w:rPr>
                <w:rFonts w:ascii="Arial" w:hAnsi="Arial" w:eastAsia="Arial" w:cs="Arial"/>
                <w:b w:val="0"/>
                <w:bCs w:val="0"/>
                <w:i w:val="0"/>
                <w:iCs w:val="0"/>
                <w:sz w:val="22"/>
                <w:szCs w:val="22"/>
              </w:rPr>
            </w:pPr>
          </w:p>
          <w:p w:rsidR="6CDDAD7A" w:rsidP="141E7959" w:rsidRDefault="6CDDAD7A" w14:paraId="17D2E156" w14:textId="74A42D2F">
            <w:pPr>
              <w:pStyle w:val="Normal"/>
              <w:spacing w:after="0" w:line="240" w:lineRule="auto"/>
              <w:rPr>
                <w:rFonts w:ascii="Arial" w:hAnsi="Arial" w:eastAsia="Arial" w:cs="Arial"/>
                <w:b w:val="1"/>
                <w:bCs w:val="1"/>
                <w:i w:val="0"/>
                <w:iCs w:val="0"/>
                <w:caps w:val="0"/>
                <w:smallCaps w:val="0"/>
                <w:noProof w:val="0"/>
                <w:sz w:val="28"/>
                <w:szCs w:val="28"/>
                <w:lang w:val="en-US"/>
              </w:rPr>
            </w:pPr>
            <w:r w:rsidRPr="141E7959" w:rsidR="6CDDAD7A">
              <w:rPr>
                <w:rFonts w:ascii="Arial" w:hAnsi="Arial" w:eastAsia="Arial" w:cs="Arial"/>
                <w:b w:val="1"/>
                <w:bCs w:val="1"/>
                <w:i w:val="0"/>
                <w:iCs w:val="0"/>
                <w:caps w:val="0"/>
                <w:smallCaps w:val="0"/>
                <w:noProof w:val="0"/>
                <w:sz w:val="28"/>
                <w:szCs w:val="28"/>
                <w:lang w:val="en-US"/>
              </w:rPr>
              <w:t>Life Experiences: How do these expenses rank on your priority list?</w:t>
            </w:r>
          </w:p>
          <w:p w:rsidR="141E7959" w:rsidP="141E7959" w:rsidRDefault="141E7959" w14:paraId="4B5529EB" w14:textId="1F9EBC98">
            <w:pPr>
              <w:pStyle w:val="Normal"/>
              <w:spacing w:after="0" w:line="240" w:lineRule="auto"/>
              <w:rPr>
                <w:rFonts w:ascii="Arial" w:hAnsi="Arial" w:eastAsia="Arial" w:cs="Arial"/>
                <w:b w:val="1"/>
                <w:bCs w:val="1"/>
                <w:i w:val="0"/>
                <w:iCs w:val="0"/>
                <w:caps w:val="0"/>
                <w:smallCaps w:val="0"/>
                <w:noProof w:val="0"/>
                <w:sz w:val="28"/>
                <w:szCs w:val="28"/>
                <w:lang w:val="en-US"/>
              </w:rPr>
            </w:pPr>
          </w:p>
          <w:p w:rsidR="141E7959" w:rsidP="69587046" w:rsidRDefault="141E7959" w14:paraId="4FAB7AB0" w14:textId="72C4E103">
            <w:pPr>
              <w:spacing w:after="0" w:line="240" w:lineRule="auto"/>
              <w:rPr>
                <w:rFonts w:ascii="Arial" w:hAnsi="Arial" w:eastAsia="Arial" w:cs="Arial"/>
                <w:noProof w:val="0"/>
                <w:sz w:val="28"/>
                <w:szCs w:val="28"/>
                <w:lang w:val="en-US"/>
              </w:rPr>
            </w:pPr>
            <w:r w:rsidRPr="69587046" w:rsidR="6CDDAD7A">
              <w:rPr>
                <w:rFonts w:ascii="Arial" w:hAnsi="Arial" w:eastAsia="Arial" w:cs="Arial"/>
                <w:b w:val="0"/>
                <w:bCs w:val="0"/>
                <w:i w:val="0"/>
                <w:iCs w:val="0"/>
                <w:caps w:val="0"/>
                <w:smallCaps w:val="0"/>
                <w:noProof w:val="0"/>
                <w:color w:val="333333"/>
                <w:sz w:val="24"/>
                <w:szCs w:val="24"/>
                <w:lang w:val="en-US"/>
              </w:rPr>
              <w:t xml:space="preserve">Reflect on how travel and other experiences resonate with you. (Only rate it high if </w:t>
            </w:r>
            <w:r w:rsidRPr="69587046" w:rsidR="6CDDAD7A">
              <w:rPr>
                <w:rFonts w:ascii="Arial" w:hAnsi="Arial" w:eastAsia="Arial" w:cs="Arial"/>
                <w:b w:val="0"/>
                <w:bCs w:val="0"/>
                <w:i w:val="0"/>
                <w:iCs w:val="0"/>
                <w:caps w:val="0"/>
                <w:smallCaps w:val="0"/>
                <w:noProof w:val="0"/>
                <w:color w:val="333333"/>
                <w:sz w:val="24"/>
                <w:szCs w:val="24"/>
                <w:lang w:val="en-US"/>
              </w:rPr>
              <w:t>it’s</w:t>
            </w:r>
            <w:r w:rsidRPr="69587046" w:rsidR="6CDDAD7A">
              <w:rPr>
                <w:rFonts w:ascii="Arial" w:hAnsi="Arial" w:eastAsia="Arial" w:cs="Arial"/>
                <w:b w:val="0"/>
                <w:bCs w:val="0"/>
                <w:i w:val="0"/>
                <w:iCs w:val="0"/>
                <w:caps w:val="0"/>
                <w:smallCaps w:val="0"/>
                <w:noProof w:val="0"/>
                <w:color w:val="333333"/>
                <w:sz w:val="24"/>
                <w:szCs w:val="24"/>
                <w:lang w:val="en-US"/>
              </w:rPr>
              <w:t xml:space="preserve"> your top priority.)</w:t>
            </w:r>
          </w:p>
          <w:p w:rsidR="076054A5" w:rsidP="141E7959" w:rsidRDefault="076054A5" w14:paraId="2B33493C" w14:textId="2398C854">
            <w:pPr>
              <w:pStyle w:val="ListParagraph"/>
              <w:numPr>
                <w:ilvl w:val="0"/>
                <w:numId w:val="2"/>
              </w:numPr>
              <w:spacing w:before="240" w:after="240"/>
              <w:rPr>
                <w:rFonts w:ascii="Arial" w:hAnsi="Arial" w:eastAsia="Arial" w:cs="Arial"/>
                <w:b w:val="0"/>
                <w:bCs w:val="0"/>
                <w:i w:val="0"/>
                <w:iCs w:val="0"/>
                <w:sz w:val="22"/>
                <w:szCs w:val="22"/>
                <w:lang w:val="en-US"/>
              </w:rPr>
            </w:pPr>
            <w:r w:rsidRPr="141E7959" w:rsidR="59DC1B28">
              <w:rPr>
                <w:rFonts w:ascii="Arial" w:hAnsi="Arial" w:eastAsia="Arial" w:cs="Arial"/>
                <w:b w:val="0"/>
                <w:bCs w:val="0"/>
                <w:i w:val="0"/>
                <w:iCs w:val="0"/>
                <w:sz w:val="22"/>
                <w:szCs w:val="22"/>
                <w:lang w:val="en-US"/>
              </w:rPr>
              <w:t xml:space="preserve">56% of you rated life experiences as </w:t>
            </w:r>
            <w:r w:rsidRPr="141E7959" w:rsidR="0A117FC1">
              <w:rPr>
                <w:rFonts w:ascii="Arial" w:hAnsi="Arial" w:eastAsia="Arial" w:cs="Arial"/>
                <w:b w:val="0"/>
                <w:bCs w:val="0"/>
                <w:i w:val="0"/>
                <w:iCs w:val="0"/>
                <w:sz w:val="22"/>
                <w:szCs w:val="22"/>
                <w:lang w:val="en-US"/>
              </w:rPr>
              <w:t>a high</w:t>
            </w:r>
            <w:r w:rsidRPr="141E7959" w:rsidR="0A117FC1">
              <w:rPr>
                <w:rFonts w:ascii="Arial" w:hAnsi="Arial" w:eastAsia="Arial" w:cs="Arial"/>
                <w:b w:val="0"/>
                <w:bCs w:val="0"/>
                <w:i w:val="0"/>
                <w:iCs w:val="0"/>
                <w:sz w:val="22"/>
                <w:szCs w:val="22"/>
                <w:lang w:val="en-US"/>
              </w:rPr>
              <w:t xml:space="preserve"> </w:t>
            </w:r>
            <w:r w:rsidRPr="141E7959" w:rsidR="0A117FC1">
              <w:rPr>
                <w:rFonts w:ascii="Arial" w:hAnsi="Arial" w:eastAsia="Arial" w:cs="Arial"/>
                <w:b w:val="0"/>
                <w:bCs w:val="0"/>
                <w:i w:val="0"/>
                <w:iCs w:val="0"/>
                <w:sz w:val="22"/>
                <w:szCs w:val="22"/>
                <w:lang w:val="en-US"/>
              </w:rPr>
              <w:t>priority</w:t>
            </w:r>
            <w:r w:rsidRPr="141E7959" w:rsidR="0A117FC1">
              <w:rPr>
                <w:rFonts w:ascii="Arial" w:hAnsi="Arial" w:eastAsia="Arial" w:cs="Arial"/>
                <w:b w:val="0"/>
                <w:bCs w:val="0"/>
                <w:i w:val="0"/>
                <w:iCs w:val="0"/>
                <w:sz w:val="22"/>
                <w:szCs w:val="22"/>
                <w:lang w:val="en-US"/>
              </w:rPr>
              <w:t>.</w:t>
            </w:r>
          </w:p>
          <w:p w:rsidR="7220F47A" w:rsidP="141E7959" w:rsidRDefault="7220F47A" w14:paraId="065A8F68" w14:textId="0E2EEC4C">
            <w:pPr>
              <w:spacing w:before="240" w:after="240"/>
              <w:rPr>
                <w:rFonts w:ascii="Arial" w:hAnsi="Arial" w:eastAsia="Arial" w:cs="Arial"/>
                <w:b w:val="0"/>
                <w:bCs w:val="0"/>
                <w:i w:val="0"/>
                <w:iCs w:val="0"/>
                <w:sz w:val="28"/>
                <w:szCs w:val="28"/>
              </w:rPr>
            </w:pPr>
            <w:r w:rsidRPr="141E7959" w:rsidR="7220F47A">
              <w:rPr>
                <w:rFonts w:ascii="Arial" w:hAnsi="Arial" w:eastAsia="Arial" w:cs="Arial"/>
                <w:b w:val="1"/>
                <w:bCs w:val="1"/>
                <w:i w:val="0"/>
                <w:iCs w:val="0"/>
                <w:sz w:val="28"/>
                <w:szCs w:val="28"/>
                <w:lang w:val="en-US"/>
              </w:rPr>
              <w:t>Social Connections: How do these expenses rank on your priority list?</w:t>
            </w:r>
          </w:p>
          <w:p w:rsidR="7220F47A" w:rsidP="141E7959" w:rsidRDefault="7220F47A" w14:paraId="3D40E153" w14:textId="18BA20CC">
            <w:pPr>
              <w:spacing w:before="240" w:after="240"/>
              <w:rPr>
                <w:rFonts w:ascii="Arial" w:hAnsi="Arial" w:eastAsia="Arial" w:cs="Arial"/>
                <w:noProof w:val="0"/>
                <w:sz w:val="28"/>
                <w:szCs w:val="28"/>
                <w:lang w:val="en-US"/>
              </w:rPr>
            </w:pPr>
            <w:r w:rsidRPr="141E7959" w:rsidR="7220F47A">
              <w:rPr>
                <w:rFonts w:ascii="Arial" w:hAnsi="Arial" w:eastAsia="Arial" w:cs="Arial"/>
                <w:b w:val="0"/>
                <w:bCs w:val="0"/>
                <w:i w:val="0"/>
                <w:iCs w:val="0"/>
                <w:caps w:val="0"/>
                <w:smallCaps w:val="0"/>
                <w:noProof w:val="0"/>
                <w:color w:val="333333"/>
                <w:sz w:val="24"/>
                <w:szCs w:val="24"/>
                <w:lang w:val="en-US"/>
              </w:rPr>
              <w:t>Reflect on how relationships and generosity resonate with you. (Only rate it high if it’s your top priority.)</w:t>
            </w:r>
          </w:p>
          <w:p w:rsidR="47D41189" w:rsidP="141E7959" w:rsidRDefault="47D41189" w14:paraId="76085725" w14:textId="68A677B0">
            <w:pPr>
              <w:pStyle w:val="ListParagraph"/>
              <w:numPr>
                <w:ilvl w:val="0"/>
                <w:numId w:val="3"/>
              </w:numPr>
              <w:spacing w:before="240" w:after="240"/>
              <w:rPr>
                <w:rFonts w:ascii="Arial" w:hAnsi="Arial" w:eastAsia="Arial" w:cs="Arial"/>
                <w:b w:val="0"/>
                <w:bCs w:val="0"/>
                <w:i w:val="0"/>
                <w:iCs w:val="0"/>
                <w:sz w:val="22"/>
                <w:szCs w:val="22"/>
                <w:lang w:val="en-US"/>
              </w:rPr>
            </w:pPr>
            <w:r w:rsidRPr="141E7959" w:rsidR="47D41189">
              <w:rPr>
                <w:rFonts w:ascii="Arial" w:hAnsi="Arial" w:eastAsia="Arial" w:cs="Arial"/>
                <w:b w:val="0"/>
                <w:bCs w:val="0"/>
                <w:i w:val="0"/>
                <w:iCs w:val="0"/>
                <w:sz w:val="22"/>
                <w:szCs w:val="22"/>
                <w:lang w:val="en-US"/>
              </w:rPr>
              <w:t xml:space="preserve">56% of you rated social connections as </w:t>
            </w:r>
            <w:r w:rsidRPr="141E7959" w:rsidR="6667D3AE">
              <w:rPr>
                <w:rFonts w:ascii="Arial" w:hAnsi="Arial" w:eastAsia="Arial" w:cs="Arial"/>
                <w:b w:val="0"/>
                <w:bCs w:val="0"/>
                <w:i w:val="0"/>
                <w:iCs w:val="0"/>
                <w:sz w:val="22"/>
                <w:szCs w:val="22"/>
                <w:lang w:val="en-US"/>
              </w:rPr>
              <w:t>a medium priority</w:t>
            </w:r>
            <w:r w:rsidRPr="141E7959" w:rsidR="47D41189">
              <w:rPr>
                <w:rFonts w:ascii="Arial" w:hAnsi="Arial" w:eastAsia="Arial" w:cs="Arial"/>
                <w:b w:val="0"/>
                <w:bCs w:val="0"/>
                <w:i w:val="0"/>
                <w:iCs w:val="0"/>
                <w:sz w:val="22"/>
                <w:szCs w:val="22"/>
                <w:lang w:val="en-US"/>
              </w:rPr>
              <w:t>.</w:t>
            </w:r>
          </w:p>
          <w:p w:rsidR="4A2604CE" w:rsidP="141E7959" w:rsidRDefault="4A2604CE" w14:paraId="1EA44A79" w14:textId="5C445325">
            <w:pPr>
              <w:pStyle w:val="Normal"/>
              <w:spacing w:before="240" w:after="240"/>
              <w:rPr>
                <w:rFonts w:ascii="Arial" w:hAnsi="Arial" w:eastAsia="Arial" w:cs="Arial"/>
                <w:b w:val="1"/>
                <w:bCs w:val="1"/>
                <w:i w:val="0"/>
                <w:iCs w:val="0"/>
                <w:caps w:val="0"/>
                <w:smallCaps w:val="0"/>
                <w:noProof w:val="0"/>
                <w:sz w:val="28"/>
                <w:szCs w:val="28"/>
                <w:lang w:val="en-US"/>
              </w:rPr>
            </w:pPr>
            <w:r w:rsidRPr="141E7959" w:rsidR="4A2604CE">
              <w:rPr>
                <w:rFonts w:ascii="Arial" w:hAnsi="Arial" w:eastAsia="Arial" w:cs="Arial"/>
                <w:b w:val="1"/>
                <w:bCs w:val="1"/>
                <w:i w:val="0"/>
                <w:iCs w:val="0"/>
                <w:caps w:val="0"/>
                <w:smallCaps w:val="0"/>
                <w:noProof w:val="0"/>
                <w:sz w:val="28"/>
                <w:szCs w:val="28"/>
                <w:lang w:val="en-US"/>
              </w:rPr>
              <w:t>Flexibility: How do these expenses rank on your priority list?</w:t>
            </w:r>
          </w:p>
          <w:p w:rsidR="4A2604CE" w:rsidP="141E7959" w:rsidRDefault="4A2604CE" w14:paraId="61984884" w14:textId="6B68CE84">
            <w:pPr>
              <w:spacing w:before="240" w:after="240"/>
              <w:rPr>
                <w:rFonts w:ascii="Arial" w:hAnsi="Arial" w:eastAsia="Arial" w:cs="Arial"/>
                <w:noProof w:val="0"/>
                <w:sz w:val="24"/>
                <w:szCs w:val="24"/>
                <w:lang w:val="en-US"/>
              </w:rPr>
            </w:pPr>
            <w:r w:rsidRPr="141E7959" w:rsidR="4A2604CE">
              <w:rPr>
                <w:rFonts w:ascii="Arial" w:hAnsi="Arial" w:eastAsia="Arial" w:cs="Arial"/>
                <w:b w:val="0"/>
                <w:bCs w:val="0"/>
                <w:i w:val="0"/>
                <w:iCs w:val="0"/>
                <w:caps w:val="0"/>
                <w:smallCaps w:val="0"/>
                <w:noProof w:val="0"/>
                <w:color w:val="333333"/>
                <w:sz w:val="24"/>
                <w:szCs w:val="24"/>
                <w:lang w:val="en-US"/>
              </w:rPr>
              <w:t>Reflect on how freedom and convenience resonate with you. (Only rate it high if it’s your top priority.)</w:t>
            </w:r>
          </w:p>
          <w:p w:rsidR="3E1E5FBF" w:rsidP="141E7959" w:rsidRDefault="3E1E5FBF" w14:paraId="74CCC391" w14:textId="3F2D7E56">
            <w:pPr>
              <w:pStyle w:val="ListParagraph"/>
              <w:numPr>
                <w:ilvl w:val="0"/>
                <w:numId w:val="3"/>
              </w:numPr>
              <w:spacing w:before="240" w:after="240"/>
              <w:rPr>
                <w:rFonts w:ascii="Arial" w:hAnsi="Arial" w:eastAsia="Arial" w:cs="Arial"/>
                <w:b w:val="0"/>
                <w:bCs w:val="0"/>
                <w:i w:val="0"/>
                <w:iCs w:val="0"/>
                <w:sz w:val="22"/>
                <w:szCs w:val="22"/>
                <w:lang w:val="en-US"/>
              </w:rPr>
            </w:pPr>
            <w:r w:rsidRPr="141E7959" w:rsidR="3E1E5FBF">
              <w:rPr>
                <w:rFonts w:ascii="Arial" w:hAnsi="Arial" w:eastAsia="Arial" w:cs="Arial"/>
                <w:b w:val="0"/>
                <w:bCs w:val="0"/>
                <w:i w:val="0"/>
                <w:iCs w:val="0"/>
                <w:sz w:val="22"/>
                <w:szCs w:val="22"/>
                <w:lang w:val="en-US"/>
              </w:rPr>
              <w:t xml:space="preserve">56% of </w:t>
            </w:r>
            <w:r w:rsidRPr="141E7959" w:rsidR="3E1E5FBF">
              <w:rPr>
                <w:rFonts w:ascii="Arial" w:hAnsi="Arial" w:eastAsia="Arial" w:cs="Arial"/>
                <w:b w:val="0"/>
                <w:bCs w:val="0"/>
                <w:i w:val="0"/>
                <w:iCs w:val="0"/>
                <w:sz w:val="22"/>
                <w:szCs w:val="22"/>
                <w:lang w:val="en-US"/>
              </w:rPr>
              <w:t>Metamates</w:t>
            </w:r>
            <w:r w:rsidRPr="141E7959" w:rsidR="3E1E5FBF">
              <w:rPr>
                <w:rFonts w:ascii="Arial" w:hAnsi="Arial" w:eastAsia="Arial" w:cs="Arial"/>
                <w:b w:val="0"/>
                <w:bCs w:val="0"/>
                <w:i w:val="0"/>
                <w:iCs w:val="0"/>
                <w:sz w:val="22"/>
                <w:szCs w:val="22"/>
                <w:lang w:val="en-US"/>
              </w:rPr>
              <w:t xml:space="preserve"> rated flexibility as </w:t>
            </w:r>
            <w:r w:rsidRPr="141E7959" w:rsidR="58D62E32">
              <w:rPr>
                <w:rFonts w:ascii="Arial" w:hAnsi="Arial" w:eastAsia="Arial" w:cs="Arial"/>
                <w:b w:val="0"/>
                <w:bCs w:val="0"/>
                <w:i w:val="0"/>
                <w:iCs w:val="0"/>
                <w:sz w:val="22"/>
                <w:szCs w:val="22"/>
                <w:lang w:val="en-US"/>
              </w:rPr>
              <w:t>a high priority.</w:t>
            </w:r>
          </w:p>
          <w:p w:rsidR="141E7959" w:rsidP="141E7959" w:rsidRDefault="141E7959" w14:paraId="2F84D541" w14:textId="027FE4DB">
            <w:pPr>
              <w:pStyle w:val="Normal"/>
              <w:spacing w:before="240" w:after="240"/>
              <w:ind w:left="0"/>
              <w:rPr>
                <w:rFonts w:ascii="Arial" w:hAnsi="Arial" w:eastAsia="Arial" w:cs="Arial"/>
                <w:b w:val="0"/>
                <w:bCs w:val="0"/>
                <w:i w:val="0"/>
                <w:iCs w:val="0"/>
                <w:sz w:val="22"/>
                <w:szCs w:val="22"/>
              </w:rPr>
            </w:pPr>
          </w:p>
          <w:p w:rsidR="4A2604CE" w:rsidP="141E7959" w:rsidRDefault="4A2604CE" w14:paraId="528E44FB" w14:textId="47BE12A7">
            <w:pPr>
              <w:pStyle w:val="Normal"/>
              <w:spacing w:before="240" w:after="240"/>
              <w:rPr>
                <w:rFonts w:ascii="Arial" w:hAnsi="Arial" w:eastAsia="Arial" w:cs="Arial"/>
                <w:b w:val="1"/>
                <w:bCs w:val="1"/>
                <w:i w:val="0"/>
                <w:iCs w:val="0"/>
                <w:caps w:val="0"/>
                <w:smallCaps w:val="0"/>
                <w:noProof w:val="0"/>
                <w:sz w:val="28"/>
                <w:szCs w:val="28"/>
                <w:lang w:val="en-US"/>
              </w:rPr>
            </w:pPr>
            <w:r w:rsidRPr="141E7959" w:rsidR="4A2604CE">
              <w:rPr>
                <w:rFonts w:ascii="Arial" w:hAnsi="Arial" w:eastAsia="Arial" w:cs="Arial"/>
                <w:b w:val="1"/>
                <w:bCs w:val="1"/>
                <w:i w:val="0"/>
                <w:iCs w:val="0"/>
                <w:caps w:val="0"/>
                <w:smallCaps w:val="0"/>
                <w:noProof w:val="0"/>
                <w:sz w:val="28"/>
                <w:szCs w:val="28"/>
                <w:lang w:val="en-US"/>
              </w:rPr>
              <w:t>Reputation: How do these expenses rank on your priority list?</w:t>
            </w:r>
          </w:p>
          <w:p w:rsidR="4A2604CE" w:rsidP="141E7959" w:rsidRDefault="4A2604CE" w14:paraId="08C0013A" w14:textId="1BD13155">
            <w:pPr>
              <w:spacing w:before="240" w:after="240"/>
              <w:rPr>
                <w:rFonts w:ascii="Arial" w:hAnsi="Arial" w:eastAsia="Arial" w:cs="Arial"/>
                <w:noProof w:val="0"/>
                <w:sz w:val="24"/>
                <w:szCs w:val="24"/>
                <w:lang w:val="en-US"/>
              </w:rPr>
            </w:pPr>
            <w:r w:rsidRPr="141E7959" w:rsidR="4A2604CE">
              <w:rPr>
                <w:rFonts w:ascii="Arial" w:hAnsi="Arial" w:eastAsia="Arial" w:cs="Arial"/>
                <w:b w:val="0"/>
                <w:bCs w:val="0"/>
                <w:i w:val="0"/>
                <w:iCs w:val="0"/>
                <w:caps w:val="0"/>
                <w:smallCaps w:val="0"/>
                <w:noProof w:val="0"/>
                <w:color w:val="333333"/>
                <w:sz w:val="24"/>
                <w:szCs w:val="24"/>
                <w:lang w:val="en-US"/>
              </w:rPr>
              <w:t>Reflect on how luxury and social status resonate with you. (Only rate it high if it’s your top priority.)</w:t>
            </w:r>
          </w:p>
          <w:p w:rsidR="68828E9D" w:rsidP="141E7959" w:rsidRDefault="68828E9D" w14:paraId="6BE4A201" w14:textId="7A8BD568">
            <w:pPr>
              <w:pStyle w:val="ListParagraph"/>
              <w:numPr>
                <w:ilvl w:val="0"/>
                <w:numId w:val="3"/>
              </w:numPr>
              <w:spacing w:before="240" w:after="240"/>
              <w:rPr>
                <w:rFonts w:ascii="Arial" w:hAnsi="Arial" w:eastAsia="Arial" w:cs="Arial"/>
                <w:b w:val="0"/>
                <w:bCs w:val="0"/>
                <w:i w:val="0"/>
                <w:iCs w:val="0"/>
                <w:sz w:val="22"/>
                <w:szCs w:val="22"/>
                <w:lang w:val="en-US"/>
              </w:rPr>
            </w:pPr>
            <w:r w:rsidRPr="141E7959" w:rsidR="68828E9D">
              <w:rPr>
                <w:rFonts w:ascii="Arial" w:hAnsi="Arial" w:eastAsia="Arial" w:cs="Arial"/>
                <w:b w:val="0"/>
                <w:bCs w:val="0"/>
                <w:i w:val="0"/>
                <w:iCs w:val="0"/>
                <w:sz w:val="22"/>
                <w:szCs w:val="22"/>
                <w:lang w:val="en-US"/>
              </w:rPr>
              <w:t>67% of you rate</w:t>
            </w:r>
            <w:r w:rsidRPr="141E7959" w:rsidR="48870B97">
              <w:rPr>
                <w:rFonts w:ascii="Arial" w:hAnsi="Arial" w:eastAsia="Arial" w:cs="Arial"/>
                <w:b w:val="0"/>
                <w:bCs w:val="0"/>
                <w:i w:val="0"/>
                <w:iCs w:val="0"/>
                <w:sz w:val="22"/>
                <w:szCs w:val="22"/>
                <w:lang w:val="en-US"/>
              </w:rPr>
              <w:t>d</w:t>
            </w:r>
            <w:r w:rsidRPr="141E7959" w:rsidR="68828E9D">
              <w:rPr>
                <w:rFonts w:ascii="Arial" w:hAnsi="Arial" w:eastAsia="Arial" w:cs="Arial"/>
                <w:b w:val="0"/>
                <w:bCs w:val="0"/>
                <w:i w:val="0"/>
                <w:iCs w:val="0"/>
                <w:sz w:val="22"/>
                <w:szCs w:val="22"/>
                <w:lang w:val="en-US"/>
              </w:rPr>
              <w:t xml:space="preserve"> reputation as a low priority.</w:t>
            </w:r>
          </w:p>
          <w:p w:rsidR="141E7959" w:rsidP="141E7959" w:rsidRDefault="141E7959" w14:paraId="21B6DCDF" w14:textId="66DFB572">
            <w:pPr>
              <w:pStyle w:val="Normal"/>
              <w:spacing w:before="240" w:after="240"/>
              <w:rPr>
                <w:rFonts w:ascii="Arial" w:hAnsi="Arial" w:eastAsia="Arial" w:cs="Arial"/>
                <w:b w:val="0"/>
                <w:bCs w:val="0"/>
                <w:i w:val="0"/>
                <w:iCs w:val="0"/>
                <w:sz w:val="22"/>
                <w:szCs w:val="22"/>
              </w:rPr>
            </w:pPr>
          </w:p>
          <w:p w:rsidR="041AE183" w:rsidP="141E7959" w:rsidRDefault="041AE183" w14:paraId="33D01F3B" w14:textId="5B5D7971">
            <w:pPr>
              <w:spacing w:before="240" w:after="240"/>
              <w:rPr>
                <w:rFonts w:ascii="Arial" w:hAnsi="Arial" w:eastAsia="Arial" w:cs="Arial"/>
                <w:b w:val="0"/>
                <w:bCs w:val="0"/>
                <w:i w:val="0"/>
                <w:iCs w:val="0"/>
                <w:sz w:val="22"/>
                <w:szCs w:val="22"/>
              </w:rPr>
            </w:pPr>
            <w:r w:rsidRPr="141E7959" w:rsidR="041AE183">
              <w:rPr>
                <w:rFonts w:ascii="Arial" w:hAnsi="Arial" w:eastAsia="Arial" w:cs="Arial"/>
                <w:b w:val="0"/>
                <w:bCs w:val="0"/>
                <w:i w:val="0"/>
                <w:iCs w:val="0"/>
                <w:sz w:val="22"/>
                <w:szCs w:val="22"/>
                <w:lang w:val="en-US"/>
              </w:rPr>
              <w:t xml:space="preserve">What we learned: When you spend with intention, your money can support both mental and financial wellbeing. Whether </w:t>
            </w:r>
            <w:r w:rsidRPr="141E7959" w:rsidR="041AE183">
              <w:rPr>
                <w:rFonts w:ascii="Arial" w:hAnsi="Arial" w:eastAsia="Arial" w:cs="Arial"/>
                <w:b w:val="0"/>
                <w:bCs w:val="0"/>
                <w:i w:val="0"/>
                <w:iCs w:val="0"/>
                <w:sz w:val="22"/>
                <w:szCs w:val="22"/>
                <w:lang w:val="en-US"/>
              </w:rPr>
              <w:t>it's</w:t>
            </w:r>
            <w:r w:rsidRPr="141E7959" w:rsidR="041AE183">
              <w:rPr>
                <w:rFonts w:ascii="Arial" w:hAnsi="Arial" w:eastAsia="Arial" w:cs="Arial"/>
                <w:b w:val="0"/>
                <w:bCs w:val="0"/>
                <w:i w:val="0"/>
                <w:iCs w:val="0"/>
                <w:sz w:val="22"/>
                <w:szCs w:val="22"/>
                <w:lang w:val="en-US"/>
              </w:rPr>
              <w:t xml:space="preserve"> a flight to see loved ones or a quiet upgrade to your home, i</w:t>
            </w:r>
            <w:r w:rsidRPr="141E7959" w:rsidR="041AE183">
              <w:rPr>
                <w:rFonts w:ascii="Arial" w:hAnsi="Arial" w:eastAsia="Arial" w:cs="Arial"/>
                <w:b w:val="0"/>
                <w:bCs w:val="0"/>
                <w:i w:val="0"/>
                <w:iCs w:val="0"/>
                <w:sz w:val="22"/>
                <w:szCs w:val="22"/>
                <w:lang w:val="en-US"/>
              </w:rPr>
              <w:t xml:space="preserve">t’s </w:t>
            </w:r>
            <w:r w:rsidRPr="141E7959" w:rsidR="041AE183">
              <w:rPr>
                <w:rFonts w:ascii="Arial" w:hAnsi="Arial" w:eastAsia="Arial" w:cs="Arial"/>
                <w:b w:val="0"/>
                <w:bCs w:val="0"/>
                <w:i w:val="0"/>
                <w:iCs w:val="0"/>
                <w:sz w:val="22"/>
                <w:szCs w:val="22"/>
                <w:lang w:val="en-US"/>
              </w:rPr>
              <w:t>not indulgence—i</w:t>
            </w:r>
            <w:r w:rsidRPr="141E7959" w:rsidR="041AE183">
              <w:rPr>
                <w:rFonts w:ascii="Arial" w:hAnsi="Arial" w:eastAsia="Arial" w:cs="Arial"/>
                <w:b w:val="0"/>
                <w:bCs w:val="0"/>
                <w:i w:val="0"/>
                <w:iCs w:val="0"/>
                <w:sz w:val="22"/>
                <w:szCs w:val="22"/>
                <w:lang w:val="en-US"/>
              </w:rPr>
              <w:t xml:space="preserve">t’s </w:t>
            </w:r>
            <w:r w:rsidRPr="141E7959" w:rsidR="041AE183">
              <w:rPr>
                <w:rFonts w:ascii="Arial" w:hAnsi="Arial" w:eastAsia="Arial" w:cs="Arial"/>
                <w:b w:val="0"/>
                <w:bCs w:val="0"/>
                <w:i w:val="0"/>
                <w:iCs w:val="0"/>
                <w:sz w:val="22"/>
                <w:szCs w:val="22"/>
                <w:lang w:val="en-US"/>
              </w:rPr>
              <w:t>alignment.</w:t>
            </w:r>
          </w:p>
          <w:p w:rsidR="076054A5" w:rsidP="076054A5" w:rsidRDefault="076054A5" w14:paraId="4E2F0084" w14:textId="2B81C89E">
            <w:pPr>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 xml:space="preserve">Check your answers against others or take the </w:t>
            </w:r>
            <w:r w:rsidRPr="076054A5" w:rsidR="076054A5">
              <w:rPr>
                <w:rFonts w:ascii="Arial" w:hAnsi="Arial" w:eastAsia="Arial" w:cs="Arial"/>
                <w:b w:val="0"/>
                <w:bCs w:val="0"/>
                <w:i w:val="0"/>
                <w:iCs w:val="0"/>
                <w:sz w:val="22"/>
                <w:szCs w:val="22"/>
                <w:lang w:val="en"/>
              </w:rPr>
              <w:t xml:space="preserve">poll </w:t>
            </w:r>
            <w:r w:rsidRPr="076054A5" w:rsidR="076054A5">
              <w:rPr>
                <w:rFonts w:ascii="Arial" w:hAnsi="Arial" w:eastAsia="Arial" w:cs="Arial"/>
                <w:b w:val="0"/>
                <w:bCs w:val="0"/>
                <w:i w:val="0"/>
                <w:iCs w:val="0"/>
                <w:sz w:val="22"/>
                <w:szCs w:val="22"/>
                <w:lang w:val="en-US"/>
              </w:rPr>
              <w:t xml:space="preserve">for the first time to add your perspective. </w:t>
            </w:r>
          </w:p>
        </w:tc>
      </w:tr>
      <w:tr w:rsidR="076054A5" w:rsidTr="1B32BD0E" w14:paraId="6253D284">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4016C782" w14:textId="5ABAAEA9">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CTA Button</w:t>
            </w: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076054A5" w:rsidP="076054A5" w:rsidRDefault="076054A5" w14:paraId="6FE10FE0" w14:textId="242BE540">
            <w:pPr>
              <w:rPr>
                <w:rFonts w:ascii="Arial" w:hAnsi="Arial" w:eastAsia="Arial" w:cs="Arial"/>
                <w:b w:val="0"/>
                <w:bCs w:val="0"/>
                <w:i w:val="0"/>
                <w:iCs w:val="0"/>
                <w:color w:val="0070C0"/>
                <w:sz w:val="22"/>
                <w:szCs w:val="22"/>
              </w:rPr>
            </w:pPr>
            <w:r w:rsidRPr="076054A5" w:rsidR="076054A5">
              <w:rPr>
                <w:rFonts w:ascii="Arial" w:hAnsi="Arial" w:eastAsia="Arial" w:cs="Arial"/>
                <w:b w:val="0"/>
                <w:bCs w:val="0"/>
                <w:i w:val="0"/>
                <w:iCs w:val="0"/>
                <w:strike w:val="0"/>
                <w:dstrike w:val="0"/>
                <w:color w:val="0070C0"/>
                <w:sz w:val="22"/>
                <w:szCs w:val="22"/>
                <w:u w:val="single"/>
                <w:lang w:val="en-US"/>
              </w:rPr>
              <w:t>Take the poll</w:t>
            </w:r>
          </w:p>
          <w:p w:rsidR="076054A5" w:rsidP="1B32BD0E" w:rsidRDefault="076054A5" w14:paraId="2CC8C6A5" w14:textId="7C1664AA">
            <w:pPr>
              <w:rPr>
                <w:rFonts w:ascii="Arial" w:hAnsi="Arial" w:eastAsia="Arial" w:cs="Arial"/>
                <w:b w:val="0"/>
                <w:bCs w:val="0"/>
                <w:i w:val="0"/>
                <w:iCs w:val="0"/>
                <w:color w:val="A6A6A6" w:themeColor="background1" w:themeTint="FF" w:themeShade="A6"/>
                <w:sz w:val="22"/>
                <w:szCs w:val="22"/>
              </w:rPr>
            </w:pPr>
            <w:r w:rsidRPr="1B32BD0E" w:rsidR="4DA8738F">
              <w:rPr>
                <w:rFonts w:ascii="Arial" w:hAnsi="Arial" w:eastAsia="Arial" w:cs="Arial"/>
                <w:b w:val="0"/>
                <w:bCs w:val="0"/>
                <w:i w:val="0"/>
                <w:iCs w:val="0"/>
                <w:color w:val="A6A6A6" w:themeColor="background1" w:themeTint="FF" w:themeShade="A6"/>
                <w:sz w:val="22"/>
                <w:szCs w:val="22"/>
                <w:lang w:val="en-US"/>
              </w:rPr>
              <w:t>&lt;</w:t>
            </w:r>
            <w:r w:rsidRPr="1B32BD0E" w:rsidR="7FE58FE3">
              <w:rPr>
                <w:rFonts w:ascii="Arial" w:hAnsi="Arial" w:eastAsia="Arial" w:cs="Arial"/>
                <w:b w:val="0"/>
                <w:bCs w:val="0"/>
                <w:i w:val="0"/>
                <w:iCs w:val="0"/>
                <w:color w:val="A6A6A6" w:themeColor="background1" w:themeTint="FF" w:themeShade="A6"/>
                <w:sz w:val="22"/>
                <w:szCs w:val="22"/>
                <w:lang w:val="en-US"/>
              </w:rPr>
              <w:t xml:space="preserve"> https://paven.io/content/poll/5nryfJrbFzzFNav9uYdydz </w:t>
            </w:r>
            <w:r w:rsidRPr="1B32BD0E" w:rsidR="4DA8738F">
              <w:rPr>
                <w:rFonts w:ascii="Arial" w:hAnsi="Arial" w:eastAsia="Arial" w:cs="Arial"/>
                <w:b w:val="0"/>
                <w:bCs w:val="0"/>
                <w:i w:val="0"/>
                <w:iCs w:val="0"/>
                <w:color w:val="A6A6A6" w:themeColor="background1" w:themeTint="FF" w:themeShade="A6"/>
                <w:sz w:val="22"/>
                <w:szCs w:val="22"/>
                <w:lang w:val="en-US"/>
              </w:rPr>
              <w:t>&gt;</w:t>
            </w:r>
          </w:p>
          <w:p w:rsidR="076054A5" w:rsidP="1B32BD0E" w:rsidRDefault="076054A5" w14:paraId="2EDE4782" w14:textId="777DC454">
            <w:pPr>
              <w:rPr>
                <w:rFonts w:ascii="Arial" w:hAnsi="Arial" w:eastAsia="Arial" w:cs="Arial"/>
                <w:b w:val="0"/>
                <w:bCs w:val="0"/>
                <w:i w:val="0"/>
                <w:iCs w:val="0"/>
                <w:color w:val="A6A6A6" w:themeColor="background1" w:themeTint="FF" w:themeShade="A6"/>
                <w:sz w:val="22"/>
                <w:szCs w:val="22"/>
                <w:lang w:val="en-US"/>
              </w:rPr>
            </w:pPr>
            <w:r w:rsidRPr="1B32BD0E" w:rsidR="4D0E31F3">
              <w:rPr>
                <w:rFonts w:ascii="Arial" w:hAnsi="Arial" w:eastAsia="Arial" w:cs="Arial"/>
                <w:b w:val="0"/>
                <w:bCs w:val="0"/>
                <w:i w:val="0"/>
                <w:iCs w:val="0"/>
                <w:color w:val="A6A6A6" w:themeColor="background1" w:themeTint="FF" w:themeShade="A6"/>
                <w:sz w:val="22"/>
                <w:szCs w:val="22"/>
                <w:lang w:val="en-US"/>
              </w:rPr>
              <w:t>https://short.paven.io/tW29B8oPLTb</w:t>
            </w:r>
          </w:p>
        </w:tc>
      </w:tr>
      <w:tr w:rsidR="076054A5" w:rsidTr="1B32BD0E" w14:paraId="4D3B98AA">
        <w:trPr>
          <w:trHeight w:val="300"/>
        </w:trPr>
        <w:tc>
          <w:tcPr>
            <w:tcW w:w="2025" w:type="dxa"/>
            <w:tcBorders>
              <w:top w:val="single" w:color="000000" w:themeColor="text1" w:sz="6"/>
              <w:left w:val="single" w:color="000000" w:themeColor="text1" w:sz="12"/>
              <w:bottom w:val="single" w:color="000000" w:themeColor="text1" w:sz="6"/>
              <w:right w:val="single" w:color="000000" w:themeColor="text1" w:sz="6"/>
            </w:tcBorders>
            <w:tcMar>
              <w:top w:w="90" w:type="dxa"/>
              <w:left w:w="90" w:type="dxa"/>
              <w:bottom w:w="90" w:type="dxa"/>
              <w:right w:w="90" w:type="dxa"/>
            </w:tcMar>
            <w:vAlign w:val="top"/>
          </w:tcPr>
          <w:p w:rsidR="076054A5" w:rsidP="076054A5" w:rsidRDefault="076054A5" w14:paraId="6E452C2D" w14:textId="3035B199">
            <w:pPr>
              <w:widowControl w:val="0"/>
              <w:spacing w:line="240" w:lineRule="auto"/>
              <w:rPr>
                <w:rFonts w:ascii="Arial" w:hAnsi="Arial" w:eastAsia="Arial" w:cs="Arial"/>
                <w:b w:val="0"/>
                <w:bCs w:val="0"/>
                <w:i w:val="0"/>
                <w:iCs w:val="0"/>
                <w:sz w:val="22"/>
                <w:szCs w:val="22"/>
              </w:rPr>
            </w:pPr>
          </w:p>
          <w:p w:rsidR="076054A5" w:rsidP="1B32BD0E" w:rsidRDefault="076054A5" w14:paraId="24337F4F" w14:textId="326C9212">
            <w:pPr>
              <w:widowControl w:val="0"/>
              <w:spacing w:line="240" w:lineRule="auto"/>
              <w:rPr>
                <w:rFonts w:ascii="Arial" w:hAnsi="Arial" w:eastAsia="Arial" w:cs="Arial"/>
                <w:b w:val="0"/>
                <w:bCs w:val="0"/>
                <w:i w:val="0"/>
                <w:iCs w:val="0"/>
                <w:sz w:val="22"/>
                <w:szCs w:val="22"/>
              </w:rPr>
            </w:pPr>
            <w:commentRangeStart w:id="1399138554"/>
            <w:r w:rsidRPr="1B32BD0E" w:rsidR="4DA8738F">
              <w:rPr>
                <w:rFonts w:ascii="Arial" w:hAnsi="Arial" w:eastAsia="Arial" w:cs="Arial"/>
                <w:b w:val="1"/>
                <w:bCs w:val="1"/>
                <w:i w:val="0"/>
                <w:iCs w:val="0"/>
                <w:sz w:val="22"/>
                <w:szCs w:val="22"/>
                <w:highlight w:val="cyan"/>
                <w:lang w:val="en-US"/>
              </w:rPr>
              <w:t>idea: That can stay the same.</w:t>
            </w:r>
            <w:commentRangeEnd w:id="1399138554"/>
            <w:r>
              <w:rPr>
                <w:rStyle w:val="CommentReference"/>
              </w:rPr>
              <w:commentReference w:id="1399138554"/>
            </w:r>
          </w:p>
          <w:p w:rsidR="076054A5" w:rsidP="076054A5" w:rsidRDefault="076054A5" w14:paraId="12D0AD92" w14:textId="78A60ED0">
            <w:pPr>
              <w:widowControl w:val="0"/>
              <w:spacing w:line="240" w:lineRule="auto"/>
              <w:rPr>
                <w:rFonts w:ascii="Arial" w:hAnsi="Arial" w:eastAsia="Arial" w:cs="Arial"/>
                <w:b w:val="0"/>
                <w:bCs w:val="0"/>
                <w:i w:val="0"/>
                <w:iCs w:val="0"/>
                <w:sz w:val="22"/>
                <w:szCs w:val="22"/>
              </w:rPr>
            </w:pPr>
          </w:p>
        </w:tc>
        <w:tc>
          <w:tcPr>
            <w:tcW w:w="7410" w:type="dxa"/>
            <w:gridSpan w:val="2"/>
            <w:tcBorders>
              <w:top w:val="single" w:color="000000" w:themeColor="text1" w:sz="6"/>
              <w:left w:val="single" w:color="000000" w:themeColor="text1" w:sz="6"/>
              <w:bottom w:val="single" w:color="000000" w:themeColor="text1" w:sz="6"/>
              <w:right w:val="single" w:color="000000" w:themeColor="text1" w:sz="12"/>
            </w:tcBorders>
            <w:tcMar>
              <w:top w:w="90" w:type="dxa"/>
              <w:left w:w="90" w:type="dxa"/>
              <w:bottom w:w="90" w:type="dxa"/>
              <w:right w:w="90" w:type="dxa"/>
            </w:tcMar>
            <w:vAlign w:val="top"/>
          </w:tcPr>
          <w:p w:rsidR="076054A5" w:rsidP="076054A5" w:rsidRDefault="076054A5" w14:paraId="4ADB8D18" w14:textId="66EE2B7C">
            <w:pPr>
              <w:rPr>
                <w:rFonts w:ascii="Arial" w:hAnsi="Arial" w:eastAsia="Arial" w:cs="Arial"/>
                <w:b w:val="0"/>
                <w:bCs w:val="0"/>
                <w:i w:val="0"/>
                <w:iCs w:val="0"/>
                <w:color w:val="4F81BD"/>
                <w:sz w:val="22"/>
                <w:szCs w:val="22"/>
              </w:rPr>
            </w:pPr>
            <w:r w:rsidRPr="076054A5" w:rsidR="076054A5">
              <w:rPr>
                <w:rStyle w:val="IntenseEmphasis"/>
                <w:rFonts w:ascii="Arial" w:hAnsi="Arial" w:eastAsia="Arial" w:cs="Arial"/>
                <w:b w:val="0"/>
                <w:bCs w:val="0"/>
                <w:i w:val="1"/>
                <w:iCs w:val="1"/>
                <w:color w:val="4F81BD"/>
                <w:sz w:val="22"/>
                <w:szCs w:val="22"/>
                <w:highlight w:val="yellow"/>
                <w:lang w:val="en"/>
              </w:rPr>
              <w:t>TEST A</w:t>
            </w:r>
          </w:p>
          <w:p w:rsidR="076054A5" w:rsidP="076054A5" w:rsidRDefault="076054A5" w14:paraId="29E67193" w14:textId="140E84AD">
            <w:pPr>
              <w:rPr>
                <w:rFonts w:ascii="Arial" w:hAnsi="Arial" w:eastAsia="Arial" w:cs="Arial"/>
                <w:b w:val="0"/>
                <w:bCs w:val="0"/>
                <w:i w:val="0"/>
                <w:iCs w:val="0"/>
                <w:sz w:val="28"/>
                <w:szCs w:val="28"/>
              </w:rPr>
            </w:pPr>
            <w:r w:rsidRPr="076054A5" w:rsidR="076054A5">
              <w:rPr>
                <w:rFonts w:ascii="Arial" w:hAnsi="Arial" w:eastAsia="Arial" w:cs="Arial"/>
                <w:b w:val="1"/>
                <w:bCs w:val="1"/>
                <w:i w:val="0"/>
                <w:iCs w:val="0"/>
                <w:sz w:val="28"/>
                <w:szCs w:val="28"/>
                <w:lang w:val="en-US"/>
              </w:rPr>
              <w:t>Join our research community</w:t>
            </w:r>
          </w:p>
          <w:p w:rsidR="076054A5" w:rsidP="076054A5" w:rsidRDefault="076054A5" w14:paraId="743E04E3" w14:textId="5129582D">
            <w:pPr>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 xml:space="preserve">Your feedback matters! Your input helps us fine-tune Paven to meet your needs. </w:t>
            </w:r>
          </w:p>
          <w:p w:rsidR="076054A5" w:rsidP="076054A5" w:rsidRDefault="076054A5" w14:paraId="5B1E15BD" w14:textId="16444251">
            <w:pPr>
              <w:rPr>
                <w:rFonts w:ascii="Arial" w:hAnsi="Arial" w:eastAsia="Arial" w:cs="Arial"/>
                <w:b w:val="0"/>
                <w:bCs w:val="0"/>
                <w:i w:val="0"/>
                <w:iCs w:val="0"/>
                <w:color w:val="0070C0"/>
                <w:sz w:val="22"/>
                <w:szCs w:val="22"/>
              </w:rPr>
            </w:pPr>
          </w:p>
          <w:p w:rsidR="076054A5" w:rsidP="076054A5" w:rsidRDefault="076054A5" w14:paraId="5623C618" w14:textId="7E4811BF">
            <w:pPr>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Register to participate in future research opportunities, which may include one-on-one interviews or digital surveys.</w:t>
            </w:r>
          </w:p>
          <w:p w:rsidR="076054A5" w:rsidP="076054A5" w:rsidRDefault="076054A5" w14:paraId="4BA010D3" w14:textId="6FC8699B">
            <w:pPr>
              <w:rPr>
                <w:rFonts w:ascii="Arial" w:hAnsi="Arial" w:eastAsia="Arial" w:cs="Arial"/>
                <w:b w:val="0"/>
                <w:bCs w:val="0"/>
                <w:i w:val="0"/>
                <w:iCs w:val="0"/>
                <w:color w:val="A6A6A6" w:themeColor="background1" w:themeTint="FF" w:themeShade="A6"/>
                <w:sz w:val="22"/>
                <w:szCs w:val="22"/>
              </w:rPr>
            </w:pPr>
          </w:p>
          <w:p w:rsidR="076054A5" w:rsidP="076054A5" w:rsidRDefault="076054A5" w14:paraId="677DA966" w14:textId="20A69FAF">
            <w:pPr>
              <w:rPr>
                <w:rFonts w:ascii="Arial" w:hAnsi="Arial" w:eastAsia="Arial" w:cs="Arial"/>
                <w:b w:val="0"/>
                <w:bCs w:val="0"/>
                <w:i w:val="0"/>
                <w:iCs w:val="0"/>
                <w:color w:val="A6A6A6" w:themeColor="background1" w:themeTint="FF" w:themeShade="A6"/>
                <w:sz w:val="22"/>
                <w:szCs w:val="22"/>
              </w:rPr>
            </w:pPr>
            <w:r w:rsidRPr="076054A5" w:rsidR="076054A5">
              <w:rPr>
                <w:rFonts w:ascii="Arial" w:hAnsi="Arial" w:eastAsia="Arial" w:cs="Arial"/>
                <w:b w:val="0"/>
                <w:bCs w:val="0"/>
                <w:i w:val="0"/>
                <w:iCs w:val="0"/>
                <w:strike w:val="0"/>
                <w:dstrike w:val="0"/>
                <w:color w:val="0070C0"/>
                <w:sz w:val="22"/>
                <w:szCs w:val="22"/>
                <w:u w:val="single"/>
                <w:lang w:val="en-US"/>
              </w:rPr>
              <w:t>Sign up now</w:t>
            </w:r>
            <w:r w:rsidRPr="076054A5" w:rsidR="076054A5">
              <w:rPr>
                <w:rFonts w:ascii="Arial" w:hAnsi="Arial" w:eastAsia="Arial" w:cs="Arial"/>
                <w:b w:val="0"/>
                <w:bCs w:val="0"/>
                <w:i w:val="0"/>
                <w:iCs w:val="0"/>
                <w:color w:val="A6A6A6" w:themeColor="background1" w:themeTint="FF" w:themeShade="A6"/>
                <w:sz w:val="22"/>
                <w:szCs w:val="22"/>
                <w:lang w:val="en-US"/>
              </w:rPr>
              <w:t xml:space="preserve"> </w:t>
            </w:r>
            <w:r w:rsidRPr="076054A5" w:rsidR="076054A5">
              <w:rPr>
                <w:rStyle w:val="Hyperlink"/>
                <w:rFonts w:ascii="Arial" w:hAnsi="Arial" w:eastAsia="Arial" w:cs="Arial"/>
                <w:b w:val="0"/>
                <w:bCs w:val="0"/>
                <w:i w:val="0"/>
                <w:iCs w:val="0"/>
                <w:strike w:val="0"/>
                <w:dstrike w:val="0"/>
                <w:sz w:val="22"/>
                <w:szCs w:val="22"/>
                <w:lang w:val="en-US"/>
              </w:rPr>
              <w:t>&lt;</w:t>
            </w:r>
            <w:r w:rsidRPr="076054A5" w:rsidR="076054A5">
              <w:rPr>
                <w:rStyle w:val="Hyperlink"/>
                <w:rFonts w:ascii="Arial" w:hAnsi="Arial" w:eastAsia="Arial" w:cs="Arial"/>
                <w:b w:val="0"/>
                <w:bCs w:val="0"/>
                <w:i w:val="0"/>
                <w:iCs w:val="0"/>
                <w:strike w:val="0"/>
                <w:dstrike w:val="0"/>
                <w:sz w:val="22"/>
                <w:szCs w:val="22"/>
                <w:lang w:val="en"/>
              </w:rPr>
              <w:t xml:space="preserve"> </w:t>
            </w:r>
            <w:hyperlink r:id="Ra233e0d330b04f71">
              <w:r w:rsidRPr="076054A5" w:rsidR="076054A5">
                <w:rPr>
                  <w:rStyle w:val="Hyperlink"/>
                  <w:rFonts w:ascii="Arial" w:hAnsi="Arial" w:eastAsia="Arial" w:cs="Arial"/>
                  <w:b w:val="0"/>
                  <w:bCs w:val="0"/>
                  <w:i w:val="0"/>
                  <w:iCs w:val="0"/>
                  <w:strike w:val="0"/>
                  <w:dstrike w:val="0"/>
                  <w:sz w:val="22"/>
                  <w:szCs w:val="22"/>
                  <w:lang w:val="en-US"/>
                </w:rPr>
                <w:t>https://short.paven.io/qBwrDeok9Qb</w:t>
              </w:r>
            </w:hyperlink>
            <w:r w:rsidRPr="076054A5" w:rsidR="076054A5">
              <w:rPr>
                <w:rStyle w:val="Hyperlink"/>
                <w:rFonts w:ascii="Arial" w:hAnsi="Arial" w:eastAsia="Arial" w:cs="Arial"/>
                <w:b w:val="0"/>
                <w:bCs w:val="0"/>
                <w:i w:val="0"/>
                <w:iCs w:val="0"/>
                <w:strike w:val="0"/>
                <w:dstrike w:val="0"/>
                <w:sz w:val="22"/>
                <w:szCs w:val="22"/>
                <w:lang w:val="en-US"/>
              </w:rPr>
              <w:t>&gt;</w:t>
            </w:r>
          </w:p>
          <w:p w:rsidR="076054A5" w:rsidP="076054A5" w:rsidRDefault="076054A5" w14:paraId="26D033C6" w14:textId="4943295B">
            <w:pPr>
              <w:rPr>
                <w:rFonts w:ascii="Arial" w:hAnsi="Arial" w:eastAsia="Arial" w:cs="Arial"/>
                <w:b w:val="0"/>
                <w:bCs w:val="0"/>
                <w:i w:val="0"/>
                <w:iCs w:val="0"/>
                <w:color w:val="A6A6A6" w:themeColor="background1" w:themeTint="FF" w:themeShade="A6"/>
                <w:sz w:val="22"/>
                <w:szCs w:val="22"/>
              </w:rPr>
            </w:pPr>
          </w:p>
          <w:p w:rsidR="076054A5" w:rsidP="076054A5" w:rsidRDefault="076054A5" w14:paraId="59805500" w14:textId="58EEB7CB">
            <w:pPr>
              <w:rPr>
                <w:rFonts w:ascii="Arial" w:hAnsi="Arial" w:eastAsia="Arial" w:cs="Arial"/>
                <w:b w:val="0"/>
                <w:bCs w:val="0"/>
                <w:i w:val="0"/>
                <w:iCs w:val="0"/>
                <w:color w:val="4F81BD"/>
                <w:sz w:val="22"/>
                <w:szCs w:val="22"/>
              </w:rPr>
            </w:pPr>
            <w:r w:rsidRPr="076054A5" w:rsidR="076054A5">
              <w:rPr>
                <w:rStyle w:val="IntenseEmphasis"/>
                <w:rFonts w:ascii="Arial" w:hAnsi="Arial" w:eastAsia="Arial" w:cs="Arial"/>
                <w:b w:val="0"/>
                <w:bCs w:val="0"/>
                <w:i w:val="1"/>
                <w:iCs w:val="1"/>
                <w:color w:val="4F81BD"/>
                <w:sz w:val="22"/>
                <w:szCs w:val="22"/>
                <w:highlight w:val="yellow"/>
                <w:lang w:val="en"/>
              </w:rPr>
              <w:t>TEST B</w:t>
            </w:r>
          </w:p>
          <w:p w:rsidR="076054A5" w:rsidP="076054A5" w:rsidRDefault="076054A5" w14:paraId="373E3513" w14:textId="07A47FB2">
            <w:pPr>
              <w:rPr>
                <w:rFonts w:ascii="Arial" w:hAnsi="Arial" w:eastAsia="Arial" w:cs="Arial"/>
                <w:b w:val="0"/>
                <w:bCs w:val="0"/>
                <w:i w:val="0"/>
                <w:iCs w:val="0"/>
                <w:sz w:val="28"/>
                <w:szCs w:val="28"/>
              </w:rPr>
            </w:pPr>
            <w:r w:rsidRPr="076054A5" w:rsidR="076054A5">
              <w:rPr>
                <w:rFonts w:ascii="Arial" w:hAnsi="Arial" w:eastAsia="Arial" w:cs="Arial"/>
                <w:b w:val="1"/>
                <w:bCs w:val="1"/>
                <w:i w:val="0"/>
                <w:iCs w:val="0"/>
                <w:sz w:val="28"/>
                <w:szCs w:val="28"/>
                <w:lang w:val="en-US"/>
              </w:rPr>
              <w:t>Your feedback matters!</w:t>
            </w:r>
          </w:p>
          <w:p w:rsidR="076054A5" w:rsidP="076054A5" w:rsidRDefault="076054A5" w14:paraId="7254A342" w14:textId="43A13A9A">
            <w:pPr>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 xml:space="preserve">Join our research community. Your input helps us fine-tune Paven to meet your needs. </w:t>
            </w:r>
          </w:p>
          <w:p w:rsidR="076054A5" w:rsidP="076054A5" w:rsidRDefault="076054A5" w14:paraId="6F884BAB" w14:textId="153ED0B1">
            <w:pPr>
              <w:rPr>
                <w:rFonts w:ascii="Arial" w:hAnsi="Arial" w:eastAsia="Arial" w:cs="Arial"/>
                <w:b w:val="0"/>
                <w:bCs w:val="0"/>
                <w:i w:val="0"/>
                <w:iCs w:val="0"/>
                <w:color w:val="0070C0"/>
                <w:sz w:val="22"/>
                <w:szCs w:val="22"/>
              </w:rPr>
            </w:pPr>
          </w:p>
          <w:p w:rsidR="076054A5" w:rsidP="1B32BD0E" w:rsidRDefault="076054A5" w14:paraId="5A898273" w14:textId="315B60DB">
            <w:pPr>
              <w:rPr>
                <w:rFonts w:ascii="Arial" w:hAnsi="Arial" w:eastAsia="Arial" w:cs="Arial"/>
                <w:b w:val="0"/>
                <w:bCs w:val="0"/>
                <w:i w:val="0"/>
                <w:iCs w:val="0"/>
                <w:sz w:val="22"/>
                <w:szCs w:val="22"/>
              </w:rPr>
            </w:pPr>
            <w:r w:rsidRPr="1B32BD0E" w:rsidR="4DA8738F">
              <w:rPr>
                <w:rFonts w:ascii="Arial" w:hAnsi="Arial" w:eastAsia="Arial" w:cs="Arial"/>
                <w:b w:val="0"/>
                <w:bCs w:val="0"/>
                <w:i w:val="0"/>
                <w:iCs w:val="0"/>
                <w:sz w:val="22"/>
                <w:szCs w:val="22"/>
                <w:lang w:val="en-US"/>
              </w:rPr>
              <w:t xml:space="preserve">Register to </w:t>
            </w:r>
            <w:r w:rsidRPr="1B32BD0E" w:rsidR="4DA8738F">
              <w:rPr>
                <w:rFonts w:ascii="Arial" w:hAnsi="Arial" w:eastAsia="Arial" w:cs="Arial"/>
                <w:b w:val="0"/>
                <w:bCs w:val="0"/>
                <w:i w:val="0"/>
                <w:iCs w:val="0"/>
                <w:sz w:val="22"/>
                <w:szCs w:val="22"/>
                <w:lang w:val="en-US"/>
              </w:rPr>
              <w:t>participate</w:t>
            </w:r>
            <w:r w:rsidRPr="1B32BD0E" w:rsidR="4DA8738F">
              <w:rPr>
                <w:rFonts w:ascii="Arial" w:hAnsi="Arial" w:eastAsia="Arial" w:cs="Arial"/>
                <w:b w:val="0"/>
                <w:bCs w:val="0"/>
                <w:i w:val="0"/>
                <w:iCs w:val="0"/>
                <w:sz w:val="22"/>
                <w:szCs w:val="22"/>
                <w:lang w:val="en-US"/>
              </w:rPr>
              <w:t xml:space="preserve"> in future research opportunities, which may include one-on-one interviews or digital surveys.</w:t>
            </w:r>
          </w:p>
          <w:p w:rsidR="1B32BD0E" w:rsidP="1B32BD0E" w:rsidRDefault="1B32BD0E" w14:paraId="56B12DCF" w14:textId="2CB54F17">
            <w:pPr>
              <w:rPr>
                <w:rFonts w:ascii="Arial" w:hAnsi="Arial" w:eastAsia="Arial" w:cs="Arial"/>
                <w:b w:val="0"/>
                <w:bCs w:val="0"/>
                <w:i w:val="0"/>
                <w:iCs w:val="0"/>
                <w:sz w:val="22"/>
                <w:szCs w:val="22"/>
                <w:lang w:val="en-US"/>
              </w:rPr>
            </w:pPr>
          </w:p>
          <w:p w:rsidR="444D4FEB" w:rsidP="1B32BD0E" w:rsidRDefault="444D4FEB" w14:paraId="23C036DF" w14:textId="0D9847FC">
            <w:pPr>
              <w:rPr>
                <w:ins w:author="Jolene Haley(UST,US)" w:date="2025-05-29T18:18:29.035Z" w16du:dateUtc="2025-05-29T18:18:29.035Z" w:id="1015156350"/>
                <w:rFonts w:ascii="Arial" w:hAnsi="Arial" w:eastAsia="Arial" w:cs="Arial"/>
                <w:noProof w:val="0"/>
                <w:color w:val="FF0000"/>
                <w:sz w:val="22"/>
                <w:szCs w:val="22"/>
                <w:lang w:val="en-US"/>
              </w:rPr>
            </w:pPr>
            <w:commentRangeStart w:id="1769133076"/>
            <w:r w:rsidRPr="1B32BD0E" w:rsidR="444D4FEB">
              <w:rPr>
                <w:rFonts w:ascii="Arial" w:hAnsi="Arial" w:eastAsia="Arial" w:cs="Arial"/>
                <w:noProof w:val="0"/>
                <w:color w:val="FF0000"/>
                <w:sz w:val="22"/>
                <w:szCs w:val="22"/>
                <w:lang w:val="en-US"/>
              </w:rPr>
              <w:t>We’re</w:t>
            </w:r>
            <w:r w:rsidRPr="1B32BD0E" w:rsidR="444D4FEB">
              <w:rPr>
                <w:rFonts w:ascii="Arial" w:hAnsi="Arial" w:eastAsia="Arial" w:cs="Arial"/>
                <w:noProof w:val="0"/>
                <w:color w:val="FF0000"/>
                <w:sz w:val="22"/>
                <w:szCs w:val="22"/>
                <w:lang w:val="en-US"/>
              </w:rPr>
              <w:t xml:space="preserve"> currently running an ongoing study—and </w:t>
            </w:r>
            <w:r w:rsidRPr="1B32BD0E" w:rsidR="444D4FEB">
              <w:rPr>
                <w:rFonts w:ascii="Arial" w:hAnsi="Arial" w:eastAsia="Arial" w:cs="Arial"/>
                <w:noProof w:val="0"/>
                <w:color w:val="FF0000"/>
                <w:sz w:val="22"/>
                <w:szCs w:val="22"/>
                <w:lang w:val="en-US"/>
              </w:rPr>
              <w:t>it’s</w:t>
            </w:r>
            <w:r w:rsidRPr="1B32BD0E" w:rsidR="444D4FEB">
              <w:rPr>
                <w:rFonts w:ascii="Arial" w:hAnsi="Arial" w:eastAsia="Arial" w:cs="Arial"/>
                <w:noProof w:val="0"/>
                <w:color w:val="FF0000"/>
                <w:sz w:val="22"/>
                <w:szCs w:val="22"/>
                <w:lang w:val="en-US"/>
              </w:rPr>
              <w:t xml:space="preserve"> </w:t>
            </w:r>
            <w:r w:rsidRPr="1B32BD0E" w:rsidR="444D4FEB">
              <w:rPr>
                <w:rFonts w:ascii="Arial" w:hAnsi="Arial" w:eastAsia="Arial" w:cs="Arial"/>
                <w:noProof w:val="0"/>
                <w:color w:val="FF0000"/>
                <w:sz w:val="22"/>
                <w:szCs w:val="22"/>
                <w:lang w:val="en-US"/>
              </w:rPr>
              <w:t>a great time</w:t>
            </w:r>
            <w:r w:rsidRPr="1B32BD0E" w:rsidR="444D4FEB">
              <w:rPr>
                <w:rFonts w:ascii="Arial" w:hAnsi="Arial" w:eastAsia="Arial" w:cs="Arial"/>
                <w:noProof w:val="0"/>
                <w:color w:val="FF0000"/>
                <w:sz w:val="22"/>
                <w:szCs w:val="22"/>
                <w:lang w:val="en-US"/>
              </w:rPr>
              <w:t xml:space="preserve"> to sign up and share your Paven experience directly with our team</w:t>
            </w:r>
            <w:r w:rsidRPr="1B32BD0E" w:rsidR="444D4FEB">
              <w:rPr>
                <w:rFonts w:ascii="Arial" w:hAnsi="Arial" w:eastAsia="Arial" w:cs="Arial"/>
                <w:noProof w:val="0"/>
                <w:color w:val="FF0000"/>
                <w:sz w:val="22"/>
                <w:szCs w:val="22"/>
                <w:lang w:val="en-US"/>
              </w:rPr>
              <w:t xml:space="preserve">.  </w:t>
            </w:r>
            <w:commentRangeEnd w:id="1769133076"/>
            <w:r>
              <w:rPr>
                <w:rStyle w:val="CommentReference"/>
              </w:rPr>
              <w:commentReference w:id="1769133076"/>
            </w:r>
          </w:p>
          <w:p w:rsidR="249B2E8C" w:rsidP="1B32BD0E" w:rsidRDefault="249B2E8C" w14:paraId="1F706C05" w14:textId="39070AE7">
            <w:pPr>
              <w:rPr>
                <w:rFonts w:ascii="Arial" w:hAnsi="Arial" w:eastAsia="Arial" w:cs="Arial"/>
                <w:noProof w:val="0"/>
                <w:color w:val="FF0000"/>
                <w:sz w:val="22"/>
                <w:szCs w:val="22"/>
                <w:lang w:val="en-US"/>
              </w:rPr>
            </w:pPr>
            <w:ins w:author="Jolene Haley(UST,US)" w:date="2025-05-29T18:18:29.651Z" w:id="1614887420">
              <w:r w:rsidRPr="1B32BD0E" w:rsidR="249B2E8C">
                <w:rPr>
                  <w:rFonts w:ascii="Arial" w:hAnsi="Arial" w:eastAsia="Arial" w:cs="Arial"/>
                  <w:noProof w:val="0"/>
                  <w:color w:val="FF0000"/>
                  <w:sz w:val="22"/>
                  <w:szCs w:val="22"/>
                  <w:lang w:val="en-US"/>
                </w:rPr>
                <w:t>https://short.paven.io/e/cNwwvdNRLTb</w:t>
              </w:r>
            </w:ins>
          </w:p>
          <w:p w:rsidR="076054A5" w:rsidP="076054A5" w:rsidRDefault="076054A5" w14:paraId="3A306A42" w14:textId="2A0C3FBA">
            <w:pPr>
              <w:rPr>
                <w:rFonts w:ascii="Arial" w:hAnsi="Arial" w:eastAsia="Arial" w:cs="Arial"/>
                <w:b w:val="0"/>
                <w:bCs w:val="0"/>
                <w:i w:val="0"/>
                <w:iCs w:val="0"/>
                <w:color w:val="A6A6A6" w:themeColor="background1" w:themeTint="FF" w:themeShade="A6"/>
                <w:sz w:val="22"/>
                <w:szCs w:val="22"/>
              </w:rPr>
            </w:pPr>
          </w:p>
          <w:p w:rsidR="076054A5" w:rsidP="076054A5" w:rsidRDefault="076054A5" w14:paraId="30EE2E3F" w14:textId="1F14464C">
            <w:pPr>
              <w:rPr>
                <w:rFonts w:ascii="Arial" w:hAnsi="Arial" w:eastAsia="Arial" w:cs="Arial"/>
                <w:b w:val="0"/>
                <w:bCs w:val="0"/>
                <w:i w:val="0"/>
                <w:iCs w:val="0"/>
                <w:color w:val="A6A6A6" w:themeColor="background1" w:themeTint="FF" w:themeShade="A6"/>
                <w:sz w:val="22"/>
                <w:szCs w:val="22"/>
              </w:rPr>
            </w:pPr>
            <w:r w:rsidRPr="076054A5" w:rsidR="076054A5">
              <w:rPr>
                <w:rFonts w:ascii="Arial" w:hAnsi="Arial" w:eastAsia="Arial" w:cs="Arial"/>
                <w:b w:val="0"/>
                <w:bCs w:val="0"/>
                <w:i w:val="0"/>
                <w:iCs w:val="0"/>
                <w:strike w:val="0"/>
                <w:dstrike w:val="0"/>
                <w:color w:val="0070C0"/>
                <w:sz w:val="22"/>
                <w:szCs w:val="22"/>
                <w:u w:val="single"/>
                <w:lang w:val="en-US"/>
              </w:rPr>
              <w:t xml:space="preserve">Join now </w:t>
            </w:r>
            <w:r w:rsidRPr="076054A5" w:rsidR="076054A5">
              <w:rPr>
                <w:rFonts w:ascii="Arial" w:hAnsi="Arial" w:eastAsia="Arial" w:cs="Arial"/>
                <w:b w:val="0"/>
                <w:bCs w:val="0"/>
                <w:i w:val="0"/>
                <w:iCs w:val="0"/>
                <w:color w:val="A6A6A6" w:themeColor="background1" w:themeTint="FF" w:themeShade="A6"/>
                <w:sz w:val="22"/>
                <w:szCs w:val="22"/>
                <w:lang w:val="en-US"/>
              </w:rPr>
              <w:t>&lt;</w:t>
            </w:r>
            <w:r w:rsidRPr="076054A5" w:rsidR="076054A5">
              <w:rPr>
                <w:rFonts w:ascii="Arial" w:hAnsi="Arial" w:eastAsia="Arial" w:cs="Arial"/>
                <w:b w:val="0"/>
                <w:bCs w:val="0"/>
                <w:i w:val="0"/>
                <w:iCs w:val="0"/>
                <w:sz w:val="22"/>
                <w:szCs w:val="22"/>
                <w:lang w:val="en"/>
              </w:rPr>
              <w:t xml:space="preserve"> </w:t>
            </w:r>
            <w:hyperlink r:id="Ra1cb3bdfb4bc4509">
              <w:r w:rsidRPr="076054A5" w:rsidR="076054A5">
                <w:rPr>
                  <w:rStyle w:val="Hyperlink"/>
                  <w:rFonts w:ascii="Arial" w:hAnsi="Arial" w:eastAsia="Arial" w:cs="Arial"/>
                  <w:b w:val="0"/>
                  <w:bCs w:val="0"/>
                  <w:i w:val="0"/>
                  <w:iCs w:val="0"/>
                  <w:sz w:val="22"/>
                  <w:szCs w:val="22"/>
                  <w:lang w:val="en-US"/>
                </w:rPr>
                <w:t>https://short.paven.io/xyhCYhtk9Qb</w:t>
              </w:r>
            </w:hyperlink>
            <w:r w:rsidRPr="076054A5" w:rsidR="076054A5">
              <w:rPr>
                <w:rFonts w:ascii="Arial" w:hAnsi="Arial" w:eastAsia="Arial" w:cs="Arial"/>
                <w:b w:val="0"/>
                <w:bCs w:val="0"/>
                <w:i w:val="0"/>
                <w:iCs w:val="0"/>
                <w:color w:val="A6A6A6" w:themeColor="background1" w:themeTint="FF" w:themeShade="A6"/>
                <w:sz w:val="22"/>
                <w:szCs w:val="22"/>
                <w:lang w:val="en-US"/>
              </w:rPr>
              <w:t xml:space="preserve"> &gt;</w:t>
            </w:r>
          </w:p>
        </w:tc>
      </w:tr>
      <w:tr w:rsidR="076054A5" w:rsidTr="1B32BD0E" w14:paraId="669E1D94">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5B70CDC9" w14:textId="749EC3F5">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What’s new header</w:t>
            </w:r>
          </w:p>
          <w:p w:rsidR="076054A5" w:rsidP="076054A5" w:rsidRDefault="076054A5" w14:paraId="4E100E4E" w14:textId="56685108">
            <w:pPr>
              <w:widowControl w:val="0"/>
              <w:spacing w:line="240" w:lineRule="auto"/>
              <w:rPr>
                <w:rFonts w:ascii="Arial" w:hAnsi="Arial" w:eastAsia="Arial" w:cs="Arial"/>
                <w:b w:val="0"/>
                <w:bCs w:val="0"/>
                <w:i w:val="0"/>
                <w:iCs w:val="0"/>
                <w:sz w:val="22"/>
                <w:szCs w:val="22"/>
              </w:rPr>
            </w:pP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1E7AC718" w14:textId="20BBA987">
            <w:pPr>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WHAT’S NEW</w:t>
            </w:r>
          </w:p>
          <w:p w:rsidR="076054A5" w:rsidP="1B32BD0E" w:rsidRDefault="076054A5" w14:paraId="28432157" w14:textId="3B9A27B6">
            <w:pPr>
              <w:widowControl w:val="0"/>
              <w:spacing w:before="240" w:beforeAutospacing="off" w:after="240" w:afterAutospacing="off" w:line="240" w:lineRule="auto"/>
              <w:rPr>
                <w:rFonts w:ascii="Arial" w:hAnsi="Arial" w:eastAsia="Arial" w:cs="Arial"/>
                <w:b w:val="0"/>
                <w:bCs w:val="0"/>
                <w:i w:val="0"/>
                <w:iCs w:val="0"/>
                <w:sz w:val="28"/>
                <w:szCs w:val="28"/>
                <w:lang w:val="en-US"/>
              </w:rPr>
            </w:pPr>
            <w:r w:rsidRPr="1B32BD0E" w:rsidR="76318C62">
              <w:rPr>
                <w:rFonts w:ascii="Arial" w:hAnsi="Arial" w:eastAsia="Arial" w:cs="Arial"/>
                <w:b w:val="0"/>
                <w:bCs w:val="0"/>
                <w:i w:val="0"/>
                <w:iCs w:val="0"/>
                <w:sz w:val="28"/>
                <w:szCs w:val="28"/>
                <w:highlight w:val="yellow"/>
                <w:lang w:val="en-US"/>
              </w:rPr>
              <w:t>May reads for mindful money moves</w:t>
            </w:r>
            <w:r w:rsidRPr="1B32BD0E" w:rsidR="071C5BE6">
              <w:rPr>
                <w:rFonts w:ascii="Arial" w:hAnsi="Arial" w:eastAsia="Arial" w:cs="Arial"/>
                <w:noProof w:val="0"/>
                <w:sz w:val="28"/>
                <w:szCs w:val="28"/>
                <w:lang w:val="en-US"/>
              </w:rPr>
              <w:t xml:space="preserve"> 🧘‍♂️📘</w:t>
            </w:r>
          </w:p>
        </w:tc>
      </w:tr>
      <w:tr w:rsidR="076054A5" w:rsidTr="1B32BD0E" w14:paraId="124D3D74">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4B80CFEA" w14:textId="57EB6E5D">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Content</w:t>
            </w:r>
          </w:p>
          <w:p w:rsidR="076054A5" w:rsidP="076054A5" w:rsidRDefault="076054A5" w14:paraId="3D939E56" w14:textId="19D9E978">
            <w:pPr>
              <w:widowControl w:val="0"/>
              <w:spacing w:line="240" w:lineRule="auto"/>
              <w:rPr>
                <w:rFonts w:ascii="Arial" w:hAnsi="Arial" w:eastAsia="Arial" w:cs="Arial"/>
                <w:b w:val="0"/>
                <w:bCs w:val="0"/>
                <w:i w:val="0"/>
                <w:iCs w:val="0"/>
                <w:sz w:val="22"/>
                <w:szCs w:val="22"/>
              </w:rPr>
            </w:pPr>
          </w:p>
          <w:p w:rsidR="076054A5" w:rsidP="076054A5" w:rsidRDefault="076054A5" w14:paraId="5B2C2F51" w14:textId="5AF65573">
            <w:pPr>
              <w:widowControl w:val="0"/>
              <w:spacing w:before="240" w:after="240"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highlight w:val="cyan"/>
                <w:lang w:val="en-US"/>
              </w:rPr>
              <w:t>Illustration idea</w:t>
            </w:r>
            <w:r w:rsidRPr="076054A5" w:rsidR="076054A5">
              <w:rPr>
                <w:rFonts w:ascii="Arial" w:hAnsi="Arial" w:eastAsia="Arial" w:cs="Arial"/>
                <w:b w:val="1"/>
                <w:bCs w:val="1"/>
                <w:i w:val="0"/>
                <w:iCs w:val="0"/>
                <w:sz w:val="22"/>
                <w:szCs w:val="22"/>
                <w:lang w:val="en-US"/>
              </w:rPr>
              <w:t xml:space="preserve">: </w:t>
            </w:r>
            <w:r w:rsidRPr="076054A5" w:rsidR="076054A5">
              <w:rPr>
                <w:rFonts w:ascii="Arial" w:hAnsi="Arial" w:eastAsia="Arial" w:cs="Arial"/>
                <w:b w:val="0"/>
                <w:bCs w:val="0"/>
                <w:i w:val="0"/>
                <w:iCs w:val="0"/>
                <w:sz w:val="22"/>
                <w:szCs w:val="22"/>
                <w:lang w:val="en-US"/>
              </w:rPr>
              <w:t xml:space="preserve"> A garden planter with labeled row: Tax Tips, Smart Spending, Investing Basics, and Sustainability. Again with the growing and Spring theme for blooming veggies.</w:t>
            </w:r>
          </w:p>
          <w:p w:rsidR="076054A5" w:rsidP="076054A5" w:rsidRDefault="076054A5" w14:paraId="730331DD" w14:textId="21390E8D">
            <w:pPr>
              <w:widowControl w:val="0"/>
              <w:spacing w:before="240" w:after="240" w:line="240" w:lineRule="auto"/>
              <w:rPr>
                <w:rFonts w:ascii="Arial" w:hAnsi="Arial" w:eastAsia="Arial" w:cs="Arial"/>
                <w:b w:val="0"/>
                <w:bCs w:val="0"/>
                <w:i w:val="0"/>
                <w:iCs w:val="0"/>
                <w:sz w:val="22"/>
                <w:szCs w:val="22"/>
              </w:rPr>
            </w:pP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1B32BD0E" w:rsidRDefault="076054A5" w14:paraId="0DAF8DE5" w14:textId="0AD23A18">
            <w:pPr>
              <w:widowControl w:val="0"/>
              <w:spacing w:before="240" w:after="240" w:line="240" w:lineRule="auto"/>
              <w:rPr>
                <w:del w:author="Jolene Haley(UST,US)" w:date="2025-05-29T18:10:03.506Z" w16du:dateUtc="2025-05-29T18:10:03.506Z" w:id="1225416362"/>
                <w:rFonts w:ascii="Arial" w:hAnsi="Arial" w:eastAsia="Arial" w:cs="Arial"/>
                <w:b w:val="0"/>
                <w:bCs w:val="0"/>
                <w:i w:val="0"/>
                <w:iCs w:val="0"/>
                <w:sz w:val="22"/>
                <w:szCs w:val="22"/>
              </w:rPr>
            </w:pPr>
            <w:commentRangeStart w:id="1349728354"/>
            <w:del w:author="Jolene Haley(UST,US)" w:date="2025-05-29T18:10:03.506Z" w:id="368551732">
              <w:r w:rsidRPr="1B32BD0E" w:rsidDel="79499912">
                <w:rPr>
                  <w:rFonts w:ascii="Arial" w:hAnsi="Arial" w:eastAsia="Arial" w:cs="Arial"/>
                  <w:b w:val="0"/>
                  <w:bCs w:val="0"/>
                  <w:i w:val="0"/>
                  <w:iCs w:val="0"/>
                  <w:sz w:val="22"/>
                  <w:szCs w:val="22"/>
                  <w:lang w:val="en-US"/>
                </w:rPr>
                <w:delText xml:space="preserve">In honor of Mental Health Awareness Month, we </w:delText>
              </w:r>
              <w:r w:rsidRPr="1B32BD0E" w:rsidDel="79499912">
                <w:rPr>
                  <w:rFonts w:ascii="Arial" w:hAnsi="Arial" w:eastAsia="Arial" w:cs="Arial"/>
                  <w:b w:val="0"/>
                  <w:bCs w:val="0"/>
                  <w:i w:val="0"/>
                  <w:iCs w:val="0"/>
                  <w:sz w:val="22"/>
                  <w:szCs w:val="22"/>
                  <w:lang w:val="en-US"/>
                </w:rPr>
                <w:delText>focused</w:delText>
              </w:r>
              <w:r w:rsidRPr="1B32BD0E" w:rsidDel="79499912">
                <w:rPr>
                  <w:rFonts w:ascii="Arial" w:hAnsi="Arial" w:eastAsia="Arial" w:cs="Arial"/>
                  <w:b w:val="0"/>
                  <w:bCs w:val="0"/>
                  <w:i w:val="0"/>
                  <w:iCs w:val="0"/>
                  <w:sz w:val="22"/>
                  <w:szCs w:val="22"/>
                  <w:lang w:val="en-US"/>
                </w:rPr>
                <w:delText xml:space="preserve"> on how your financial choices can support your emotional and mental wellbeing.</w:delText>
              </w:r>
            </w:del>
            <w:commentRangeEnd w:id="1349728354"/>
            <w:r>
              <w:rPr>
                <w:rStyle w:val="CommentReference"/>
              </w:rPr>
              <w:commentReference w:id="1349728354"/>
            </w:r>
            <w:del w:author="Jolene Haley(UST,US)" w:date="2025-05-29T18:10:03.506Z" w:id="2048619478">
              <w:r w:rsidRPr="1B32BD0E" w:rsidDel="79499912">
                <w:rPr>
                  <w:rFonts w:ascii="Arial" w:hAnsi="Arial" w:eastAsia="Arial" w:cs="Arial"/>
                  <w:b w:val="0"/>
                  <w:bCs w:val="0"/>
                  <w:i w:val="0"/>
                  <w:iCs w:val="0"/>
                  <w:sz w:val="22"/>
                  <w:szCs w:val="22"/>
                  <w:lang w:val="en-US"/>
                </w:rPr>
                <w:delText xml:space="preserve"> </w:delText>
              </w:r>
            </w:del>
          </w:p>
          <w:p w:rsidR="076054A5" w:rsidP="1B32BD0E" w:rsidRDefault="076054A5" w14:paraId="75A36CBD" w14:textId="74148ADA">
            <w:pPr>
              <w:widowControl w:val="0"/>
              <w:spacing w:before="240" w:after="240" w:line="240" w:lineRule="auto"/>
              <w:rPr>
                <w:del w:author="Jolene Haley(UST,US)" w:date="2025-05-29T18:12:38.1Z" w16du:dateUtc="2025-05-29T18:12:38.1Z" w:id="2030173983"/>
                <w:rFonts w:ascii="Arial" w:hAnsi="Arial" w:eastAsia="Arial" w:cs="Arial"/>
                <w:b w:val="0"/>
                <w:bCs w:val="0"/>
                <w:i w:val="0"/>
                <w:iCs w:val="0"/>
                <w:sz w:val="22"/>
                <w:szCs w:val="22"/>
                <w:lang w:val="en-US"/>
              </w:rPr>
            </w:pPr>
            <w:del w:author="Jolene Haley(UST,US)" w:date="2025-05-29T18:12:38.101Z" w:id="1885883925">
              <w:r w:rsidRPr="1B32BD0E" w:rsidDel="79499912">
                <w:rPr>
                  <w:rFonts w:ascii="Arial" w:hAnsi="Arial" w:eastAsia="Arial" w:cs="Arial"/>
                  <w:b w:val="0"/>
                  <w:bCs w:val="0"/>
                  <w:i w:val="0"/>
                  <w:iCs w:val="0"/>
                  <w:sz w:val="22"/>
                  <w:szCs w:val="22"/>
                  <w:lang w:val="en-US"/>
                </w:rPr>
                <w:delText xml:space="preserve">With summer on the horizon, we </w:delText>
              </w:r>
              <w:r w:rsidRPr="1B32BD0E" w:rsidDel="79499912">
                <w:rPr>
                  <w:rFonts w:ascii="Arial" w:hAnsi="Arial" w:eastAsia="Arial" w:cs="Arial"/>
                  <w:b w:val="0"/>
                  <w:bCs w:val="0"/>
                  <w:i w:val="0"/>
                  <w:iCs w:val="0"/>
                  <w:sz w:val="22"/>
                  <w:szCs w:val="22"/>
                  <w:lang w:val="en-US"/>
                </w:rPr>
                <w:delText>helped</w:delText>
              </w:r>
              <w:r w:rsidRPr="1B32BD0E" w:rsidDel="79499912">
                <w:rPr>
                  <w:rFonts w:ascii="Arial" w:hAnsi="Arial" w:eastAsia="Arial" w:cs="Arial"/>
                  <w:b w:val="0"/>
                  <w:bCs w:val="0"/>
                  <w:i w:val="0"/>
                  <w:iCs w:val="0"/>
                  <w:sz w:val="22"/>
                  <w:szCs w:val="22"/>
                  <w:lang w:val="en-US"/>
                </w:rPr>
                <w:delText xml:space="preserve"> you tune </w:delText>
              </w:r>
              <w:r w:rsidRPr="1B32BD0E" w:rsidDel="045523F0">
                <w:rPr>
                  <w:rFonts w:ascii="Arial" w:hAnsi="Arial" w:eastAsia="Arial" w:cs="Arial"/>
                  <w:b w:val="0"/>
                  <w:bCs w:val="0"/>
                  <w:i w:val="0"/>
                  <w:iCs w:val="0"/>
                  <w:sz w:val="22"/>
                  <w:szCs w:val="22"/>
                  <w:lang w:val="en-US"/>
                </w:rPr>
                <w:delText>in and</w:delText>
              </w:r>
              <w:r w:rsidRPr="1B32BD0E" w:rsidDel="79499912">
                <w:rPr>
                  <w:rFonts w:ascii="Arial" w:hAnsi="Arial" w:eastAsia="Arial" w:cs="Arial"/>
                  <w:b w:val="0"/>
                  <w:bCs w:val="0"/>
                  <w:i w:val="0"/>
                  <w:iCs w:val="0"/>
                  <w:sz w:val="22"/>
                  <w:szCs w:val="22"/>
                  <w:lang w:val="en-US"/>
                </w:rPr>
                <w:delText xml:space="preserve"> make mindful decisions on how to align your spending with your </w:delText>
              </w:r>
              <w:r w:rsidRPr="1B32BD0E" w:rsidDel="556779D7">
                <w:rPr>
                  <w:rFonts w:ascii="Arial" w:hAnsi="Arial" w:eastAsia="Arial" w:cs="Arial"/>
                  <w:b w:val="0"/>
                  <w:bCs w:val="0"/>
                  <w:i w:val="0"/>
                  <w:iCs w:val="0"/>
                  <w:sz w:val="22"/>
                  <w:szCs w:val="22"/>
                  <w:lang w:val="en-US"/>
                </w:rPr>
                <w:delText xml:space="preserve">values </w:delText>
              </w:r>
            </w:del>
            <w:commentRangeStart w:id="642488083"/>
            <w:commentRangeStart w:id="433864777"/>
            <w:del w:author="Jolene Haley(UST,US)" w:date="2025-05-29T18:12:38.101Z" w:id="809406563">
              <w:r w:rsidRPr="1B32BD0E" w:rsidDel="556779D7">
                <w:rPr>
                  <w:rFonts w:ascii="Arial" w:hAnsi="Arial" w:eastAsia="Arial" w:cs="Arial"/>
                  <w:b w:val="0"/>
                  <w:bCs w:val="0"/>
                  <w:i w:val="0"/>
                  <w:iCs w:val="0"/>
                  <w:sz w:val="22"/>
                  <w:szCs w:val="22"/>
                  <w:lang w:val="en-US"/>
                </w:rPr>
                <w:delText>or</w:delText>
              </w:r>
              <w:r w:rsidRPr="1B32BD0E" w:rsidDel="79499912">
                <w:rPr>
                  <w:rFonts w:ascii="Arial" w:hAnsi="Arial" w:eastAsia="Arial" w:cs="Arial"/>
                  <w:b w:val="0"/>
                  <w:bCs w:val="0"/>
                  <w:i w:val="0"/>
                  <w:iCs w:val="0"/>
                  <w:sz w:val="22"/>
                  <w:szCs w:val="22"/>
                  <w:lang w:val="en-US"/>
                </w:rPr>
                <w:delText xml:space="preserve"> exploring benefits that make life a little easier.</w:delText>
              </w:r>
            </w:del>
            <w:commentRangeEnd w:id="642488083"/>
            <w:r>
              <w:rPr>
                <w:rStyle w:val="CommentReference"/>
              </w:rPr>
              <w:commentReference w:id="642488083"/>
            </w:r>
            <w:commentRangeEnd w:id="433864777"/>
            <w:r>
              <w:rPr>
                <w:rStyle w:val="CommentReference"/>
              </w:rPr>
              <w:commentReference w:id="433864777"/>
            </w:r>
          </w:p>
          <w:p w:rsidR="195884B2" w:rsidP="1B32BD0E" w:rsidRDefault="195884B2" w14:paraId="4DBC2009" w14:textId="7B40CEED">
            <w:pPr>
              <w:widowControl w:val="0"/>
              <w:spacing w:before="240" w:after="240" w:line="240" w:lineRule="auto"/>
            </w:pPr>
            <w:r w:rsidRPr="1B32BD0E" w:rsidR="195884B2">
              <w:rPr>
                <w:rFonts w:ascii="Arial" w:hAnsi="Arial" w:eastAsia="Arial" w:cs="Arial"/>
                <w:noProof w:val="0"/>
                <w:sz w:val="22"/>
                <w:szCs w:val="22"/>
                <w:lang w:val="en-US"/>
              </w:rPr>
              <w:t xml:space="preserve">With summer on the horizon, </w:t>
            </w:r>
            <w:ins w:author="Jolene Haley(UST,US)" w:date="2025-05-29T18:13:15.415Z" w:id="147874580">
              <w:r w:rsidRPr="1B32BD0E" w:rsidR="195884B2">
                <w:rPr>
                  <w:rFonts w:ascii="Arial" w:hAnsi="Arial" w:eastAsia="Arial" w:cs="Arial"/>
                  <w:noProof w:val="0"/>
                  <w:sz w:val="22"/>
                  <w:szCs w:val="22"/>
                  <w:lang w:val="en-US"/>
                </w:rPr>
                <w:t xml:space="preserve">this month </w:t>
              </w:r>
            </w:ins>
            <w:r w:rsidRPr="1B32BD0E" w:rsidR="195884B2">
              <w:rPr>
                <w:rFonts w:ascii="Arial" w:hAnsi="Arial" w:eastAsia="Arial" w:cs="Arial"/>
                <w:noProof w:val="0"/>
                <w:sz w:val="22"/>
                <w:szCs w:val="22"/>
                <w:lang w:val="en-US"/>
              </w:rPr>
              <w:t xml:space="preserve">we helped you tune in and make mindful decisions, from aligning your spending with your values to exploring benefits that make </w:t>
            </w:r>
            <w:ins w:author="Jolene Haley(UST,US)" w:date="2025-05-29T18:13:28.102Z" w:id="2074207118">
              <w:r w:rsidRPr="1B32BD0E" w:rsidR="195884B2">
                <w:rPr>
                  <w:rFonts w:ascii="Arial" w:hAnsi="Arial" w:eastAsia="Arial" w:cs="Arial"/>
                  <w:noProof w:val="0"/>
                  <w:sz w:val="22"/>
                  <w:szCs w:val="22"/>
                  <w:lang w:val="en-US"/>
                </w:rPr>
                <w:t xml:space="preserve">your </w:t>
              </w:r>
            </w:ins>
            <w:r w:rsidRPr="1B32BD0E" w:rsidR="195884B2">
              <w:rPr>
                <w:rFonts w:ascii="Arial" w:hAnsi="Arial" w:eastAsia="Arial" w:cs="Arial"/>
                <w:noProof w:val="0"/>
                <w:sz w:val="22"/>
                <w:szCs w:val="22"/>
                <w:lang w:val="en-US"/>
              </w:rPr>
              <w:t>life a little easier.</w:t>
            </w:r>
          </w:p>
          <w:p w:rsidR="076054A5" w:rsidP="141E7959" w:rsidRDefault="076054A5" w14:paraId="0BEAEAED" w14:textId="52A72A7E">
            <w:pPr>
              <w:widowControl w:val="0"/>
              <w:spacing w:before="240" w:after="240" w:line="240" w:lineRule="auto"/>
              <w:rPr>
                <w:rFonts w:ascii="Arial" w:hAnsi="Arial" w:eastAsia="Arial" w:cs="Arial"/>
                <w:b w:val="0"/>
                <w:bCs w:val="0"/>
                <w:i w:val="0"/>
                <w:iCs w:val="0"/>
                <w:sz w:val="22"/>
                <w:szCs w:val="22"/>
              </w:rPr>
            </w:pPr>
            <w:r w:rsidRPr="141E7959" w:rsidR="076054A5">
              <w:rPr>
                <w:rFonts w:ascii="Arial" w:hAnsi="Arial" w:eastAsia="Arial" w:cs="Arial"/>
                <w:b w:val="0"/>
                <w:bCs w:val="0"/>
                <w:i w:val="0"/>
                <w:iCs w:val="0"/>
                <w:sz w:val="22"/>
                <w:szCs w:val="22"/>
                <w:lang w:val="en-US"/>
              </w:rPr>
              <w:t xml:space="preserve">Here are a few articles you may want to revisit: </w:t>
            </w:r>
          </w:p>
          <w:p w:rsidR="076054A5" w:rsidP="141E7959" w:rsidRDefault="076054A5" w14:paraId="0B142828" w14:textId="7E2F9760">
            <w:pPr>
              <w:pStyle w:val="ListParagraph"/>
              <w:numPr>
                <w:ilvl w:val="0"/>
                <w:numId w:val="7"/>
              </w:numPr>
              <w:suppressLineNumbers w:val="0"/>
              <w:bidi w:val="0"/>
              <w:spacing w:before="0" w:beforeAutospacing="off" w:after="160" w:afterAutospacing="off" w:line="279" w:lineRule="auto"/>
              <w:ind w:right="0"/>
              <w:jc w:val="left"/>
              <w:rPr>
                <w:rFonts w:ascii="Arial" w:hAnsi="Arial" w:eastAsia="Arial" w:cs="Arial"/>
                <w:b w:val="0"/>
                <w:bCs w:val="0"/>
                <w:i w:val="0"/>
                <w:iCs w:val="0"/>
                <w:color w:val="A6A6A6" w:themeColor="background1" w:themeTint="FF" w:themeShade="A6"/>
                <w:sz w:val="24"/>
                <w:szCs w:val="24"/>
              </w:rPr>
            </w:pPr>
            <w:r w:rsidRPr="141E7959" w:rsidR="4B8A3910">
              <w:rPr>
                <w:rFonts w:ascii="Arial" w:hAnsi="Arial" w:eastAsia="Arial" w:cs="Arial"/>
                <w:b w:val="0"/>
                <w:bCs w:val="0"/>
                <w:i w:val="0"/>
                <w:iCs w:val="0"/>
                <w:strike w:val="0"/>
                <w:dstrike w:val="0"/>
                <w:sz w:val="22"/>
                <w:szCs w:val="22"/>
                <w:lang w:val="en-US"/>
              </w:rPr>
              <w:t>Wellness, your way with Life@ Choice</w:t>
            </w:r>
            <w:r>
              <w:br/>
            </w:r>
            <w:r w:rsidRPr="141E7959" w:rsidR="076054A5">
              <w:rPr>
                <w:rFonts w:ascii="Arial" w:hAnsi="Arial" w:eastAsia="Arial" w:cs="Arial"/>
                <w:b w:val="0"/>
                <w:bCs w:val="0"/>
                <w:i w:val="0"/>
                <w:iCs w:val="0"/>
                <w:strike w:val="0"/>
                <w:dstrike w:val="0"/>
                <w:color w:val="0432FF"/>
                <w:sz w:val="22"/>
                <w:szCs w:val="22"/>
                <w:u w:val="single"/>
                <w:lang w:val="en-US"/>
              </w:rPr>
              <w:t>&lt;</w:t>
            </w:r>
            <w:r w:rsidRPr="141E7959" w:rsidR="57189F91">
              <w:rPr>
                <w:rFonts w:ascii="Arial" w:hAnsi="Arial" w:eastAsia="Arial" w:cs="Arial"/>
                <w:b w:val="0"/>
                <w:bCs w:val="0"/>
                <w:i w:val="0"/>
                <w:iCs w:val="0"/>
                <w:strike w:val="0"/>
                <w:dstrike w:val="0"/>
                <w:color w:val="0432FF"/>
                <w:sz w:val="22"/>
                <w:szCs w:val="22"/>
                <w:u w:val="single"/>
                <w:lang w:val="en-US"/>
              </w:rPr>
              <w:t>https://paven.io/benefits/article/34nlgdxtAqTq2Z8Z3WDxBh</w:t>
            </w:r>
            <w:r w:rsidRPr="141E7959" w:rsidR="076054A5">
              <w:rPr>
                <w:rFonts w:ascii="Arial" w:hAnsi="Arial" w:eastAsia="Arial" w:cs="Arial"/>
                <w:b w:val="0"/>
                <w:bCs w:val="0"/>
                <w:i w:val="0"/>
                <w:iCs w:val="0"/>
                <w:color w:val="A6A6A6" w:themeColor="background1" w:themeTint="FF" w:themeShade="A6"/>
                <w:sz w:val="22"/>
                <w:szCs w:val="22"/>
                <w:lang w:val="en-US"/>
              </w:rPr>
              <w:t>&gt;</w:t>
            </w:r>
          </w:p>
          <w:p w:rsidR="555AD564" w:rsidP="141E7959" w:rsidRDefault="555AD564" w14:paraId="0EDC6E2E" w14:textId="25FAD286">
            <w:pPr>
              <w:pStyle w:val="ListParagraph"/>
              <w:numPr>
                <w:ilvl w:val="0"/>
                <w:numId w:val="4"/>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trike w:val="0"/>
                <w:dstrike w:val="0"/>
                <w:sz w:val="24"/>
                <w:szCs w:val="24"/>
                <w:lang w:val="en-US"/>
              </w:rPr>
            </w:pPr>
            <w:r w:rsidRPr="141E7959" w:rsidR="555AD564">
              <w:rPr>
                <w:rFonts w:ascii="Arial" w:hAnsi="Arial" w:eastAsia="Arial" w:cs="Arial"/>
                <w:b w:val="0"/>
                <w:bCs w:val="0"/>
                <w:i w:val="0"/>
                <w:iCs w:val="0"/>
                <w:strike w:val="0"/>
                <w:dstrike w:val="0"/>
                <w:sz w:val="24"/>
                <w:szCs w:val="24"/>
                <w:lang w:val="en-US"/>
              </w:rPr>
              <w:t>Start investing in yourself</w:t>
            </w:r>
          </w:p>
          <w:p w:rsidR="076054A5" w:rsidP="1B32BD0E" w:rsidRDefault="076054A5" w14:paraId="7D1ECCE3" w14:textId="75F74868">
            <w:pPr>
              <w:pStyle w:val="ListParagraph"/>
              <w:ind w:left="720"/>
              <w:rPr>
                <w:rFonts w:ascii="Arial" w:hAnsi="Arial" w:eastAsia="Arial" w:cs="Arial"/>
                <w:b w:val="0"/>
                <w:bCs w:val="0"/>
                <w:i w:val="0"/>
                <w:iCs w:val="0"/>
                <w:color w:val="A6A6A6" w:themeColor="background1" w:themeTint="FF" w:themeShade="A6"/>
                <w:sz w:val="22"/>
                <w:szCs w:val="22"/>
              </w:rPr>
            </w:pPr>
            <w:r w:rsidRPr="1B32BD0E" w:rsidR="4DA8738F">
              <w:rPr>
                <w:rFonts w:ascii="Arial" w:hAnsi="Arial" w:eastAsia="Arial" w:cs="Arial"/>
                <w:b w:val="0"/>
                <w:bCs w:val="0"/>
                <w:i w:val="0"/>
                <w:iCs w:val="0"/>
                <w:strike w:val="0"/>
                <w:dstrike w:val="0"/>
                <w:color w:val="0432FF"/>
                <w:sz w:val="22"/>
                <w:szCs w:val="22"/>
                <w:u w:val="single"/>
                <w:lang w:val="en-US"/>
              </w:rPr>
              <w:t>&lt;</w:t>
            </w:r>
            <w:r w:rsidRPr="1B32BD0E" w:rsidR="63276E10">
              <w:rPr>
                <w:rFonts w:ascii="Arial" w:hAnsi="Arial" w:eastAsia="Arial" w:cs="Arial"/>
                <w:b w:val="0"/>
                <w:bCs w:val="0"/>
                <w:i w:val="0"/>
                <w:iCs w:val="0"/>
                <w:strike w:val="0"/>
                <w:dstrike w:val="0"/>
                <w:color w:val="0432FF"/>
                <w:sz w:val="22"/>
                <w:szCs w:val="22"/>
                <w:u w:val="single"/>
                <w:lang w:val="en-US"/>
              </w:rPr>
              <w:t xml:space="preserve"> https://paven.io/content/article/76J6kwosrb6kJSeNFzcrvc </w:t>
            </w:r>
            <w:r w:rsidRPr="1B32BD0E" w:rsidR="4DA8738F">
              <w:rPr>
                <w:rFonts w:ascii="Arial" w:hAnsi="Arial" w:eastAsia="Arial" w:cs="Arial"/>
                <w:b w:val="0"/>
                <w:bCs w:val="0"/>
                <w:i w:val="0"/>
                <w:iCs w:val="0"/>
                <w:color w:val="A6A6A6" w:themeColor="background1" w:themeTint="FF" w:themeShade="A6"/>
                <w:sz w:val="22"/>
                <w:szCs w:val="22"/>
                <w:lang w:val="en-US"/>
              </w:rPr>
              <w:t>&gt;</w:t>
            </w:r>
            <w:r w:rsidRPr="1B32BD0E" w:rsidR="6170C321">
              <w:rPr>
                <w:rFonts w:ascii="Arial" w:hAnsi="Arial" w:eastAsia="Arial" w:cs="Arial"/>
                <w:b w:val="0"/>
                <w:bCs w:val="0"/>
                <w:i w:val="0"/>
                <w:iCs w:val="0"/>
                <w:color w:val="A6A6A6" w:themeColor="background1" w:themeTint="FF" w:themeShade="A6"/>
                <w:sz w:val="22"/>
                <w:szCs w:val="22"/>
                <w:lang w:val="en-US"/>
              </w:rPr>
              <w:t xml:space="preserve"> https://short.paven.io/ExlIvsZPLTb</w:t>
            </w:r>
          </w:p>
          <w:p w:rsidR="61BE090B" w:rsidP="141E7959" w:rsidRDefault="61BE090B" w14:paraId="6F9FD403" w14:textId="4D9112D1">
            <w:pPr>
              <w:pStyle w:val="ListParagraph"/>
              <w:numPr>
                <w:ilvl w:val="0"/>
                <w:numId w:val="4"/>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strike w:val="0"/>
                <w:dstrike w:val="0"/>
                <w:sz w:val="24"/>
                <w:szCs w:val="24"/>
                <w:lang w:val="en-US"/>
              </w:rPr>
            </w:pPr>
            <w:r w:rsidRPr="141E7959" w:rsidR="61BE090B">
              <w:rPr>
                <w:rFonts w:ascii="Arial" w:hAnsi="Arial" w:eastAsia="Arial" w:cs="Arial"/>
                <w:b w:val="0"/>
                <w:bCs w:val="0"/>
                <w:i w:val="0"/>
                <w:iCs w:val="0"/>
                <w:strike w:val="0"/>
                <w:dstrike w:val="0"/>
                <w:sz w:val="24"/>
                <w:szCs w:val="24"/>
                <w:lang w:val="en-US"/>
              </w:rPr>
              <w:t>Handling</w:t>
            </w:r>
            <w:r w:rsidRPr="141E7959" w:rsidR="61BE090B">
              <w:rPr>
                <w:rFonts w:ascii="Arial" w:hAnsi="Arial" w:eastAsia="Arial" w:cs="Arial"/>
                <w:b w:val="0"/>
                <w:bCs w:val="0"/>
                <w:i w:val="0"/>
                <w:iCs w:val="0"/>
                <w:strike w:val="0"/>
                <w:dstrike w:val="0"/>
                <w:sz w:val="24"/>
                <w:szCs w:val="24"/>
                <w:lang w:val="en-US"/>
              </w:rPr>
              <w:t xml:space="preserve"> financial stress with Lyra</w:t>
            </w:r>
          </w:p>
          <w:p w:rsidR="076054A5" w:rsidP="1B32BD0E" w:rsidRDefault="076054A5" w14:paraId="5DDE7F84" w14:textId="280701CA">
            <w:pPr>
              <w:ind w:left="720"/>
              <w:rPr>
                <w:rFonts w:ascii="Arial" w:hAnsi="Arial" w:eastAsia="Arial" w:cs="Arial"/>
                <w:b w:val="0"/>
                <w:bCs w:val="0"/>
                <w:i w:val="0"/>
                <w:iCs w:val="0"/>
                <w:color w:val="A6A6A6" w:themeColor="background1" w:themeTint="FF" w:themeShade="A6"/>
                <w:sz w:val="22"/>
                <w:szCs w:val="22"/>
              </w:rPr>
            </w:pPr>
            <w:r w:rsidRPr="1B32BD0E" w:rsidR="4DA8738F">
              <w:rPr>
                <w:rFonts w:ascii="Arial" w:hAnsi="Arial" w:eastAsia="Arial" w:cs="Arial"/>
                <w:b w:val="0"/>
                <w:bCs w:val="0"/>
                <w:i w:val="0"/>
                <w:iCs w:val="0"/>
                <w:color w:val="A6A6A6" w:themeColor="background1" w:themeTint="FF" w:themeShade="A6"/>
                <w:sz w:val="22"/>
                <w:szCs w:val="22"/>
                <w:lang w:val="en-US"/>
              </w:rPr>
              <w:t xml:space="preserve">&lt; </w:t>
            </w:r>
            <w:r w:rsidRPr="1B32BD0E" w:rsidR="12FC8D69">
              <w:rPr>
                <w:rFonts w:ascii="Arial" w:hAnsi="Arial" w:eastAsia="Arial" w:cs="Arial"/>
                <w:b w:val="0"/>
                <w:bCs w:val="0"/>
                <w:i w:val="0"/>
                <w:iCs w:val="0"/>
                <w:color w:val="A6A6A6" w:themeColor="background1" w:themeTint="FF" w:themeShade="A6"/>
                <w:sz w:val="22"/>
                <w:szCs w:val="22"/>
                <w:lang w:val="en-US"/>
              </w:rPr>
              <w:t xml:space="preserve">https://paven.io/benefits/article/5BoGLnjCZiOA8kMCEVkPE6 </w:t>
            </w:r>
            <w:r w:rsidRPr="1B32BD0E" w:rsidR="4DA8738F">
              <w:rPr>
                <w:rFonts w:ascii="Arial" w:hAnsi="Arial" w:eastAsia="Arial" w:cs="Arial"/>
                <w:b w:val="0"/>
                <w:bCs w:val="0"/>
                <w:i w:val="0"/>
                <w:iCs w:val="0"/>
                <w:color w:val="A6A6A6" w:themeColor="background1" w:themeTint="FF" w:themeShade="A6"/>
                <w:sz w:val="22"/>
                <w:szCs w:val="22"/>
                <w:lang w:val="en-US"/>
              </w:rPr>
              <w:t>&gt;</w:t>
            </w:r>
            <w:r w:rsidRPr="1B32BD0E" w:rsidR="4B78668E">
              <w:rPr>
                <w:rFonts w:ascii="Arial" w:hAnsi="Arial" w:eastAsia="Arial" w:cs="Arial"/>
                <w:b w:val="0"/>
                <w:bCs w:val="0"/>
                <w:i w:val="0"/>
                <w:iCs w:val="0"/>
                <w:color w:val="A6A6A6" w:themeColor="background1" w:themeTint="FF" w:themeShade="A6"/>
                <w:sz w:val="22"/>
                <w:szCs w:val="22"/>
                <w:lang w:val="en-US"/>
              </w:rPr>
              <w:t xml:space="preserve"> https://short.paven.io/ayRjNb8PLTb</w:t>
            </w:r>
          </w:p>
          <w:p w:rsidR="076054A5" w:rsidP="141E7959" w:rsidRDefault="076054A5" w14:paraId="603261A1" w14:textId="09A4BE11">
            <w:pPr>
              <w:pStyle w:val="ListParagraph"/>
              <w:numPr>
                <w:ilvl w:val="0"/>
                <w:numId w:val="4"/>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color w:val="A6A6A6" w:themeColor="background1" w:themeTint="FF" w:themeShade="A6"/>
                <w:sz w:val="24"/>
                <w:szCs w:val="24"/>
              </w:rPr>
            </w:pPr>
            <w:r w:rsidRPr="141E7959" w:rsidR="0CBF7921">
              <w:rPr>
                <w:rFonts w:ascii="Arial" w:hAnsi="Arial" w:eastAsia="Arial" w:cs="Arial"/>
                <w:b w:val="0"/>
                <w:bCs w:val="0"/>
                <w:i w:val="0"/>
                <w:iCs w:val="0"/>
                <w:strike w:val="0"/>
                <w:dstrike w:val="0"/>
                <w:sz w:val="24"/>
                <w:szCs w:val="24"/>
                <w:lang w:val="en-US"/>
              </w:rPr>
              <w:t>Values-based investing: Getting started</w:t>
            </w:r>
          </w:p>
          <w:p w:rsidR="076054A5" w:rsidP="141E7959" w:rsidRDefault="076054A5" w14:paraId="09E1957C" w14:textId="61895490">
            <w:pPr>
              <w:pStyle w:val="ListParagraph"/>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color w:val="A6A6A6" w:themeColor="background1" w:themeTint="FF" w:themeShade="A6"/>
                <w:sz w:val="24"/>
                <w:szCs w:val="24"/>
              </w:rPr>
            </w:pPr>
            <w:r w:rsidRPr="1B32BD0E" w:rsidR="4DA8738F">
              <w:rPr>
                <w:rFonts w:ascii="Arial" w:hAnsi="Arial" w:eastAsia="Arial" w:cs="Arial"/>
                <w:b w:val="0"/>
                <w:bCs w:val="0"/>
                <w:i w:val="0"/>
                <w:iCs w:val="0"/>
                <w:color w:val="A6A6A6" w:themeColor="background1" w:themeTint="FF" w:themeShade="A6"/>
                <w:sz w:val="22"/>
                <w:szCs w:val="22"/>
                <w:lang w:val="en-US"/>
              </w:rPr>
              <w:t>&lt;</w:t>
            </w:r>
            <w:r w:rsidRPr="1B32BD0E" w:rsidR="5C1B9AFD">
              <w:rPr>
                <w:rFonts w:ascii="Arial" w:hAnsi="Arial" w:eastAsia="Arial" w:cs="Arial"/>
                <w:b w:val="0"/>
                <w:bCs w:val="0"/>
                <w:i w:val="0"/>
                <w:iCs w:val="0"/>
                <w:color w:val="A6A6A6" w:themeColor="background1" w:themeTint="FF" w:themeShade="A6"/>
                <w:sz w:val="22"/>
                <w:szCs w:val="22"/>
                <w:lang w:val="en-US"/>
              </w:rPr>
              <w:t>https://paven.io/content/article/4q43cSKMLb172qspBewsx8</w:t>
            </w:r>
            <w:r w:rsidRPr="1B32BD0E" w:rsidR="4DA8738F">
              <w:rPr>
                <w:rFonts w:ascii="Arial" w:hAnsi="Arial" w:eastAsia="Arial" w:cs="Arial"/>
                <w:b w:val="0"/>
                <w:bCs w:val="0"/>
                <w:i w:val="0"/>
                <w:iCs w:val="0"/>
                <w:color w:val="A6A6A6" w:themeColor="background1" w:themeTint="FF" w:themeShade="A6"/>
                <w:sz w:val="22"/>
                <w:szCs w:val="22"/>
                <w:lang w:val="en-US"/>
              </w:rPr>
              <w:t>&gt;</w:t>
            </w:r>
          </w:p>
          <w:p w:rsidR="54712E2E" w:rsidP="1B32BD0E" w:rsidRDefault="54712E2E" w14:paraId="13A36EC0" w14:textId="07189AE3">
            <w:pPr>
              <w:pStyle w:val="ListParagraph"/>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color w:val="A6A6A6" w:themeColor="background1" w:themeTint="FF" w:themeShade="A6"/>
                <w:sz w:val="22"/>
                <w:szCs w:val="22"/>
                <w:lang w:val="en-US"/>
              </w:rPr>
            </w:pPr>
            <w:r w:rsidRPr="1B32BD0E" w:rsidR="54712E2E">
              <w:rPr>
                <w:rFonts w:ascii="Arial" w:hAnsi="Arial" w:eastAsia="Arial" w:cs="Arial"/>
                <w:b w:val="0"/>
                <w:bCs w:val="0"/>
                <w:i w:val="0"/>
                <w:iCs w:val="0"/>
                <w:color w:val="A6A6A6" w:themeColor="background1" w:themeTint="FF" w:themeShade="A6"/>
                <w:sz w:val="22"/>
                <w:szCs w:val="22"/>
                <w:lang w:val="en-US"/>
              </w:rPr>
              <w:t>https://short.paven.io/0eabBZfQLTb</w:t>
            </w:r>
          </w:p>
          <w:p w:rsidR="2CD1A821" w:rsidP="141E7959" w:rsidRDefault="2CD1A821" w14:paraId="4E843DEA" w14:textId="5C70B376">
            <w:pPr>
              <w:pStyle w:val="ListParagraph"/>
              <w:numPr>
                <w:ilvl w:val="0"/>
                <w:numId w:val="4"/>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strike w:val="0"/>
                <w:dstrike w:val="0"/>
                <w:sz w:val="24"/>
                <w:szCs w:val="24"/>
                <w:lang w:val="en-US"/>
              </w:rPr>
            </w:pPr>
            <w:r w:rsidRPr="141E7959" w:rsidR="2CD1A821">
              <w:rPr>
                <w:rFonts w:ascii="Arial" w:hAnsi="Arial" w:eastAsia="Arial" w:cs="Arial"/>
                <w:b w:val="0"/>
                <w:bCs w:val="0"/>
                <w:i w:val="0"/>
                <w:iCs w:val="0"/>
                <w:strike w:val="0"/>
                <w:dstrike w:val="0"/>
                <w:sz w:val="24"/>
                <w:szCs w:val="24"/>
                <w:lang w:val="en-US"/>
              </w:rPr>
              <w:t>Invest in meaningful friendships</w:t>
            </w:r>
          </w:p>
          <w:p w:rsidR="076054A5" w:rsidP="1B32BD0E" w:rsidRDefault="076054A5" w14:paraId="2ACD8622" w14:textId="761D6882">
            <w:pPr>
              <w:ind w:left="720"/>
              <w:rPr>
                <w:rFonts w:ascii="Arial" w:hAnsi="Arial" w:eastAsia="Arial" w:cs="Arial"/>
                <w:b w:val="0"/>
                <w:bCs w:val="0"/>
                <w:i w:val="0"/>
                <w:iCs w:val="0"/>
                <w:color w:val="A6A6A6" w:themeColor="background1" w:themeTint="FF" w:themeShade="A6"/>
                <w:sz w:val="22"/>
                <w:szCs w:val="22"/>
              </w:rPr>
            </w:pPr>
            <w:r w:rsidRPr="1B32BD0E" w:rsidR="4DA8738F">
              <w:rPr>
                <w:rFonts w:ascii="Arial" w:hAnsi="Arial" w:eastAsia="Arial" w:cs="Arial"/>
                <w:b w:val="0"/>
                <w:bCs w:val="0"/>
                <w:i w:val="0"/>
                <w:iCs w:val="0"/>
                <w:color w:val="A6A6A6" w:themeColor="background1" w:themeTint="FF" w:themeShade="A6"/>
                <w:sz w:val="22"/>
                <w:szCs w:val="22"/>
                <w:lang w:val="en-US"/>
              </w:rPr>
              <w:t>&lt;</w:t>
            </w:r>
            <w:r w:rsidRPr="1B32BD0E" w:rsidR="759EC451">
              <w:rPr>
                <w:rFonts w:ascii="Arial" w:hAnsi="Arial" w:eastAsia="Arial" w:cs="Arial"/>
                <w:b w:val="0"/>
                <w:bCs w:val="0"/>
                <w:i w:val="0"/>
                <w:iCs w:val="0"/>
                <w:color w:val="A6A6A6" w:themeColor="background1" w:themeTint="FF" w:themeShade="A6"/>
                <w:sz w:val="22"/>
                <w:szCs w:val="22"/>
                <w:lang w:val="en-US"/>
              </w:rPr>
              <w:t xml:space="preserve"> https://paven.io/content/article/1mD97MD1DlsOPA3d2uSX0r </w:t>
            </w:r>
            <w:r w:rsidRPr="1B32BD0E" w:rsidR="4DA8738F">
              <w:rPr>
                <w:rFonts w:ascii="Arial" w:hAnsi="Arial" w:eastAsia="Arial" w:cs="Arial"/>
                <w:b w:val="0"/>
                <w:bCs w:val="0"/>
                <w:i w:val="0"/>
                <w:iCs w:val="0"/>
                <w:color w:val="A6A6A6" w:themeColor="background1" w:themeTint="FF" w:themeShade="A6"/>
                <w:sz w:val="22"/>
                <w:szCs w:val="22"/>
                <w:lang w:val="en-US"/>
              </w:rPr>
              <w:t>&gt;</w:t>
            </w:r>
          </w:p>
          <w:p w:rsidR="076054A5" w:rsidP="1B32BD0E" w:rsidRDefault="076054A5" w14:paraId="3B2EFB2A" w14:textId="2750B7DC">
            <w:pPr>
              <w:ind w:left="720"/>
              <w:rPr>
                <w:rFonts w:ascii="Arial" w:hAnsi="Arial" w:eastAsia="Arial" w:cs="Arial"/>
                <w:b w:val="0"/>
                <w:bCs w:val="0"/>
                <w:i w:val="0"/>
                <w:iCs w:val="0"/>
                <w:color w:val="A6A6A6" w:themeColor="background1" w:themeTint="FF" w:themeShade="A6"/>
                <w:sz w:val="22"/>
                <w:szCs w:val="22"/>
              </w:rPr>
            </w:pPr>
            <w:r w:rsidR="6E088C74">
              <w:rPr/>
              <w:t>https://short.paven.io/O12KnwqQLTb</w:t>
            </w:r>
            <w:r>
              <w:br/>
            </w:r>
            <w:r>
              <w:br/>
            </w:r>
            <w:r w:rsidRPr="1B32BD0E" w:rsidR="4DA8738F">
              <w:rPr>
                <w:rFonts w:ascii="Arial" w:hAnsi="Arial" w:eastAsia="Arial" w:cs="Arial"/>
                <w:b w:val="0"/>
                <w:bCs w:val="0"/>
                <w:i w:val="0"/>
                <w:iCs w:val="0"/>
                <w:color w:val="A6A6A6" w:themeColor="background1" w:themeTint="FF" w:themeShade="A6"/>
                <w:sz w:val="22"/>
                <w:szCs w:val="22"/>
                <w:lang w:val="en-US"/>
              </w:rPr>
              <w:t>(still need to make the short links)</w:t>
            </w:r>
          </w:p>
          <w:p w:rsidR="076054A5" w:rsidP="076054A5" w:rsidRDefault="076054A5" w14:paraId="56D762CC" w14:textId="0EB3772A">
            <w:pPr>
              <w:widowControl w:val="0"/>
              <w:spacing w:line="240" w:lineRule="auto"/>
              <w:rPr>
                <w:rFonts w:ascii="Arial" w:hAnsi="Arial" w:eastAsia="Arial" w:cs="Arial"/>
                <w:b w:val="0"/>
                <w:bCs w:val="0"/>
                <w:i w:val="0"/>
                <w:iCs w:val="0"/>
                <w:sz w:val="22"/>
                <w:szCs w:val="22"/>
              </w:rPr>
            </w:pPr>
          </w:p>
          <w:p w:rsidR="076054A5" w:rsidP="69587046" w:rsidRDefault="076054A5" w14:paraId="0DE899EA" w14:textId="798794CB">
            <w:pPr>
              <w:widowControl w:val="0"/>
              <w:spacing w:before="240" w:after="240" w:line="240" w:lineRule="auto"/>
              <w:rPr>
                <w:rFonts w:ascii="Arial" w:hAnsi="Arial" w:eastAsia="Arial" w:cs="Arial"/>
                <w:noProof w:val="0"/>
                <w:sz w:val="22"/>
                <w:szCs w:val="22"/>
                <w:lang w:val="en-US"/>
              </w:rPr>
            </w:pPr>
            <w:r w:rsidRPr="69587046" w:rsidR="08305993">
              <w:rPr>
                <w:rFonts w:ascii="Arial" w:hAnsi="Arial" w:eastAsia="Arial" w:cs="Arial"/>
                <w:noProof w:val="0"/>
                <w:sz w:val="22"/>
                <w:szCs w:val="22"/>
                <w:lang w:val="en-US"/>
              </w:rPr>
              <w:t>These reads are about more than just money—</w:t>
            </w:r>
            <w:r w:rsidRPr="69587046" w:rsidR="08305993">
              <w:rPr>
                <w:rFonts w:ascii="Arial" w:hAnsi="Arial" w:eastAsia="Arial" w:cs="Arial"/>
                <w:noProof w:val="0"/>
                <w:sz w:val="22"/>
                <w:szCs w:val="22"/>
                <w:lang w:val="en-US"/>
              </w:rPr>
              <w:t>they’re</w:t>
            </w:r>
            <w:r w:rsidRPr="69587046" w:rsidR="08305993">
              <w:rPr>
                <w:rFonts w:ascii="Arial" w:hAnsi="Arial" w:eastAsia="Arial" w:cs="Arial"/>
                <w:noProof w:val="0"/>
                <w:sz w:val="22"/>
                <w:szCs w:val="22"/>
                <w:lang w:val="en-US"/>
              </w:rPr>
              <w:t xml:space="preserve"> here to support the life </w:t>
            </w:r>
            <w:r w:rsidRPr="69587046" w:rsidR="08305993">
              <w:rPr>
                <w:rFonts w:ascii="Arial" w:hAnsi="Arial" w:eastAsia="Arial" w:cs="Arial"/>
                <w:noProof w:val="0"/>
                <w:sz w:val="22"/>
                <w:szCs w:val="22"/>
                <w:lang w:val="en-US"/>
              </w:rPr>
              <w:t>you’re</w:t>
            </w:r>
            <w:r w:rsidRPr="69587046" w:rsidR="08305993">
              <w:rPr>
                <w:rFonts w:ascii="Arial" w:hAnsi="Arial" w:eastAsia="Arial" w:cs="Arial"/>
                <w:noProof w:val="0"/>
                <w:sz w:val="22"/>
                <w:szCs w:val="22"/>
                <w:lang w:val="en-US"/>
              </w:rPr>
              <w:t xml:space="preserve"> building. Take a breath, focus on what matters</w:t>
            </w:r>
            <w:r w:rsidRPr="69587046" w:rsidR="72A6C946">
              <w:rPr>
                <w:rFonts w:ascii="Arial" w:hAnsi="Arial" w:eastAsia="Arial" w:cs="Arial"/>
                <w:noProof w:val="0"/>
                <w:sz w:val="22"/>
                <w:szCs w:val="22"/>
                <w:lang w:val="en-US"/>
              </w:rPr>
              <w:t xml:space="preserve"> to you</w:t>
            </w:r>
            <w:r w:rsidRPr="69587046" w:rsidR="08305993">
              <w:rPr>
                <w:rFonts w:ascii="Arial" w:hAnsi="Arial" w:eastAsia="Arial" w:cs="Arial"/>
                <w:noProof w:val="0"/>
                <w:sz w:val="22"/>
                <w:szCs w:val="22"/>
                <w:lang w:val="en-US"/>
              </w:rPr>
              <w:t>, and find your balance with Paven.</w:t>
            </w:r>
          </w:p>
        </w:tc>
      </w:tr>
      <w:tr w:rsidR="076054A5" w:rsidTr="1B32BD0E" w14:paraId="0CAFB3F1">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598468E7" w14:textId="299649E8">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CTA Button</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1B32BD0E" w:rsidRDefault="076054A5" w14:paraId="12973711" w14:textId="52021B23">
            <w:pPr>
              <w:widowControl w:val="0"/>
              <w:spacing w:line="240" w:lineRule="auto"/>
              <w:rPr>
                <w:rFonts w:ascii="Arial" w:hAnsi="Arial" w:eastAsia="Arial" w:cs="Arial"/>
                <w:b w:val="0"/>
                <w:bCs w:val="0"/>
                <w:i w:val="0"/>
                <w:iCs w:val="0"/>
                <w:color w:val="A6A6A6" w:themeColor="background1" w:themeTint="FF" w:themeShade="A6"/>
                <w:sz w:val="22"/>
                <w:szCs w:val="22"/>
              </w:rPr>
            </w:pPr>
            <w:r w:rsidRPr="1B32BD0E" w:rsidR="4DA8738F">
              <w:rPr>
                <w:rFonts w:ascii="Arial" w:hAnsi="Arial" w:eastAsia="Arial" w:cs="Arial"/>
                <w:b w:val="0"/>
                <w:bCs w:val="0"/>
                <w:i w:val="0"/>
                <w:iCs w:val="0"/>
                <w:strike w:val="0"/>
                <w:dstrike w:val="0"/>
                <w:color w:val="0070C0"/>
                <w:sz w:val="22"/>
                <w:szCs w:val="22"/>
                <w:u w:val="single"/>
                <w:lang w:val="en-US"/>
              </w:rPr>
              <w:t>Read more on Paven</w:t>
            </w:r>
            <w:r w:rsidRPr="1B32BD0E" w:rsidR="4DA8738F">
              <w:rPr>
                <w:rFonts w:ascii="Arial" w:hAnsi="Arial" w:eastAsia="Arial" w:cs="Arial"/>
                <w:b w:val="0"/>
                <w:bCs w:val="0"/>
                <w:i w:val="0"/>
                <w:iCs w:val="0"/>
                <w:sz w:val="22"/>
                <w:szCs w:val="22"/>
                <w:lang w:val="en-US"/>
              </w:rPr>
              <w:t xml:space="preserve"> </w:t>
            </w:r>
            <w:r w:rsidRPr="1B32BD0E" w:rsidR="4DA8738F">
              <w:rPr>
                <w:rFonts w:ascii="Arial" w:hAnsi="Arial" w:eastAsia="Arial" w:cs="Arial"/>
                <w:b w:val="0"/>
                <w:bCs w:val="0"/>
                <w:i w:val="0"/>
                <w:iCs w:val="0"/>
                <w:color w:val="A6A6A6" w:themeColor="background1" w:themeTint="FF" w:themeShade="A6"/>
                <w:sz w:val="22"/>
                <w:szCs w:val="22"/>
                <w:lang w:val="en-US"/>
              </w:rPr>
              <w:t>&lt;https://paven.io/home&gt;</w:t>
            </w:r>
          </w:p>
          <w:p w:rsidR="076054A5" w:rsidP="1B32BD0E" w:rsidRDefault="076054A5" w14:paraId="4FFC34DC" w14:textId="4228720A">
            <w:pPr>
              <w:widowControl w:val="0"/>
              <w:spacing w:line="240" w:lineRule="auto"/>
              <w:rPr>
                <w:rFonts w:ascii="Arial" w:hAnsi="Arial" w:eastAsia="Arial" w:cs="Arial"/>
                <w:b w:val="0"/>
                <w:bCs w:val="0"/>
                <w:i w:val="0"/>
                <w:iCs w:val="0"/>
                <w:color w:val="A6A6A6" w:themeColor="background1" w:themeTint="FF" w:themeShade="A6"/>
                <w:sz w:val="22"/>
                <w:szCs w:val="22"/>
                <w:lang w:val="en-US"/>
              </w:rPr>
            </w:pPr>
            <w:r w:rsidRPr="1B32BD0E" w:rsidR="31994493">
              <w:rPr>
                <w:rFonts w:ascii="Arial" w:hAnsi="Arial" w:eastAsia="Arial" w:cs="Arial"/>
                <w:b w:val="0"/>
                <w:bCs w:val="0"/>
                <w:i w:val="0"/>
                <w:iCs w:val="0"/>
                <w:color w:val="A6A6A6" w:themeColor="background1" w:themeTint="FF" w:themeShade="A6"/>
                <w:sz w:val="22"/>
                <w:szCs w:val="22"/>
                <w:lang w:val="en-US"/>
              </w:rPr>
              <w:t>https://short.paven.io/8Zca0gFQLTb</w:t>
            </w:r>
          </w:p>
        </w:tc>
      </w:tr>
      <w:tr w:rsidR="076054A5" w:rsidTr="1B32BD0E" w14:paraId="0EB64F21">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1F5C8606" w14:textId="1B14E01B">
            <w:pPr>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Title/Header</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03AF2F16" w14:textId="728C9196">
            <w:pPr>
              <w:spacing w:line="240" w:lineRule="auto"/>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highlight w:val="yellow"/>
                <w:lang w:val="en-US"/>
              </w:rPr>
              <w:t>Join the challenge!</w:t>
            </w:r>
          </w:p>
        </w:tc>
      </w:tr>
      <w:tr w:rsidR="076054A5" w:rsidTr="1B32BD0E" w14:paraId="29FCC458">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2482D38E" w14:textId="087FEE94">
            <w:pPr>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Join the Challenge</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4E314C96" w14:textId="05193C9C">
            <w:pPr>
              <w:spacing w:line="240" w:lineRule="auto"/>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Want to keep the momentum going? Join the waitlist for our 30-Day Financial Wellness Challenge and be the first to know when the next one opens. Build simple, lasting habits—one day at a time.</w:t>
            </w:r>
          </w:p>
        </w:tc>
      </w:tr>
      <w:tr w:rsidR="076054A5" w:rsidTr="1B32BD0E" w14:paraId="2899A120">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5BFC3FC6" w14:textId="00DAEA6B">
            <w:pPr>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CTA</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1B32BD0E" w:rsidRDefault="076054A5" w14:paraId="51686A0A" w14:textId="1D2C672D">
            <w:pPr>
              <w:spacing w:line="240" w:lineRule="auto"/>
              <w:rPr>
                <w:rFonts w:ascii="Arial" w:hAnsi="Arial" w:eastAsia="Arial" w:cs="Arial"/>
                <w:b w:val="0"/>
                <w:bCs w:val="0"/>
                <w:i w:val="0"/>
                <w:iCs w:val="0"/>
                <w:sz w:val="22"/>
                <w:szCs w:val="22"/>
              </w:rPr>
            </w:pPr>
            <w:r w:rsidRPr="1B32BD0E" w:rsidR="4DA8738F">
              <w:rPr>
                <w:rFonts w:ascii="Arial" w:hAnsi="Arial" w:eastAsia="Arial" w:cs="Arial"/>
                <w:b w:val="0"/>
                <w:bCs w:val="0"/>
                <w:i w:val="0"/>
                <w:iCs w:val="0"/>
                <w:sz w:val="22"/>
                <w:szCs w:val="22"/>
                <w:lang w:val="en-US"/>
              </w:rPr>
              <w:t>Sign up now</w:t>
            </w:r>
          </w:p>
          <w:p w:rsidR="076054A5" w:rsidP="1B32BD0E" w:rsidRDefault="076054A5" w14:paraId="47D09239" w14:textId="75ABB160">
            <w:pPr>
              <w:spacing w:line="240" w:lineRule="auto"/>
              <w:rPr>
                <w:rFonts w:ascii="Arial" w:hAnsi="Arial" w:eastAsia="Arial" w:cs="Arial"/>
                <w:b w:val="0"/>
                <w:bCs w:val="0"/>
                <w:i w:val="0"/>
                <w:iCs w:val="0"/>
                <w:sz w:val="22"/>
                <w:szCs w:val="22"/>
                <w:lang w:val="en-US"/>
              </w:rPr>
            </w:pPr>
            <w:r w:rsidRPr="1B32BD0E" w:rsidR="084B6BE1">
              <w:rPr>
                <w:rFonts w:ascii="Arial" w:hAnsi="Arial" w:eastAsia="Arial" w:cs="Arial"/>
                <w:b w:val="0"/>
                <w:bCs w:val="0"/>
                <w:i w:val="0"/>
                <w:iCs w:val="0"/>
                <w:sz w:val="22"/>
                <w:szCs w:val="22"/>
                <w:lang w:val="en-US"/>
              </w:rPr>
              <w:t>https://short.paven.io/e/dM13H3yPLTb</w:t>
            </w:r>
          </w:p>
        </w:tc>
      </w:tr>
      <w:tr w:rsidR="076054A5" w:rsidTr="1B32BD0E" w14:paraId="506ECDA2">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082CEE8A" w14:textId="05211914">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Contact us banner</w:t>
            </w:r>
          </w:p>
          <w:p w:rsidR="076054A5" w:rsidP="076054A5" w:rsidRDefault="076054A5" w14:paraId="18FEA758" w14:textId="3C947911">
            <w:pPr>
              <w:widowControl w:val="0"/>
              <w:spacing w:line="240" w:lineRule="auto"/>
              <w:rPr>
                <w:rFonts w:ascii="Arial" w:hAnsi="Arial" w:eastAsia="Arial" w:cs="Arial"/>
                <w:b w:val="0"/>
                <w:bCs w:val="0"/>
                <w:i w:val="0"/>
                <w:iCs w:val="0"/>
                <w:sz w:val="22"/>
                <w:szCs w:val="22"/>
              </w:rPr>
            </w:pPr>
          </w:p>
          <w:p w:rsidR="076054A5" w:rsidP="076054A5" w:rsidRDefault="076054A5" w14:paraId="6BCABDE6" w14:textId="73538407">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highlight w:val="cyan"/>
                <w:lang w:val="en-US"/>
              </w:rPr>
              <w:t>Illustration idea</w:t>
            </w:r>
            <w:r w:rsidRPr="076054A5" w:rsidR="076054A5">
              <w:rPr>
                <w:rFonts w:ascii="Arial" w:hAnsi="Arial" w:eastAsia="Arial" w:cs="Arial"/>
                <w:b w:val="1"/>
                <w:bCs w:val="1"/>
                <w:i w:val="0"/>
                <w:iCs w:val="0"/>
                <w:sz w:val="22"/>
                <w:szCs w:val="22"/>
                <w:lang w:val="en-US"/>
              </w:rPr>
              <w:t>:</w:t>
            </w:r>
          </w:p>
          <w:p w:rsidR="076054A5" w:rsidP="076054A5" w:rsidRDefault="076054A5" w14:paraId="4C1B996A" w14:textId="06B18370">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highlight w:val="cyan"/>
                <w:lang w:val="en-US"/>
              </w:rPr>
              <w:t>Maybe a paper airplane? Or person typing on laptop?</w:t>
            </w:r>
          </w:p>
          <w:p w:rsidR="076054A5" w:rsidP="076054A5" w:rsidRDefault="076054A5" w14:paraId="674E3877" w14:textId="4AC7D853">
            <w:pPr>
              <w:widowControl w:val="0"/>
              <w:spacing w:line="240" w:lineRule="auto"/>
              <w:rPr>
                <w:rFonts w:ascii="Arial" w:hAnsi="Arial" w:eastAsia="Arial" w:cs="Arial"/>
                <w:b w:val="0"/>
                <w:bCs w:val="0"/>
                <w:i w:val="0"/>
                <w:iCs w:val="0"/>
                <w:sz w:val="22"/>
                <w:szCs w:val="22"/>
              </w:rPr>
            </w:pPr>
          </w:p>
          <w:p w:rsidR="076054A5" w:rsidP="076054A5" w:rsidRDefault="076054A5" w14:paraId="46DD9B28" w14:textId="69CDF675">
            <w:pPr>
              <w:widowControl w:val="0"/>
              <w:spacing w:line="240" w:lineRule="auto"/>
              <w:rPr>
                <w:rFonts w:ascii="Arial" w:hAnsi="Arial" w:eastAsia="Arial" w:cs="Arial"/>
                <w:b w:val="0"/>
                <w:bCs w:val="0"/>
                <w:i w:val="0"/>
                <w:iCs w:val="0"/>
                <w:sz w:val="22"/>
                <w:szCs w:val="22"/>
              </w:rPr>
            </w:pP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32ABFF25" w14:textId="7E4C68B5">
            <w:pPr>
              <w:widowControl w:val="0"/>
              <w:spacing w:line="240" w:lineRule="auto"/>
              <w:rPr>
                <w:rFonts w:ascii="Arial" w:hAnsi="Arial" w:eastAsia="Arial" w:cs="Arial"/>
                <w:b w:val="0"/>
                <w:bCs w:val="0"/>
                <w:i w:val="0"/>
                <w:iCs w:val="0"/>
                <w:sz w:val="22"/>
                <w:szCs w:val="22"/>
              </w:rPr>
            </w:pPr>
          </w:p>
          <w:p w:rsidR="076054A5" w:rsidP="076054A5" w:rsidRDefault="076054A5" w14:paraId="6956D286" w14:textId="7057AD8A">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Contact us</w:t>
            </w:r>
          </w:p>
          <w:p w:rsidR="076054A5" w:rsidP="076054A5" w:rsidRDefault="076054A5" w14:paraId="2BB4FC74" w14:textId="3B47FDF9">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 xml:space="preserve">Need a hand or have an idea? Our inbox is always open. Just send a message to </w:t>
            </w:r>
            <w:hyperlink r:id="R248c8810546c484b">
              <w:r w:rsidRPr="076054A5" w:rsidR="076054A5">
                <w:rPr>
                  <w:rStyle w:val="Hyperlink"/>
                  <w:rFonts w:ascii="Arial" w:hAnsi="Arial" w:eastAsia="Arial" w:cs="Arial"/>
                  <w:b w:val="0"/>
                  <w:bCs w:val="0"/>
                  <w:i w:val="0"/>
                  <w:iCs w:val="0"/>
                  <w:strike w:val="0"/>
                  <w:dstrike w:val="0"/>
                  <w:sz w:val="22"/>
                  <w:szCs w:val="22"/>
                  <w:lang w:val="en-US"/>
                </w:rPr>
                <w:t>support@paven.app</w:t>
              </w:r>
            </w:hyperlink>
            <w:r w:rsidRPr="076054A5" w:rsidR="076054A5">
              <w:rPr>
                <w:rFonts w:ascii="Arial" w:hAnsi="Arial" w:eastAsia="Arial" w:cs="Arial"/>
                <w:b w:val="0"/>
                <w:bCs w:val="0"/>
                <w:i w:val="0"/>
                <w:iCs w:val="0"/>
                <w:sz w:val="22"/>
                <w:szCs w:val="22"/>
                <w:lang w:val="en-US"/>
              </w:rPr>
              <w:t>.</w:t>
            </w:r>
          </w:p>
        </w:tc>
      </w:tr>
      <w:tr w:rsidR="076054A5" w:rsidTr="1B32BD0E" w14:paraId="4104EC74">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30915960" w14:textId="76CF1441">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What’s next header</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74F5AA76" w14:textId="36DE6EDB">
            <w:pPr>
              <w:rPr>
                <w:rFonts w:ascii="Arial" w:hAnsi="Arial" w:eastAsia="Arial" w:cs="Arial"/>
                <w:b w:val="0"/>
                <w:bCs w:val="0"/>
                <w:i w:val="0"/>
                <w:iCs w:val="0"/>
                <w:sz w:val="22"/>
                <w:szCs w:val="22"/>
              </w:rPr>
            </w:pPr>
            <w:r w:rsidRPr="141E7959" w:rsidR="076054A5">
              <w:rPr>
                <w:rFonts w:ascii="Arial" w:hAnsi="Arial" w:eastAsia="Arial" w:cs="Arial"/>
                <w:b w:val="0"/>
                <w:bCs w:val="0"/>
                <w:i w:val="0"/>
                <w:iCs w:val="0"/>
                <w:sz w:val="22"/>
                <w:szCs w:val="22"/>
                <w:lang w:val="en-US"/>
              </w:rPr>
              <w:t>WHAT’S NEXT</w:t>
            </w:r>
          </w:p>
          <w:p w:rsidR="076054A5" w:rsidP="69587046" w:rsidRDefault="076054A5" w14:paraId="2C3DCEF2" w14:textId="18F55C31">
            <w:pPr>
              <w:widowControl w:val="0"/>
              <w:spacing w:before="240" w:beforeAutospacing="off" w:after="240" w:afterAutospacing="off" w:line="240" w:lineRule="auto"/>
            </w:pPr>
            <w:r w:rsidRPr="69587046" w:rsidR="586A2D51">
              <w:rPr>
                <w:rFonts w:ascii="Arial" w:hAnsi="Arial" w:eastAsia="Arial" w:cs="Arial"/>
                <w:noProof w:val="0"/>
                <w:sz w:val="28"/>
                <w:szCs w:val="28"/>
                <w:lang w:val="en-US"/>
              </w:rPr>
              <w:t xml:space="preserve">Ease Into Summer, </w:t>
            </w:r>
            <w:r w:rsidRPr="69587046" w:rsidR="586A2D51">
              <w:rPr>
                <w:rFonts w:ascii="Arial" w:hAnsi="Arial" w:eastAsia="Arial" w:cs="Arial"/>
                <w:noProof w:val="0"/>
                <w:sz w:val="28"/>
                <w:szCs w:val="28"/>
                <w:lang w:val="en-US"/>
              </w:rPr>
              <w:t>Mindfully</w:t>
            </w:r>
            <w:r w:rsidRPr="69587046" w:rsidR="586A2D51">
              <w:rPr>
                <w:rFonts w:ascii="Arial" w:hAnsi="Arial" w:eastAsia="Arial" w:cs="Arial"/>
                <w:noProof w:val="0"/>
                <w:sz w:val="28"/>
                <w:szCs w:val="28"/>
                <w:lang w:val="en-US"/>
              </w:rPr>
              <w:t xml:space="preserve"> ☀️⏳</w:t>
            </w:r>
          </w:p>
        </w:tc>
      </w:tr>
      <w:tr w:rsidR="076054A5" w:rsidTr="1B32BD0E" w14:paraId="0136BD21">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1C668173" w14:textId="2234A6E7">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What’s next content</w:t>
            </w:r>
          </w:p>
          <w:p w:rsidR="076054A5" w:rsidP="076054A5" w:rsidRDefault="076054A5" w14:paraId="4B278738" w14:textId="5228375D">
            <w:pPr>
              <w:widowControl w:val="0"/>
              <w:spacing w:line="240" w:lineRule="auto"/>
              <w:rPr>
                <w:rFonts w:ascii="Arial" w:hAnsi="Arial" w:eastAsia="Arial" w:cs="Arial"/>
                <w:b w:val="0"/>
                <w:bCs w:val="0"/>
                <w:i w:val="0"/>
                <w:iCs w:val="0"/>
                <w:sz w:val="22"/>
                <w:szCs w:val="22"/>
              </w:rPr>
            </w:pPr>
          </w:p>
          <w:p w:rsidR="076054A5" w:rsidP="076054A5" w:rsidRDefault="076054A5" w14:paraId="79E2724C" w14:textId="16D01B9B">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highlight w:val="cyan"/>
                <w:lang w:val="en-US"/>
              </w:rPr>
              <w:t>Illustration idea</w:t>
            </w:r>
            <w:r w:rsidRPr="076054A5" w:rsidR="076054A5">
              <w:rPr>
                <w:rFonts w:ascii="Arial" w:hAnsi="Arial" w:eastAsia="Arial" w:cs="Arial"/>
                <w:b w:val="1"/>
                <w:bCs w:val="1"/>
                <w:i w:val="0"/>
                <w:iCs w:val="0"/>
                <w:sz w:val="22"/>
                <w:szCs w:val="22"/>
                <w:lang w:val="en-US"/>
              </w:rPr>
              <w:t xml:space="preserve">: </w:t>
            </w:r>
          </w:p>
          <w:p w:rsidR="076054A5" w:rsidP="076054A5" w:rsidRDefault="076054A5" w14:paraId="2A865D82" w14:textId="186142C4">
            <w:pPr>
              <w:widowControl w:val="0"/>
              <w:spacing w:before="0" w:beforeAutospacing="off" w:after="0" w:afterAutospacing="off" w:line="240" w:lineRule="auto"/>
              <w:ind w:left="0" w:right="0"/>
              <w:jc w:val="left"/>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 xml:space="preserve">We’re now in the same backyard as the flowers, planter boxes, and food garden but with a person or people on a bench or chair enjoying the view! This will tie in with what is coming for the next theme: Breath in, balance out! </w:t>
            </w:r>
          </w:p>
          <w:p w:rsidR="076054A5" w:rsidP="076054A5" w:rsidRDefault="076054A5" w14:paraId="3836A4C4" w14:textId="4F5E777E">
            <w:pPr>
              <w:widowControl w:val="0"/>
              <w:spacing w:before="0" w:beforeAutospacing="off" w:after="0" w:afterAutospacing="off" w:line="240" w:lineRule="auto"/>
              <w:ind w:left="0" w:right="0"/>
              <w:jc w:val="left"/>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See Figma images.</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1AAEA6B2" w:rsidP="1B32BD0E" w:rsidRDefault="1AAEA6B2" w14:paraId="7ABC75A3" w14:textId="3AAEF667">
            <w:pPr>
              <w:spacing w:before="240" w:beforeAutospacing="off" w:after="240" w:afterAutospacing="off"/>
            </w:pPr>
            <w:r w:rsidRPr="1B32BD0E" w:rsidR="1AAEA6B2">
              <w:rPr>
                <w:rFonts w:ascii="Arial" w:hAnsi="Arial" w:eastAsia="Arial" w:cs="Arial"/>
                <w:noProof w:val="0"/>
                <w:sz w:val="22"/>
                <w:szCs w:val="22"/>
                <w:lang w:val="en-US"/>
              </w:rPr>
              <w:t xml:space="preserve">The season of getaways, gatherings, and growth is almost here—but before life speeds up, June invites you to slow things down.  </w:t>
            </w:r>
          </w:p>
          <w:p w:rsidR="1AAEA6B2" w:rsidP="1B32BD0E" w:rsidRDefault="1AAEA6B2" w14:paraId="76D0A066" w14:textId="1279F5F1">
            <w:pPr>
              <w:spacing w:before="240" w:beforeAutospacing="off" w:after="240" w:afterAutospacing="off"/>
            </w:pPr>
            <w:r w:rsidRPr="1B32BD0E" w:rsidR="1AAEA6B2">
              <w:rPr>
                <w:rFonts w:ascii="Arial" w:hAnsi="Arial" w:eastAsia="Arial" w:cs="Arial"/>
                <w:noProof w:val="0"/>
                <w:sz w:val="22"/>
                <w:szCs w:val="22"/>
                <w:lang w:val="en-US"/>
              </w:rPr>
              <w:t>June is all about creating space to fuel up your finances before you take off for the summer. After all, midyear is approaching, which means it’s the perfect time to check in with your goals and prioritize what really supports your wellbeing—financially and emotionally.</w:t>
            </w:r>
          </w:p>
          <w:p w:rsidR="1B32BD0E" w:rsidP="1B32BD0E" w:rsidRDefault="1B32BD0E" w14:paraId="3B042F9C" w14:textId="3AEFC279">
            <w:pPr>
              <w:spacing w:before="240" w:beforeAutospacing="off" w:after="240" w:afterAutospacing="off"/>
              <w:rPr>
                <w:rFonts w:ascii="Arial" w:hAnsi="Arial" w:eastAsia="Arial" w:cs="Arial"/>
                <w:noProof w:val="0"/>
                <w:sz w:val="22"/>
                <w:szCs w:val="22"/>
                <w:lang w:val="en-US"/>
              </w:rPr>
            </w:pPr>
          </w:p>
          <w:p w:rsidR="1B32BD0E" w:rsidP="1B32BD0E" w:rsidRDefault="1B32BD0E" w14:paraId="7AD82601" w14:textId="7200393C">
            <w:pPr>
              <w:spacing w:before="240" w:beforeAutospacing="off" w:after="240" w:afterAutospacing="off"/>
              <w:rPr>
                <w:rFonts w:ascii="Arial" w:hAnsi="Arial" w:eastAsia="Arial" w:cs="Arial"/>
                <w:noProof w:val="0"/>
                <w:sz w:val="22"/>
                <w:szCs w:val="22"/>
                <w:lang w:val="en-US"/>
              </w:rPr>
            </w:pPr>
          </w:p>
          <w:p w:rsidR="5E6F6F42" w:rsidP="1B32BD0E" w:rsidRDefault="5E6F6F42" w14:paraId="3E73E994" w14:textId="4B74DFA6">
            <w:pPr>
              <w:spacing w:before="240" w:beforeAutospacing="off" w:after="240" w:afterAutospacing="off"/>
              <w:rPr>
                <w:del w:author="Jolene Haley(UST,US)" w:date="2025-05-29T18:08:48.756Z" w16du:dateUtc="2025-05-29T18:08:48.756Z" w:id="934527231"/>
                <w:rFonts w:ascii="Arial" w:hAnsi="Arial" w:eastAsia="Arial" w:cs="Arial"/>
                <w:noProof w:val="0"/>
                <w:sz w:val="22"/>
                <w:szCs w:val="22"/>
                <w:lang w:val="en-US"/>
              </w:rPr>
            </w:pPr>
            <w:commentRangeStart w:id="825845300"/>
            <w:del w:author="Jolene Haley(UST,US)" w:date="2025-05-29T18:08:48.757Z" w:id="2036555485">
              <w:r w:rsidRPr="1B32BD0E" w:rsidDel="2B307D3A">
                <w:rPr>
                  <w:rFonts w:ascii="Arial" w:hAnsi="Arial" w:eastAsia="Arial" w:cs="Arial"/>
                  <w:noProof w:val="0"/>
                  <w:sz w:val="22"/>
                  <w:szCs w:val="22"/>
                  <w:lang w:val="en-US"/>
                </w:rPr>
                <w:delText xml:space="preserve">The season of getaways, gatherings, and growth is </w:delText>
              </w:r>
              <w:r w:rsidRPr="1B32BD0E" w:rsidDel="2B307D3A">
                <w:rPr>
                  <w:rFonts w:ascii="Arial" w:hAnsi="Arial" w:eastAsia="Arial" w:cs="Arial"/>
                  <w:noProof w:val="0"/>
                  <w:sz w:val="22"/>
                  <w:szCs w:val="22"/>
                  <w:lang w:val="en-US"/>
                </w:rPr>
                <w:delText>almost here</w:delText>
              </w:r>
              <w:r w:rsidRPr="1B32BD0E" w:rsidDel="2B307D3A">
                <w:rPr>
                  <w:rFonts w:ascii="Arial" w:hAnsi="Arial" w:eastAsia="Arial" w:cs="Arial"/>
                  <w:noProof w:val="0"/>
                  <w:sz w:val="22"/>
                  <w:szCs w:val="22"/>
                  <w:lang w:val="en-US"/>
                </w:rPr>
                <w:delText xml:space="preserve">—but before life speeds up, June invites you to slow things down. </w:delText>
              </w:r>
            </w:del>
            <w:commentRangeEnd w:id="825845300"/>
            <w:r>
              <w:rPr>
                <w:rStyle w:val="CommentReference"/>
              </w:rPr>
              <w:commentReference w:id="825845300"/>
            </w:r>
          </w:p>
          <w:p w:rsidR="5E6F6F42" w:rsidP="1B32BD0E" w:rsidRDefault="5E6F6F42" w14:paraId="42F052BE" w14:textId="4913B665">
            <w:pPr>
              <w:spacing w:before="240" w:beforeAutospacing="off" w:after="240" w:afterAutospacing="off"/>
              <w:rPr>
                <w:del w:author="Jolene Haley(UST,US)" w:date="2025-05-29T18:08:48.753Z" w16du:dateUtc="2025-05-29T18:08:48.753Z" w:id="1345731769"/>
                <w:rFonts w:ascii="Arial" w:hAnsi="Arial" w:eastAsia="Arial" w:cs="Arial"/>
                <w:noProof w:val="0"/>
                <w:sz w:val="22"/>
                <w:szCs w:val="22"/>
                <w:lang w:val="en-US"/>
              </w:rPr>
            </w:pPr>
            <w:del w:author="Jolene Haley(UST,US)" w:date="2025-05-29T18:08:48.756Z" w:id="1699909878">
              <w:r w:rsidRPr="1B32BD0E" w:rsidDel="6FD92DCC">
                <w:rPr>
                  <w:rFonts w:ascii="Arial" w:hAnsi="Arial" w:eastAsia="Arial" w:cs="Arial"/>
                  <w:noProof w:val="0"/>
                  <w:sz w:val="22"/>
                  <w:szCs w:val="22"/>
                  <w:lang w:val="en-US"/>
                </w:rPr>
                <w:delText>Jun</w:delText>
              </w:r>
              <w:r w:rsidRPr="1B32BD0E" w:rsidDel="2B307D3A">
                <w:rPr>
                  <w:rFonts w:ascii="Arial" w:hAnsi="Arial" w:eastAsia="Arial" w:cs="Arial"/>
                  <w:noProof w:val="0"/>
                  <w:sz w:val="22"/>
                  <w:szCs w:val="22"/>
                  <w:lang w:val="en-US"/>
                </w:rPr>
                <w:delText>e is</w:delText>
              </w:r>
              <w:r w:rsidRPr="1B32BD0E" w:rsidDel="2B307D3A">
                <w:rPr>
                  <w:rFonts w:ascii="Arial" w:hAnsi="Arial" w:eastAsia="Arial" w:cs="Arial"/>
                  <w:noProof w:val="0"/>
                  <w:sz w:val="22"/>
                  <w:szCs w:val="22"/>
                  <w:lang w:val="en-US"/>
                </w:rPr>
                <w:delText xml:space="preserve"> all about creating space:</w:delText>
              </w:r>
            </w:del>
            <w:commentRangeStart w:id="1878802544"/>
            <w:commentRangeStart w:id="1325626609"/>
            <w:del w:author="Jolene Haley(UST,US)" w:date="2025-05-29T18:08:48.756Z" w:id="1106559135">
              <w:r w:rsidRPr="1B32BD0E" w:rsidDel="2B307D3A">
                <w:rPr>
                  <w:rFonts w:ascii="Arial" w:hAnsi="Arial" w:eastAsia="Arial" w:cs="Arial"/>
                  <w:noProof w:val="0"/>
                  <w:sz w:val="22"/>
                  <w:szCs w:val="22"/>
                  <w:lang w:val="en-US"/>
                </w:rPr>
                <w:delText xml:space="preserve"> </w:delText>
              </w:r>
              <w:r w:rsidRPr="1B32BD0E" w:rsidDel="2B307D3A">
                <w:rPr>
                  <w:rFonts w:ascii="Arial" w:hAnsi="Arial" w:eastAsia="Arial" w:cs="Arial"/>
                  <w:noProof w:val="0"/>
                  <w:sz w:val="22"/>
                  <w:szCs w:val="22"/>
                  <w:lang w:val="en-US"/>
                </w:rPr>
                <w:delText>to pause</w:delText>
              </w:r>
              <w:r w:rsidRPr="1B32BD0E" w:rsidDel="2B307D3A">
                <w:rPr>
                  <w:rFonts w:ascii="Arial" w:hAnsi="Arial" w:eastAsia="Arial" w:cs="Arial"/>
                  <w:noProof w:val="0"/>
                  <w:sz w:val="22"/>
                  <w:szCs w:val="22"/>
                  <w:lang w:val="en-US"/>
                </w:rPr>
                <w:delText>, reflect, and reset.</w:delText>
              </w:r>
            </w:del>
            <w:commentRangeEnd w:id="1878802544"/>
            <w:r>
              <w:rPr>
                <w:rStyle w:val="CommentReference"/>
              </w:rPr>
              <w:commentReference w:id="1878802544"/>
            </w:r>
            <w:commentRangeEnd w:id="1325626609"/>
            <w:r>
              <w:rPr>
                <w:rStyle w:val="CommentReference"/>
              </w:rPr>
              <w:commentReference w:id="1325626609"/>
            </w:r>
            <w:del w:author="Jolene Haley(UST,US)" w:date="2025-05-29T18:08:48.756Z" w:id="184252049">
              <w:r w:rsidRPr="1B32BD0E" w:rsidDel="2B307D3A">
                <w:rPr>
                  <w:rFonts w:ascii="Arial" w:hAnsi="Arial" w:eastAsia="Arial" w:cs="Arial"/>
                  <w:noProof w:val="0"/>
                  <w:sz w:val="22"/>
                  <w:szCs w:val="22"/>
                  <w:lang w:val="en-US"/>
                </w:rPr>
                <w:delText xml:space="preserve"> As midyear approaches, </w:delText>
              </w:r>
              <w:r w:rsidRPr="1B32BD0E" w:rsidDel="2B307D3A">
                <w:rPr>
                  <w:rFonts w:ascii="Arial" w:hAnsi="Arial" w:eastAsia="Arial" w:cs="Arial"/>
                  <w:noProof w:val="0"/>
                  <w:sz w:val="22"/>
                  <w:szCs w:val="22"/>
                  <w:lang w:val="en-US"/>
                </w:rPr>
                <w:delText>it’s</w:delText>
              </w:r>
              <w:r w:rsidRPr="1B32BD0E" w:rsidDel="2B307D3A">
                <w:rPr>
                  <w:rFonts w:ascii="Arial" w:hAnsi="Arial" w:eastAsia="Arial" w:cs="Arial"/>
                  <w:noProof w:val="0"/>
                  <w:sz w:val="22"/>
                  <w:szCs w:val="22"/>
                  <w:lang w:val="en-US"/>
                </w:rPr>
                <w:delText xml:space="preserve"> the perfect time to check in with your goals and prioritize what really supports your wellbeing—financially and emotionally.</w:delText>
              </w:r>
            </w:del>
          </w:p>
          <w:p w:rsidR="076054A5" w:rsidP="076054A5" w:rsidRDefault="076054A5" w14:paraId="2906886C" w14:textId="4B1E544F">
            <w:pPr>
              <w:spacing w:before="240" w:beforeAutospacing="off" w:after="240" w:afterAutospacing="off"/>
              <w:rPr>
                <w:rFonts w:ascii="Arial" w:hAnsi="Arial" w:eastAsia="Arial" w:cs="Arial"/>
                <w:b w:val="0"/>
                <w:bCs w:val="0"/>
                <w:i w:val="0"/>
                <w:iCs w:val="0"/>
                <w:sz w:val="22"/>
                <w:szCs w:val="22"/>
              </w:rPr>
            </w:pPr>
            <w:r w:rsidRPr="076054A5" w:rsidR="076054A5">
              <w:rPr>
                <w:rFonts w:ascii="Arial" w:hAnsi="Arial" w:eastAsia="Arial" w:cs="Arial"/>
                <w:b w:val="0"/>
                <w:bCs w:val="0"/>
                <w:i w:val="0"/>
                <w:iCs w:val="0"/>
                <w:sz w:val="22"/>
                <w:szCs w:val="22"/>
                <w:lang w:val="en-US"/>
              </w:rPr>
              <w:t>Look forward to articles on:</w:t>
            </w:r>
          </w:p>
          <w:p w:rsidR="076054A5" w:rsidP="141E7959" w:rsidRDefault="076054A5" w14:paraId="7D6CC8F4" w14:textId="51D66C84">
            <w:pPr>
              <w:pStyle w:val="ListParagraph"/>
              <w:numPr>
                <w:ilvl w:val="0"/>
                <w:numId w:val="5"/>
              </w:numPr>
              <w:spacing w:before="240" w:beforeAutospacing="off" w:after="240" w:afterAutospacing="off" w:line="276" w:lineRule="auto"/>
              <w:ind w:left="720" w:right="0" w:hanging="360"/>
              <w:jc w:val="left"/>
              <w:rPr>
                <w:rFonts w:ascii="Arial" w:hAnsi="Arial" w:eastAsia="Arial" w:cs="Arial"/>
                <w:b w:val="0"/>
                <w:bCs w:val="0"/>
                <w:i w:val="0"/>
                <w:iCs w:val="0"/>
                <w:sz w:val="22"/>
                <w:szCs w:val="22"/>
              </w:rPr>
            </w:pPr>
            <w:r w:rsidRPr="141E7959" w:rsidR="076054A5">
              <w:rPr>
                <w:rFonts w:ascii="Arial" w:hAnsi="Arial" w:eastAsia="Arial" w:cs="Arial"/>
                <w:b w:val="0"/>
                <w:bCs w:val="0"/>
                <w:i w:val="0"/>
                <w:iCs w:val="0"/>
                <w:sz w:val="22"/>
                <w:szCs w:val="22"/>
                <w:lang w:val="en-US"/>
              </w:rPr>
              <w:t xml:space="preserve">Your </w:t>
            </w:r>
            <w:r w:rsidRPr="141E7959" w:rsidR="6AD7C82C">
              <w:rPr>
                <w:rFonts w:ascii="Arial" w:hAnsi="Arial" w:eastAsia="Arial" w:cs="Arial"/>
                <w:b w:val="0"/>
                <w:bCs w:val="0"/>
                <w:i w:val="0"/>
                <w:iCs w:val="0"/>
                <w:sz w:val="22"/>
                <w:szCs w:val="22"/>
                <w:lang w:val="en-US"/>
              </w:rPr>
              <w:t>Paven</w:t>
            </w:r>
            <w:r w:rsidRPr="141E7959" w:rsidR="076054A5">
              <w:rPr>
                <w:rFonts w:ascii="Arial" w:hAnsi="Arial" w:eastAsia="Arial" w:cs="Arial"/>
                <w:b w:val="0"/>
                <w:bCs w:val="0"/>
                <w:i w:val="0"/>
                <w:iCs w:val="0"/>
                <w:sz w:val="22"/>
                <w:szCs w:val="22"/>
                <w:lang w:val="en-US"/>
              </w:rPr>
              <w:t xml:space="preserve"> </w:t>
            </w:r>
            <w:r w:rsidRPr="141E7959" w:rsidR="076054A5">
              <w:rPr>
                <w:rFonts w:ascii="Arial" w:hAnsi="Arial" w:eastAsia="Arial" w:cs="Arial"/>
                <w:b w:val="0"/>
                <w:bCs w:val="0"/>
                <w:i w:val="0"/>
                <w:iCs w:val="0"/>
                <w:sz w:val="22"/>
                <w:szCs w:val="22"/>
                <w:lang w:val="en-US"/>
              </w:rPr>
              <w:t>benefit overview</w:t>
            </w:r>
          </w:p>
          <w:p w:rsidR="076054A5" w:rsidP="141E7959" w:rsidRDefault="076054A5" w14:paraId="00945D8C" w14:textId="177263D6">
            <w:pPr>
              <w:pStyle w:val="ListParagraph"/>
              <w:numPr>
                <w:ilvl w:val="0"/>
                <w:numId w:val="5"/>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z w:val="24"/>
                <w:szCs w:val="24"/>
                <w:lang w:val="en"/>
              </w:rPr>
            </w:pPr>
            <w:r w:rsidRPr="141E7959" w:rsidR="7F921F71">
              <w:rPr>
                <w:rFonts w:ascii="Arial" w:hAnsi="Arial" w:eastAsia="Arial" w:cs="Arial"/>
                <w:b w:val="0"/>
                <w:bCs w:val="0"/>
                <w:i w:val="0"/>
                <w:iCs w:val="0"/>
                <w:sz w:val="24"/>
                <w:szCs w:val="24"/>
                <w:lang w:val="en"/>
              </w:rPr>
              <w:t xml:space="preserve">Buying a home: What to know </w:t>
            </w:r>
          </w:p>
          <w:p w:rsidR="076054A5" w:rsidP="141E7959" w:rsidRDefault="076054A5" w14:paraId="71455E06" w14:textId="4D18C36B">
            <w:pPr>
              <w:pStyle w:val="ListParagraph"/>
              <w:numPr>
                <w:ilvl w:val="0"/>
                <w:numId w:val="5"/>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z w:val="24"/>
                <w:szCs w:val="24"/>
                <w:lang w:val="en"/>
              </w:rPr>
            </w:pPr>
            <w:r w:rsidRPr="141E7959" w:rsidR="7F921F71">
              <w:rPr>
                <w:rFonts w:ascii="Arial" w:hAnsi="Arial" w:eastAsia="Arial" w:cs="Arial"/>
                <w:b w:val="0"/>
                <w:bCs w:val="0"/>
                <w:i w:val="0"/>
                <w:iCs w:val="0"/>
                <w:sz w:val="24"/>
                <w:szCs w:val="24"/>
                <w:lang w:val="en"/>
              </w:rPr>
              <w:t>Overcoming money dysmorphia</w:t>
            </w:r>
          </w:p>
          <w:p w:rsidR="076054A5" w:rsidP="141E7959" w:rsidRDefault="076054A5" w14:paraId="05109E6F" w14:textId="7076FA55">
            <w:pPr>
              <w:pStyle w:val="ListParagraph"/>
              <w:numPr>
                <w:ilvl w:val="0"/>
                <w:numId w:val="5"/>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z w:val="24"/>
                <w:szCs w:val="24"/>
                <w:lang w:val="en"/>
              </w:rPr>
            </w:pPr>
            <w:r w:rsidRPr="141E7959" w:rsidR="7F921F71">
              <w:rPr>
                <w:rFonts w:ascii="Arial" w:hAnsi="Arial" w:eastAsia="Arial" w:cs="Arial"/>
                <w:b w:val="0"/>
                <w:bCs w:val="0"/>
                <w:i w:val="0"/>
                <w:iCs w:val="0"/>
                <w:sz w:val="24"/>
                <w:szCs w:val="24"/>
                <w:lang w:val="en"/>
              </w:rPr>
              <w:t>How to spend mindfully</w:t>
            </w:r>
          </w:p>
          <w:p w:rsidR="076054A5" w:rsidP="1B32BD0E" w:rsidRDefault="076054A5" w14:paraId="22342069" w14:textId="050BC3FE">
            <w:pPr>
              <w:pStyle w:val="ListParagraph"/>
              <w:numPr>
                <w:ilvl w:val="0"/>
                <w:numId w:val="5"/>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z w:val="24"/>
                <w:szCs w:val="24"/>
                <w:lang w:val="en"/>
              </w:rPr>
            </w:pPr>
            <w:commentRangeStart w:id="1689984283"/>
            <w:commentRangeStart w:id="108061344"/>
            <w:r w:rsidRPr="1B32BD0E" w:rsidR="7F5DB6A8">
              <w:rPr>
                <w:rFonts w:ascii="Arial" w:hAnsi="Arial" w:eastAsia="Arial" w:cs="Arial"/>
                <w:b w:val="0"/>
                <w:bCs w:val="0"/>
                <w:i w:val="0"/>
                <w:iCs w:val="0"/>
                <w:sz w:val="24"/>
                <w:szCs w:val="24"/>
                <w:lang w:val="en"/>
              </w:rPr>
              <w:t>Explore</w:t>
            </w:r>
            <w:r w:rsidRPr="1B32BD0E" w:rsidR="41C92986">
              <w:rPr>
                <w:rFonts w:ascii="Arial" w:hAnsi="Arial" w:eastAsia="Arial" w:cs="Arial"/>
                <w:b w:val="0"/>
                <w:bCs w:val="0"/>
                <w:i w:val="0"/>
                <w:iCs w:val="0"/>
                <w:sz w:val="24"/>
                <w:szCs w:val="24"/>
                <w:lang w:val="en"/>
              </w:rPr>
              <w:t xml:space="preserve"> Journeys in Paven</w:t>
            </w:r>
            <w:commentRangeEnd w:id="1689984283"/>
            <w:r>
              <w:rPr>
                <w:rStyle w:val="CommentReference"/>
              </w:rPr>
              <w:commentReference w:id="1689984283"/>
            </w:r>
            <w:commentRangeEnd w:id="108061344"/>
            <w:r>
              <w:rPr>
                <w:rStyle w:val="CommentReference"/>
              </w:rPr>
              <w:commentReference w:id="108061344"/>
            </w:r>
          </w:p>
          <w:p w:rsidR="076054A5" w:rsidP="076054A5" w:rsidRDefault="076054A5" w14:paraId="5A47326A" w14:textId="714BF9A8">
            <w:pPr>
              <w:spacing w:before="240" w:beforeAutospacing="off" w:after="240" w:afterAutospacing="off"/>
            </w:pPr>
            <w:r w:rsidRPr="141E7959" w:rsidR="0F1B4A59">
              <w:rPr>
                <w:rFonts w:ascii="Arial" w:hAnsi="Arial" w:eastAsia="Arial" w:cs="Arial"/>
                <w:noProof w:val="0"/>
                <w:sz w:val="22"/>
                <w:szCs w:val="22"/>
                <w:lang w:val="en-US"/>
              </w:rPr>
              <w:t xml:space="preserve">Whether </w:t>
            </w:r>
            <w:r w:rsidRPr="141E7959" w:rsidR="0F1B4A59">
              <w:rPr>
                <w:rFonts w:ascii="Arial" w:hAnsi="Arial" w:eastAsia="Arial" w:cs="Arial"/>
                <w:noProof w:val="0"/>
                <w:sz w:val="22"/>
                <w:szCs w:val="22"/>
                <w:lang w:val="en-US"/>
              </w:rPr>
              <w:t>you're</w:t>
            </w:r>
            <w:r w:rsidRPr="141E7959" w:rsidR="0F1B4A59">
              <w:rPr>
                <w:rFonts w:ascii="Arial" w:hAnsi="Arial" w:eastAsia="Arial" w:cs="Arial"/>
                <w:noProof w:val="0"/>
                <w:sz w:val="22"/>
                <w:szCs w:val="22"/>
                <w:lang w:val="en-US"/>
              </w:rPr>
              <w:t xml:space="preserve"> gearing up for summer plans or carving out quiet moments, Paven is here to help you move forward </w:t>
            </w:r>
            <w:r w:rsidRPr="141E7959" w:rsidR="0F1B4A59">
              <w:rPr>
                <w:rFonts w:ascii="Arial" w:hAnsi="Arial" w:eastAsia="Arial" w:cs="Arial"/>
                <w:noProof w:val="0"/>
                <w:sz w:val="22"/>
                <w:szCs w:val="22"/>
                <w:lang w:val="en-US"/>
              </w:rPr>
              <w:t>with intention</w:t>
            </w:r>
            <w:r w:rsidRPr="141E7959" w:rsidR="0F1B4A59">
              <w:rPr>
                <w:rFonts w:ascii="Arial" w:hAnsi="Arial" w:eastAsia="Arial" w:cs="Arial"/>
                <w:noProof w:val="0"/>
                <w:sz w:val="22"/>
                <w:szCs w:val="22"/>
                <w:lang w:val="en-US"/>
              </w:rPr>
              <w:t>.</w:t>
            </w:r>
          </w:p>
        </w:tc>
      </w:tr>
      <w:tr w:rsidR="076054A5" w:rsidTr="1B32BD0E" w14:paraId="08BBBC92">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6EE95FD0" w14:textId="34DB7AAD">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What’s next header</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49686669" w14:textId="0FA8DDFC">
            <w:pPr>
              <w:spacing w:before="0" w:beforeAutospacing="off" w:after="0" w:afterAutospacing="off" w:line="276" w:lineRule="auto"/>
              <w:ind w:left="0" w:right="0"/>
              <w:jc w:val="left"/>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Timely Reminders</w:t>
            </w:r>
          </w:p>
        </w:tc>
      </w:tr>
      <w:tr w:rsidR="076054A5" w:rsidTr="1B32BD0E" w14:paraId="1D51B62A">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2FF23298" w14:textId="3C1ED55C">
            <w:pPr>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Timely Reminders</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141E7959" w:rsidRDefault="076054A5" w14:paraId="2CC7ECAB" w14:textId="3B413A6E">
            <w:pPr>
              <w:spacing w:before="240" w:beforeAutospacing="off" w:after="240" w:afterAutospacing="off"/>
              <w:rPr>
                <w:rFonts w:ascii="Arial" w:hAnsi="Arial" w:eastAsia="Arial" w:cs="Arial"/>
                <w:b w:val="0"/>
                <w:bCs w:val="0"/>
                <w:i w:val="0"/>
                <w:iCs w:val="0"/>
                <w:sz w:val="22"/>
                <w:szCs w:val="22"/>
                <w:lang w:val="en-US"/>
              </w:rPr>
            </w:pPr>
            <w:r w:rsidRPr="141E7959" w:rsidR="7A2535BA">
              <w:rPr>
                <w:rFonts w:ascii="Arial" w:hAnsi="Arial" w:eastAsia="Arial" w:cs="Arial"/>
                <w:noProof w:val="0"/>
                <w:sz w:val="22"/>
                <w:szCs w:val="22"/>
                <w:lang w:val="en-US"/>
              </w:rPr>
              <w:t xml:space="preserve">Support your midyear check-in with these free upcoming Meta webinars. 🗓️💡 </w:t>
            </w:r>
          </w:p>
          <w:p w:rsidR="076054A5" w:rsidP="141E7959" w:rsidRDefault="076054A5" w14:paraId="7A5C5099" w14:textId="6B83EA30">
            <w:pPr>
              <w:spacing w:before="240" w:beforeAutospacing="off" w:after="240" w:afterAutospacing="off"/>
              <w:rPr>
                <w:rFonts w:ascii="Arial" w:hAnsi="Arial" w:eastAsia="Arial" w:cs="Arial"/>
                <w:b w:val="0"/>
                <w:bCs w:val="0"/>
                <w:i w:val="0"/>
                <w:iCs w:val="0"/>
                <w:sz w:val="22"/>
                <w:szCs w:val="22"/>
              </w:rPr>
            </w:pPr>
            <w:r w:rsidRPr="141E7959" w:rsidR="076054A5">
              <w:rPr>
                <w:rFonts w:ascii="Arial" w:hAnsi="Arial" w:eastAsia="Arial" w:cs="Arial"/>
                <w:b w:val="1"/>
                <w:bCs w:val="1"/>
                <w:i w:val="0"/>
                <w:iCs w:val="0"/>
                <w:sz w:val="22"/>
                <w:szCs w:val="22"/>
                <w:lang w:val="en-US"/>
              </w:rPr>
              <w:t>Register now:</w:t>
            </w:r>
          </w:p>
          <w:p w:rsidR="076054A5" w:rsidP="1B32BD0E" w:rsidRDefault="076054A5" w14:paraId="0432A970" w14:textId="1E962C56">
            <w:pPr>
              <w:pStyle w:val="ListParagraph"/>
              <w:numPr>
                <w:ilvl w:val="0"/>
                <w:numId w:val="6"/>
              </w:numPr>
              <w:spacing w:before="240" w:beforeAutospacing="off" w:after="240" w:afterAutospacing="off"/>
              <w:rPr>
                <w:ins w:author="Jolene Haley(UST,US)" w:date="2025-05-29T18:19:57.482Z" w16du:dateUtc="2025-05-29T18:19:57.482Z" w:id="2129802782"/>
                <w:rFonts w:ascii="Arial" w:hAnsi="Arial" w:eastAsia="Arial" w:cs="Arial"/>
                <w:b w:val="0"/>
                <w:bCs w:val="0"/>
                <w:i w:val="0"/>
                <w:iCs w:val="0"/>
                <w:sz w:val="22"/>
                <w:szCs w:val="22"/>
              </w:rPr>
            </w:pPr>
            <w:r w:rsidRPr="1B32BD0E" w:rsidR="4DA8738F">
              <w:rPr>
                <w:rFonts w:ascii="Arial" w:hAnsi="Arial" w:eastAsia="Arial" w:cs="Arial"/>
                <w:b w:val="0"/>
                <w:bCs w:val="0"/>
                <w:i w:val="0"/>
                <w:iCs w:val="0"/>
                <w:sz w:val="22"/>
                <w:szCs w:val="22"/>
                <w:lang w:val="en-US"/>
              </w:rPr>
              <w:t>June 17 – Money Mastery: Control What You Can</w:t>
            </w:r>
          </w:p>
          <w:p w:rsidR="1EB2583F" w:rsidP="1B32BD0E" w:rsidRDefault="1EB2583F" w14:paraId="026B143A" w14:textId="5C2D5FA3">
            <w:pPr>
              <w:pStyle w:val="ListParagraph"/>
              <w:numPr>
                <w:ilvl w:val="0"/>
                <w:numId w:val="6"/>
              </w:numPr>
              <w:spacing w:before="240" w:beforeAutospacing="off" w:after="240" w:afterAutospacing="off"/>
              <w:rPr>
                <w:rFonts w:ascii="Arial" w:hAnsi="Arial" w:eastAsia="Arial" w:cs="Arial"/>
                <w:b w:val="0"/>
                <w:bCs w:val="0"/>
                <w:i w:val="0"/>
                <w:iCs w:val="0"/>
                <w:sz w:val="22"/>
                <w:szCs w:val="22"/>
              </w:rPr>
            </w:pPr>
            <w:ins w:author="Jolene Haley(UST,US)" w:date="2025-05-29T18:19:58.193Z" w:id="868418343">
              <w:r w:rsidRPr="1B32BD0E" w:rsidR="1EB2583F">
                <w:rPr>
                  <w:rFonts w:ascii="Arial" w:hAnsi="Arial" w:eastAsia="Arial" w:cs="Arial"/>
                  <w:b w:val="0"/>
                  <w:bCs w:val="0"/>
                  <w:i w:val="0"/>
                  <w:iCs w:val="0"/>
                  <w:sz w:val="22"/>
                  <w:szCs w:val="22"/>
                  <w:lang w:val="en-US"/>
                </w:rPr>
                <w:t>https://short.paven.io/e/pff7jcURLTb</w:t>
              </w:r>
            </w:ins>
          </w:p>
          <w:p w:rsidR="076054A5" w:rsidP="076054A5" w:rsidRDefault="076054A5" w14:paraId="6B797784" w14:textId="5AEAEA9D">
            <w:pPr>
              <w:rPr>
                <w:rFonts w:ascii="Arial" w:hAnsi="Arial" w:eastAsia="Arial" w:cs="Arial"/>
                <w:b w:val="0"/>
                <w:bCs w:val="0"/>
                <w:i w:val="0"/>
                <w:iCs w:val="0"/>
                <w:sz w:val="22"/>
                <w:szCs w:val="22"/>
              </w:rPr>
            </w:pPr>
          </w:p>
        </w:tc>
      </w:tr>
      <w:tr w:rsidR="076054A5" w:rsidTr="1B32BD0E" w14:paraId="7445821F">
        <w:trPr>
          <w:trHeight w:val="300"/>
        </w:trPr>
        <w:tc>
          <w:tcPr>
            <w:tcW w:w="2543" w:type="dxa"/>
            <w:gridSpan w:val="2"/>
            <w:tcBorders>
              <w:top w:val="single" w:color="000000" w:themeColor="text1" w:sz="6"/>
              <w:left w:val="single" w:color="000000" w:themeColor="text1" w:sz="12"/>
              <w:bottom w:val="single" w:color="000000" w:themeColor="text1" w:sz="6"/>
              <w:right w:val="single" w:color="000000" w:themeColor="text1" w:sz="6"/>
            </w:tcBorders>
            <w:tcMar>
              <w:left w:w="105" w:type="dxa"/>
              <w:right w:w="105" w:type="dxa"/>
            </w:tcMar>
            <w:vAlign w:val="top"/>
          </w:tcPr>
          <w:p w:rsidR="076054A5" w:rsidP="076054A5" w:rsidRDefault="076054A5" w14:paraId="4CB0F7E5" w14:textId="518D298D">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US"/>
              </w:rPr>
              <w:t>Sign off</w:t>
            </w:r>
          </w:p>
        </w:tc>
        <w:tc>
          <w:tcPr>
            <w:tcW w:w="6892" w:type="dxa"/>
            <w:tcBorders>
              <w:top w:val="single" w:color="000000" w:themeColor="text1" w:sz="6"/>
              <w:left w:val="single" w:color="000000" w:themeColor="text1" w:sz="6"/>
              <w:bottom w:val="single" w:color="000000" w:themeColor="text1" w:sz="6"/>
              <w:right w:val="single" w:color="000000" w:themeColor="text1" w:sz="12"/>
            </w:tcBorders>
            <w:tcMar>
              <w:left w:w="105" w:type="dxa"/>
              <w:right w:w="105" w:type="dxa"/>
            </w:tcMar>
            <w:vAlign w:val="top"/>
          </w:tcPr>
          <w:p w:rsidR="076054A5" w:rsidP="076054A5" w:rsidRDefault="076054A5" w14:paraId="0BCFAE91" w14:textId="693DAC2D">
            <w:pPr>
              <w:spacing w:before="240" w:beforeAutospacing="off" w:after="240" w:afterAutospacing="off"/>
            </w:pPr>
            <w:r w:rsidRPr="1B32BD0E" w:rsidR="68F25A7B">
              <w:rPr>
                <w:rFonts w:ascii="Arial" w:hAnsi="Arial" w:eastAsia="Arial" w:cs="Arial"/>
                <w:noProof w:val="0"/>
                <w:sz w:val="22"/>
                <w:szCs w:val="22"/>
                <w:lang w:val="en-US"/>
              </w:rPr>
              <w:t xml:space="preserve">Thanks for spending Mental Health Awareness Month with us. We hope this month </w:t>
            </w:r>
            <w:r w:rsidRPr="1B32BD0E" w:rsidR="68F25A7B">
              <w:rPr>
                <w:rFonts w:ascii="Arial" w:hAnsi="Arial" w:eastAsia="Arial" w:cs="Arial"/>
                <w:noProof w:val="0"/>
                <w:sz w:val="22"/>
                <w:szCs w:val="22"/>
                <w:lang w:val="en-US"/>
              </w:rPr>
              <w:t>offered</w:t>
            </w:r>
            <w:r w:rsidRPr="1B32BD0E" w:rsidR="68F25A7B">
              <w:rPr>
                <w:rFonts w:ascii="Arial" w:hAnsi="Arial" w:eastAsia="Arial" w:cs="Arial"/>
                <w:noProof w:val="0"/>
                <w:sz w:val="22"/>
                <w:szCs w:val="22"/>
                <w:lang w:val="en-US"/>
              </w:rPr>
              <w:t xml:space="preserve"> space to pause, reflect, and reconnect—with your goals, your values, and your wellbeing.</w:t>
            </w:r>
          </w:p>
          <w:p w:rsidR="076054A5" w:rsidP="076054A5" w:rsidRDefault="076054A5" w14:paraId="34A45719" w14:textId="0A56B5AE">
            <w:pPr>
              <w:spacing w:before="240" w:beforeAutospacing="off" w:after="240" w:afterAutospacing="off"/>
            </w:pPr>
            <w:r w:rsidRPr="141E7959" w:rsidR="314ED67A">
              <w:rPr>
                <w:rFonts w:ascii="Arial" w:hAnsi="Arial" w:eastAsia="Arial" w:cs="Arial"/>
                <w:noProof w:val="0"/>
                <w:sz w:val="22"/>
                <w:szCs w:val="22"/>
                <w:lang w:val="en-US"/>
              </w:rPr>
              <w:t>Breathe easy, stay balanced, and we’ll see you in June.</w:t>
            </w:r>
          </w:p>
          <w:p w:rsidR="076054A5" w:rsidP="076054A5" w:rsidRDefault="076054A5" w14:paraId="51283612" w14:textId="642A26A7">
            <w:pPr>
              <w:spacing w:before="240" w:beforeAutospacing="off" w:after="240" w:afterAutospacing="off"/>
            </w:pPr>
            <w:r w:rsidRPr="141E7959" w:rsidR="314ED67A">
              <w:rPr>
                <w:rFonts w:ascii="Arial" w:hAnsi="Arial" w:eastAsia="Arial" w:cs="Arial"/>
                <w:b w:val="1"/>
                <w:bCs w:val="1"/>
                <w:noProof w:val="0"/>
                <w:sz w:val="22"/>
                <w:szCs w:val="22"/>
                <w:lang w:val="en-US"/>
              </w:rPr>
              <w:t>~The Paven Team</w:t>
            </w:r>
          </w:p>
        </w:tc>
      </w:tr>
      <w:tr w:rsidR="076054A5" w:rsidTr="1B32BD0E" w14:paraId="3EA94979">
        <w:trPr>
          <w:trHeight w:val="300"/>
        </w:trPr>
        <w:tc>
          <w:tcPr>
            <w:tcW w:w="2543" w:type="dxa"/>
            <w:gridSpan w:val="2"/>
            <w:tcBorders>
              <w:top w:val="single" w:color="000000" w:themeColor="text1" w:sz="6"/>
              <w:left w:val="single" w:color="000000" w:themeColor="text1" w:sz="12"/>
              <w:bottom w:val="single" w:color="000000" w:themeColor="text1" w:sz="12"/>
              <w:right w:val="single" w:color="000000" w:themeColor="text1" w:sz="6"/>
            </w:tcBorders>
            <w:tcMar>
              <w:left w:w="105" w:type="dxa"/>
              <w:right w:w="105" w:type="dxa"/>
            </w:tcMar>
            <w:vAlign w:val="top"/>
          </w:tcPr>
          <w:p w:rsidR="076054A5" w:rsidP="076054A5" w:rsidRDefault="076054A5" w14:paraId="37ACBC94" w14:textId="212A03EB">
            <w:pPr>
              <w:widowControl w:val="0"/>
              <w:spacing w:line="240" w:lineRule="auto"/>
              <w:rPr>
                <w:rFonts w:ascii="Arial" w:hAnsi="Arial" w:eastAsia="Arial" w:cs="Arial"/>
                <w:b w:val="0"/>
                <w:bCs w:val="0"/>
                <w:i w:val="0"/>
                <w:iCs w:val="0"/>
                <w:sz w:val="22"/>
                <w:szCs w:val="22"/>
              </w:rPr>
            </w:pPr>
            <w:r w:rsidRPr="076054A5" w:rsidR="076054A5">
              <w:rPr>
                <w:rFonts w:ascii="Arial" w:hAnsi="Arial" w:eastAsia="Arial" w:cs="Arial"/>
                <w:b w:val="1"/>
                <w:bCs w:val="1"/>
                <w:i w:val="0"/>
                <w:iCs w:val="0"/>
                <w:sz w:val="22"/>
                <w:szCs w:val="22"/>
                <w:lang w:val="en"/>
              </w:rPr>
              <w:t>Branch.io links</w:t>
            </w:r>
          </w:p>
        </w:tc>
        <w:tc>
          <w:tcPr>
            <w:tcW w:w="6892" w:type="dxa"/>
            <w:tcBorders>
              <w:top w:val="single" w:color="000000" w:themeColor="text1" w:sz="6"/>
              <w:left w:val="single" w:color="000000" w:themeColor="text1" w:sz="6"/>
              <w:bottom w:val="single" w:color="000000" w:themeColor="text1" w:sz="12"/>
              <w:right w:val="single" w:color="000000" w:themeColor="text1" w:sz="12"/>
            </w:tcBorders>
            <w:tcMar>
              <w:left w:w="105" w:type="dxa"/>
              <w:right w:w="105" w:type="dxa"/>
            </w:tcMar>
            <w:vAlign w:val="top"/>
          </w:tcPr>
          <w:p w:rsidR="076054A5" w:rsidP="076054A5" w:rsidRDefault="076054A5" w14:paraId="1401D523" w14:textId="1E1597A7">
            <w:pPr>
              <w:widowControl w:val="0"/>
              <w:spacing w:line="240" w:lineRule="auto"/>
              <w:rPr>
                <w:rFonts w:ascii="Arial" w:hAnsi="Arial" w:eastAsia="Arial" w:cs="Arial"/>
                <w:b w:val="0"/>
                <w:bCs w:val="0"/>
                <w:i w:val="0"/>
                <w:iCs w:val="0"/>
                <w:sz w:val="22"/>
                <w:szCs w:val="22"/>
              </w:rPr>
            </w:pPr>
          </w:p>
        </w:tc>
      </w:tr>
    </w:tbl>
    <w:p xmlns:wp14="http://schemas.microsoft.com/office/word/2010/wordml" w:rsidP="076054A5" wp14:paraId="610F3447" wp14:textId="569A346F">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55EE7C82" wp14:textId="5E213A25">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76054A5" wp14:paraId="12516C60" wp14:textId="13C4E40F">
      <w:pPr>
        <w:spacing w:before="210" w:beforeAutospacing="off" w:after="210" w:afterAutospacing="off" w:line="276"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US"/>
        </w:rPr>
        <w:t>Test A: Join Our research community</w:t>
      </w:r>
    </w:p>
    <w:p xmlns:wp14="http://schemas.microsoft.com/office/word/2010/wordml" w:rsidP="076054A5" wp14:paraId="2C23095C" wp14:textId="17F43B6F">
      <w:pPr>
        <w:pStyle w:val="Heading1"/>
        <w:keepNext w:val="1"/>
        <w:keepLines w:val="1"/>
        <w:spacing w:before="0" w:beforeAutospacing="off" w:after="0" w:afterAutospacing="off" w:line="450" w:lineRule="auto"/>
        <w:jc w:val="center"/>
        <w:rPr>
          <w:rFonts w:ascii="Helvetica" w:hAnsi="Helvetica" w:eastAsia="Helvetica" w:cs="Helvetica"/>
          <w:b w:val="0"/>
          <w:bCs w:val="0"/>
          <w:i w:val="0"/>
          <w:iCs w:val="0"/>
          <w:caps w:val="0"/>
          <w:smallCaps w:val="0"/>
          <w:noProof w:val="0"/>
          <w:color w:val="000000" w:themeColor="text1" w:themeTint="FF" w:themeShade="FF"/>
          <w:sz w:val="42"/>
          <w:szCs w:val="42"/>
          <w:lang w:val="en-US"/>
        </w:rPr>
      </w:pPr>
      <w:r w:rsidRPr="076054A5" w:rsidR="1C0FAB9B">
        <w:rPr>
          <w:rFonts w:ascii="Helvetica" w:hAnsi="Helvetica" w:eastAsia="Helvetica" w:cs="Helvetica"/>
          <w:b w:val="1"/>
          <w:bCs w:val="1"/>
          <w:i w:val="0"/>
          <w:iCs w:val="0"/>
          <w:caps w:val="0"/>
          <w:smallCaps w:val="0"/>
          <w:noProof w:val="0"/>
          <w:color w:val="000000" w:themeColor="text1" w:themeTint="FF" w:themeShade="FF"/>
          <w:sz w:val="42"/>
          <w:szCs w:val="42"/>
          <w:lang w:val="en-US"/>
        </w:rPr>
        <w:t>Join our research community</w:t>
      </w:r>
    </w:p>
    <w:p xmlns:wp14="http://schemas.microsoft.com/office/word/2010/wordml" w:rsidP="076054A5" wp14:paraId="4D1C7F28" wp14:textId="3EE9BCE5">
      <w:pPr>
        <w:spacing w:before="0" w:beforeAutospacing="off" w:after="0" w:afterAutospacing="off" w:line="324" w:lineRule="auto"/>
        <w:jc w:val="left"/>
        <w:rPr>
          <w:rFonts w:ascii="Helvetica" w:hAnsi="Helvetica" w:eastAsia="Helvetica" w:cs="Helvetica"/>
          <w:b w:val="0"/>
          <w:bCs w:val="0"/>
          <w:i w:val="0"/>
          <w:iCs w:val="0"/>
          <w:caps w:val="0"/>
          <w:smallCaps w:val="0"/>
          <w:noProof w:val="0"/>
          <w:color w:val="000000" w:themeColor="text1" w:themeTint="FF" w:themeShade="FF"/>
          <w:sz w:val="27"/>
          <w:szCs w:val="27"/>
          <w:lang w:val="en-US"/>
        </w:rPr>
      </w:pPr>
      <w:r w:rsidRPr="076054A5" w:rsidR="1C0FAB9B">
        <w:rPr>
          <w:rFonts w:ascii="Helvetica" w:hAnsi="Helvetica" w:eastAsia="Helvetica" w:cs="Helvetica"/>
          <w:b w:val="0"/>
          <w:bCs w:val="0"/>
          <w:i w:val="0"/>
          <w:iCs w:val="0"/>
          <w:caps w:val="0"/>
          <w:smallCaps w:val="0"/>
          <w:noProof w:val="0"/>
          <w:color w:val="000000" w:themeColor="text1" w:themeTint="FF" w:themeShade="FF"/>
          <w:sz w:val="27"/>
          <w:szCs w:val="27"/>
          <w:lang w:val="en-US"/>
        </w:rPr>
        <w:t>Your feedback matters! Your input helps us fine-tune Paven to meet your needs. Register to participate in future research opportunities, which may include interviews and digital surveys.</w:t>
      </w:r>
    </w:p>
    <w:p xmlns:wp14="http://schemas.microsoft.com/office/word/2010/wordml" w:rsidP="076054A5" wp14:paraId="6DC5237D" wp14:textId="0387085A">
      <w:pPr>
        <w:spacing w:before="210" w:beforeAutospacing="off" w:after="21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p>
    <w:p xmlns:wp14="http://schemas.microsoft.com/office/word/2010/wordml" w:rsidP="076054A5" wp14:paraId="038CB23D" wp14:textId="3C2B003D">
      <w:pPr>
        <w:spacing w:before="210" w:beforeAutospacing="off" w:after="21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 xml:space="preserve">Original form: </w:t>
      </w:r>
      <w:hyperlink r:id="R1caac3741be54583">
        <w:r w:rsidRPr="076054A5" w:rsidR="1C0FAB9B">
          <w:rPr>
            <w:rStyle w:val="Hyperlink"/>
            <w:rFonts w:ascii="Segoe UI" w:hAnsi="Segoe UI" w:eastAsia="Segoe UI" w:cs="Segoe UI"/>
            <w:b w:val="0"/>
            <w:bCs w:val="0"/>
            <w:i w:val="0"/>
            <w:iCs w:val="0"/>
            <w:caps w:val="0"/>
            <w:smallCaps w:val="0"/>
            <w:strike w:val="0"/>
            <w:dstrike w:val="0"/>
            <w:noProof w:val="0"/>
            <w:sz w:val="21"/>
            <w:szCs w:val="21"/>
            <w:lang w:val="en"/>
          </w:rPr>
          <w:t>https://forms.office.com/Pages/DesignPageV2.aspx?subpage=design&amp;FormId=Sx9DpAfCM0eVMDTAipsrjVAV8ActHlxDsCEdo8cXBjRUMk9HUEszTVZFQkg0NTY0MFAzNEE0RUVGRC4u</w:t>
        </w:r>
      </w:hyperlink>
    </w:p>
    <w:p xmlns:wp14="http://schemas.microsoft.com/office/word/2010/wordml" w:rsidP="076054A5" wp14:paraId="7EF333EA" wp14:textId="034235B1">
      <w:p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Microsoft Forms</w:t>
      </w:r>
    </w:p>
    <w:p xmlns:wp14="http://schemas.microsoft.com/office/word/2010/wordml" w:rsidP="076054A5" wp14:paraId="68151DD3" wp14:textId="64A90812">
      <w:p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Easily create surveys, quizzes, and polls.</w:t>
      </w:r>
    </w:p>
    <w:p xmlns:wp14="http://schemas.microsoft.com/office/word/2010/wordml" w:rsidP="076054A5" wp14:paraId="429236D3" wp14:textId="1F2443B8">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 xml:space="preserve"> </w:t>
      </w:r>
    </w:p>
    <w:p xmlns:wp14="http://schemas.microsoft.com/office/word/2010/wordml" w:rsidP="076054A5" wp14:paraId="3B59F856" wp14:textId="55F42469">
      <w:pPr>
        <w:spacing w:before="210" w:beforeAutospacing="off" w:after="21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Test B: Your Feedback Matters</w:t>
      </w:r>
    </w:p>
    <w:p xmlns:wp14="http://schemas.microsoft.com/office/word/2010/wordml" w:rsidP="076054A5" wp14:paraId="4D6FBA19" wp14:textId="3CEF4A84">
      <w:pPr>
        <w:pStyle w:val="Heading1"/>
        <w:keepNext w:val="1"/>
        <w:keepLines w:val="1"/>
        <w:spacing w:before="0" w:beforeAutospacing="off" w:after="0" w:afterAutospacing="off" w:line="450" w:lineRule="auto"/>
        <w:jc w:val="left"/>
        <w:rPr>
          <w:rFonts w:ascii="Helvetica" w:hAnsi="Helvetica" w:eastAsia="Helvetica" w:cs="Helvetica"/>
          <w:b w:val="0"/>
          <w:bCs w:val="0"/>
          <w:i w:val="0"/>
          <w:iCs w:val="0"/>
          <w:caps w:val="0"/>
          <w:smallCaps w:val="0"/>
          <w:noProof w:val="0"/>
          <w:color w:val="000000" w:themeColor="text1" w:themeTint="FF" w:themeShade="FF"/>
          <w:sz w:val="42"/>
          <w:szCs w:val="42"/>
          <w:lang w:val="en-US"/>
        </w:rPr>
      </w:pPr>
      <w:r w:rsidRPr="076054A5" w:rsidR="1C0FAB9B">
        <w:rPr>
          <w:rFonts w:ascii="Helvetica" w:hAnsi="Helvetica" w:eastAsia="Helvetica" w:cs="Helvetica"/>
          <w:b w:val="1"/>
          <w:bCs w:val="1"/>
          <w:i w:val="0"/>
          <w:iCs w:val="0"/>
          <w:caps w:val="0"/>
          <w:smallCaps w:val="0"/>
          <w:noProof w:val="0"/>
          <w:color w:val="000000" w:themeColor="text1" w:themeTint="FF" w:themeShade="FF"/>
          <w:sz w:val="42"/>
          <w:szCs w:val="42"/>
          <w:lang w:val="en"/>
        </w:rPr>
        <w:t>Your feedback matters!</w:t>
      </w:r>
    </w:p>
    <w:p xmlns:wp14="http://schemas.microsoft.com/office/word/2010/wordml" w:rsidP="69587046" wp14:paraId="571E4527" wp14:textId="1E9F0A6F">
      <w:pPr>
        <w:spacing w:before="0" w:beforeAutospacing="off" w:after="0" w:afterAutospacing="off" w:line="324" w:lineRule="auto"/>
        <w:jc w:val="left"/>
        <w:rPr>
          <w:rFonts w:ascii="Helvetica" w:hAnsi="Helvetica" w:eastAsia="Helvetica" w:cs="Helvetica"/>
          <w:b w:val="0"/>
          <w:bCs w:val="0"/>
          <w:i w:val="0"/>
          <w:iCs w:val="0"/>
          <w:caps w:val="0"/>
          <w:smallCaps w:val="0"/>
          <w:noProof w:val="0"/>
          <w:color w:val="000000" w:themeColor="text1" w:themeTint="FF" w:themeShade="FF"/>
          <w:sz w:val="27"/>
          <w:szCs w:val="27"/>
          <w:lang w:val="en-US"/>
        </w:rPr>
      </w:pPr>
      <w:r w:rsidRPr="69587046" w:rsidR="1C0FAB9B">
        <w:rPr>
          <w:rFonts w:ascii="Helvetica" w:hAnsi="Helvetica" w:eastAsia="Helvetica" w:cs="Helvetica"/>
          <w:b w:val="0"/>
          <w:bCs w:val="0"/>
          <w:i w:val="0"/>
          <w:iCs w:val="0"/>
          <w:caps w:val="0"/>
          <w:smallCaps w:val="0"/>
          <w:noProof w:val="0"/>
          <w:color w:val="000000" w:themeColor="text1" w:themeTint="FF" w:themeShade="FF"/>
          <w:sz w:val="27"/>
          <w:szCs w:val="27"/>
          <w:lang w:val="en-US"/>
        </w:rPr>
        <w:t xml:space="preserve">Join our research community. Your input helps us fine-tune Paven to meet your needs. Register to </w:t>
      </w:r>
      <w:r w:rsidRPr="69587046" w:rsidR="1C0FAB9B">
        <w:rPr>
          <w:rFonts w:ascii="Helvetica" w:hAnsi="Helvetica" w:eastAsia="Helvetica" w:cs="Helvetica"/>
          <w:b w:val="0"/>
          <w:bCs w:val="0"/>
          <w:i w:val="0"/>
          <w:iCs w:val="0"/>
          <w:caps w:val="0"/>
          <w:smallCaps w:val="0"/>
          <w:noProof w:val="0"/>
          <w:color w:val="000000" w:themeColor="text1" w:themeTint="FF" w:themeShade="FF"/>
          <w:sz w:val="27"/>
          <w:szCs w:val="27"/>
          <w:lang w:val="en-US"/>
        </w:rPr>
        <w:t>participate</w:t>
      </w:r>
      <w:r w:rsidRPr="69587046" w:rsidR="1C0FAB9B">
        <w:rPr>
          <w:rFonts w:ascii="Helvetica" w:hAnsi="Helvetica" w:eastAsia="Helvetica" w:cs="Helvetica"/>
          <w:b w:val="0"/>
          <w:bCs w:val="0"/>
          <w:i w:val="0"/>
          <w:iCs w:val="0"/>
          <w:caps w:val="0"/>
          <w:smallCaps w:val="0"/>
          <w:noProof w:val="0"/>
          <w:color w:val="000000" w:themeColor="text1" w:themeTint="FF" w:themeShade="FF"/>
          <w:sz w:val="27"/>
          <w:szCs w:val="27"/>
          <w:lang w:val="en-US"/>
        </w:rPr>
        <w:t xml:space="preserve"> in future research opportunities, which may include interviews and digital surveys.</w:t>
      </w:r>
    </w:p>
    <w:p w:rsidR="69587046" w:rsidP="69587046" w:rsidRDefault="69587046" w14:paraId="5655627C" w14:textId="003DEF1C">
      <w:pPr>
        <w:spacing w:before="0" w:beforeAutospacing="off" w:after="0" w:afterAutospacing="off" w:line="324" w:lineRule="auto"/>
        <w:jc w:val="left"/>
        <w:rPr>
          <w:rFonts w:ascii="Helvetica" w:hAnsi="Helvetica" w:eastAsia="Helvetica" w:cs="Helvetica"/>
          <w:b w:val="0"/>
          <w:bCs w:val="0"/>
          <w:i w:val="0"/>
          <w:iCs w:val="0"/>
          <w:caps w:val="0"/>
          <w:smallCaps w:val="0"/>
          <w:noProof w:val="0"/>
          <w:color w:val="000000" w:themeColor="text1" w:themeTint="FF" w:themeShade="FF"/>
          <w:sz w:val="27"/>
          <w:szCs w:val="27"/>
          <w:lang w:val="en-US"/>
        </w:rPr>
      </w:pPr>
    </w:p>
    <w:p w:rsidR="0A4A61E8" w:rsidP="69587046" w:rsidRDefault="0A4A61E8" w14:paraId="6A7A5069" w14:textId="180B9775">
      <w:pPr>
        <w:spacing w:before="0" w:beforeAutospacing="off" w:after="0" w:afterAutospacing="off" w:line="324" w:lineRule="auto"/>
        <w:jc w:val="left"/>
      </w:pPr>
      <w:r w:rsidRPr="69587046" w:rsidR="0A4A61E8">
        <w:rPr>
          <w:rFonts w:ascii="Helvetica" w:hAnsi="Helvetica" w:eastAsia="Helvetica" w:cs="Helvetica"/>
          <w:noProof w:val="0"/>
          <w:sz w:val="27"/>
          <w:szCs w:val="27"/>
          <w:lang w:val="en-US"/>
        </w:rPr>
        <w:t>We’re currently running an ongoing study—and it’s a great time to sign up and share your Paven experience directly with our team.</w:t>
      </w:r>
    </w:p>
    <w:p xmlns:wp14="http://schemas.microsoft.com/office/word/2010/wordml" w:rsidP="076054A5" wp14:paraId="3F9D747B" wp14:textId="3406B846">
      <w:pPr>
        <w:spacing w:before="210" w:beforeAutospacing="off" w:after="21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p>
    <w:p xmlns:wp14="http://schemas.microsoft.com/office/word/2010/wordml" w:rsidP="076054A5" wp14:paraId="1FED206E" wp14:textId="722F5CD4">
      <w:pPr>
        <w:spacing w:before="210" w:beforeAutospacing="off" w:after="21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hyperlink r:id="R8fef7bebe3644607">
        <w:r w:rsidRPr="076054A5" w:rsidR="1C0FAB9B">
          <w:rPr>
            <w:rStyle w:val="Hyperlink"/>
            <w:rFonts w:ascii="Segoe UI" w:hAnsi="Segoe UI" w:eastAsia="Segoe UI" w:cs="Segoe UI"/>
            <w:b w:val="0"/>
            <w:bCs w:val="0"/>
            <w:i w:val="0"/>
            <w:iCs w:val="0"/>
            <w:caps w:val="0"/>
            <w:smallCaps w:val="0"/>
            <w:strike w:val="0"/>
            <w:dstrike w:val="0"/>
            <w:noProof w:val="0"/>
            <w:sz w:val="21"/>
            <w:szCs w:val="21"/>
            <w:lang w:val="en"/>
          </w:rPr>
          <w:t>https://forms.office.com/Pages/DesignPageV2.aspx?subpage=design&amp;FormId=Sx9DpAfCM0eVMDTAipsrjVAV8ActHlxDsCEdo8cXBjRURTdTUTZHM1VIOVRJVVRIQVFER1k2NE03Ry4u</w:t>
        </w:r>
      </w:hyperlink>
    </w:p>
    <w:p xmlns:wp14="http://schemas.microsoft.com/office/word/2010/wordml" w:rsidP="076054A5" wp14:paraId="4DA6FF0C" wp14:textId="4864DC68">
      <w:p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Microsoft Forms</w:t>
      </w:r>
    </w:p>
    <w:p xmlns:wp14="http://schemas.microsoft.com/office/word/2010/wordml" w:rsidP="076054A5" wp14:paraId="68FFEC7F" wp14:textId="65287C02">
      <w:p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Easily create surveys, quizzes, and polls.</w:t>
      </w:r>
    </w:p>
    <w:p xmlns:wp14="http://schemas.microsoft.com/office/word/2010/wordml" w:rsidP="076054A5" wp14:paraId="1D34A05C" wp14:textId="47356DAD">
      <w:pPr>
        <w:rPr>
          <w:rFonts w:ascii="Arial" w:hAnsi="Arial" w:eastAsia="Arial" w:cs="Arial"/>
          <w:b w:val="0"/>
          <w:bCs w:val="0"/>
          <w:i w:val="0"/>
          <w:iCs w:val="0"/>
          <w:caps w:val="0"/>
          <w:smallCaps w:val="0"/>
          <w:noProof w:val="0"/>
          <w:color w:val="000000" w:themeColor="text1" w:themeTint="FF" w:themeShade="FF"/>
          <w:sz w:val="22"/>
          <w:szCs w:val="22"/>
          <w:lang w:val="en-US"/>
        </w:rPr>
      </w:pPr>
      <w:r w:rsidRPr="076054A5" w:rsidR="1C0FAB9B">
        <w:rPr>
          <w:rFonts w:ascii="Segoe UI" w:hAnsi="Segoe UI" w:eastAsia="Segoe UI" w:cs="Segoe UI"/>
          <w:b w:val="0"/>
          <w:bCs w:val="0"/>
          <w:i w:val="0"/>
          <w:iCs w:val="0"/>
          <w:caps w:val="0"/>
          <w:smallCaps w:val="0"/>
          <w:noProof w:val="0"/>
          <w:color w:val="000000" w:themeColor="text1" w:themeTint="FF" w:themeShade="FF"/>
          <w:sz w:val="21"/>
          <w:szCs w:val="21"/>
          <w:lang w:val="en"/>
        </w:rPr>
        <w:t xml:space="preserve"> </w:t>
      </w:r>
      <w:r w:rsidRPr="076054A5" w:rsidR="1C0FAB9B">
        <w:rPr>
          <w:rFonts w:ascii="Arial" w:hAnsi="Arial" w:eastAsia="Arial" w:cs="Arial"/>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076054A5" wp14:paraId="2C078E63" wp14:textId="70A2A1AE">
      <w:pPr>
        <w:rPr>
          <w:rFonts w:ascii="Segoe UI" w:hAnsi="Segoe UI" w:eastAsia="Segoe UI" w:cs="Segoe UI"/>
          <w:b w:val="0"/>
          <w:bCs w:val="0"/>
          <w:i w:val="0"/>
          <w:iCs w:val="0"/>
          <w:caps w:val="0"/>
          <w:smallCaps w:val="0"/>
          <w:noProof w:val="0"/>
          <w:color w:val="FFFFFF" w:themeColor="background1" w:themeTint="FF" w:themeShade="FF"/>
          <w:sz w:val="21"/>
          <w:szCs w:val="21"/>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K" w:author="Angela King(UST,US)" w:date="2025-05-28T15:28:57" w:id="1544161832">
    <w:p xmlns:w14="http://schemas.microsoft.com/office/word/2010/wordml" xmlns:w="http://schemas.openxmlformats.org/wordprocessingml/2006/main" w:rsidR="0297FBFE" w:rsidRDefault="5F0D73CB" w14:paraId="1819CAD0" w14:textId="14E35D93">
      <w:pPr>
        <w:pStyle w:val="CommentText"/>
      </w:pPr>
      <w:r>
        <w:rPr>
          <w:rStyle w:val="CommentReference"/>
        </w:rPr>
        <w:annotationRef/>
      </w:r>
      <w:r w:rsidRPr="19BA0245" w:rsidR="23727546">
        <w:t>Assuming this will not be the image we actually use, since it's from a previous poll?</w:t>
      </w:r>
    </w:p>
  </w:comment>
  <w:comment xmlns:w="http://schemas.openxmlformats.org/wordprocessingml/2006/main" w:initials="AK" w:author="Angela King(UST,US)" w:date="2025-05-28T15:30:44" w:id="266293761">
    <w:p xmlns:w14="http://schemas.microsoft.com/office/word/2010/wordml" xmlns:w="http://schemas.openxmlformats.org/wordprocessingml/2006/main" w:rsidR="3A7804A6" w:rsidRDefault="6DDE539C" w14:paraId="04BCBFE4" w14:textId="5181310C">
      <w:pPr>
        <w:pStyle w:val="CommentText"/>
      </w:pPr>
      <w:r>
        <w:rPr>
          <w:rStyle w:val="CommentReference"/>
        </w:rPr>
        <w:annotationRef/>
      </w:r>
      <w:r w:rsidRPr="523D1BA3" w:rsidR="277E1579">
        <w:t>Instead of using the full p-text, how about altering the question to include it like this:</w:t>
      </w:r>
    </w:p>
    <w:p xmlns:w14="http://schemas.microsoft.com/office/word/2010/wordml" xmlns:w="http://schemas.openxmlformats.org/wordprocessingml/2006/main" w:rsidR="7200876E" w:rsidRDefault="42BEEC35" w14:paraId="079BDD3A" w14:textId="663569AD">
      <w:pPr>
        <w:pStyle w:val="CommentText"/>
      </w:pPr>
    </w:p>
    <w:p xmlns:w14="http://schemas.microsoft.com/office/word/2010/wordml" xmlns:w="http://schemas.openxmlformats.org/wordprocessingml/2006/main" w:rsidR="7B3B057F" w:rsidRDefault="2C46ED0A" w14:paraId="497C0919" w14:textId="5246D20A">
      <w:pPr>
        <w:pStyle w:val="CommentText"/>
      </w:pPr>
      <w:r w:rsidRPr="41F2B7AC" w:rsidR="68A78F9E">
        <w:t>Personal Growth: How do health/fitness and self-improvement rank on your priority list?</w:t>
      </w:r>
    </w:p>
  </w:comment>
  <w:comment xmlns:w="http://schemas.openxmlformats.org/wordprocessingml/2006/main" w:initials="AK" w:author="Angela King(UST,US)" w:date="2025-05-28T15:32:43" w:id="1399138554">
    <w:p xmlns:w14="http://schemas.microsoft.com/office/word/2010/wordml" xmlns:w="http://schemas.openxmlformats.org/wordprocessingml/2006/main" w:rsidR="39E0D41C" w:rsidRDefault="1234F878" w14:paraId="4CC5DC18" w14:textId="0C00DF50">
      <w:pPr>
        <w:pStyle w:val="CommentText"/>
      </w:pPr>
      <w:r>
        <w:rPr>
          <w:rStyle w:val="CommentReference"/>
        </w:rPr>
        <w:annotationRef/>
      </w:r>
      <w:r w:rsidRPr="0F8764A2" w:rsidR="2603B0CB">
        <w:t>Let's choose one vs. the other in this newsletter. No a/b test!</w:t>
      </w:r>
    </w:p>
  </w:comment>
  <w:comment xmlns:w="http://schemas.openxmlformats.org/wordprocessingml/2006/main" w:initials="AK" w:author="Angela King(UST,US)" w:date="2025-05-28T15:34:23" w:id="1769133076">
    <w:p xmlns:w14="http://schemas.microsoft.com/office/word/2010/wordml" xmlns:w="http://schemas.openxmlformats.org/wordprocessingml/2006/main" w:rsidR="19C9EB37" w:rsidRDefault="6B3DCE0D" w14:paraId="697E682D" w14:textId="48A21F75">
      <w:pPr>
        <w:pStyle w:val="CommentText"/>
      </w:pPr>
      <w:r>
        <w:rPr>
          <w:rStyle w:val="CommentReference"/>
        </w:rPr>
        <w:annotationRef/>
      </w:r>
      <w:r w:rsidRPr="7B50B41D" w:rsidR="04EB7307">
        <w:t>I'd put this as the 2nd sentence and this as the final one, with a tweak:</w:t>
      </w:r>
    </w:p>
    <w:p xmlns:w14="http://schemas.microsoft.com/office/word/2010/wordml" xmlns:w="http://schemas.openxmlformats.org/wordprocessingml/2006/main" w:rsidR="236B8387" w:rsidRDefault="62E95BBC" w14:paraId="0209FBD1" w14:textId="39EBD6F1">
      <w:pPr>
        <w:pStyle w:val="CommentText"/>
      </w:pPr>
    </w:p>
    <w:p xmlns:w14="http://schemas.microsoft.com/office/word/2010/wordml" xmlns:w="http://schemas.openxmlformats.org/wordprocessingml/2006/main" w:rsidR="1BE04F93" w:rsidRDefault="199E9E93" w14:paraId="7CC04439" w14:textId="08586815">
      <w:pPr>
        <w:pStyle w:val="CommentText"/>
      </w:pPr>
      <w:r w:rsidRPr="1B83F102" w:rsidR="4B39FFD3">
        <w:t>"Register to participate in this study and future research opportunities, which may include one-on-one interviews or digital surveys. "</w:t>
      </w:r>
    </w:p>
  </w:comment>
  <w:comment xmlns:w="http://schemas.openxmlformats.org/wordprocessingml/2006/main" w:initials="MS" w:author="Michael Stephenson(UST,US)" w:date="2025-05-28T12:59:21" w:id="1349728354">
    <w:p xmlns:w14="http://schemas.microsoft.com/office/word/2010/wordml" xmlns:w="http://schemas.openxmlformats.org/wordprocessingml/2006/main" w:rsidR="3DF03A02" w:rsidRDefault="7A27D135" w14:paraId="47366F07" w14:textId="58FF193E">
      <w:pPr>
        <w:pStyle w:val="CommentText"/>
      </w:pPr>
      <w:r>
        <w:rPr>
          <w:rStyle w:val="CommentReference"/>
        </w:rPr>
        <w:annotationRef/>
      </w:r>
      <w:r w:rsidRPr="6360AAB0" w:rsidR="2796B66E">
        <w:t>Really like this! Feels like a very succinct version of the intro you had above. Down here, it feels maybe a bit similar or redundant? Maybe you could implement this language up above, and just start this section with para 2?</w:t>
      </w:r>
    </w:p>
    <w:p xmlns:w14="http://schemas.microsoft.com/office/word/2010/wordml" xmlns:w="http://schemas.openxmlformats.org/wordprocessingml/2006/main" w:rsidR="3C1F7EB7" w:rsidRDefault="287BB84F" w14:paraId="725DDAD6" w14:textId="5AC3CA9D">
      <w:pPr>
        <w:pStyle w:val="CommentText"/>
      </w:pPr>
    </w:p>
  </w:comment>
  <w:comment xmlns:w="http://schemas.openxmlformats.org/wordprocessingml/2006/main" w:initials="MS" w:author="Michael Stephenson(UST,US)" w:date="2025-05-28T13:01:40" w:id="825845300">
    <w:p xmlns:w14="http://schemas.microsoft.com/office/word/2010/wordml" xmlns:w="http://schemas.openxmlformats.org/wordprocessingml/2006/main" w:rsidR="7D6CF9C9" w:rsidRDefault="310EE340" w14:paraId="4EC5E48F" w14:textId="7B08356E">
      <w:pPr>
        <w:pStyle w:val="CommentText"/>
      </w:pPr>
      <w:r>
        <w:rPr>
          <w:rStyle w:val="CommentReference"/>
        </w:rPr>
        <w:annotationRef/>
      </w:r>
      <w:r w:rsidRPr="065F02E1" w:rsidR="289151C0">
        <w:t>Love this</w:t>
      </w:r>
    </w:p>
  </w:comment>
  <w:comment xmlns:w="http://schemas.openxmlformats.org/wordprocessingml/2006/main" w:initials="MS" w:author="Michael Stephenson(UST,US)" w:date="2025-05-28T13:04:12" w:id="1878802544">
    <w:p xmlns:w14="http://schemas.microsoft.com/office/word/2010/wordml" xmlns:w="http://schemas.openxmlformats.org/wordprocessingml/2006/main" w:rsidR="39916A4A" w:rsidRDefault="76C2E445" w14:paraId="46E6A6C2" w14:textId="0AC3DF8C">
      <w:pPr>
        <w:pStyle w:val="CommentText"/>
      </w:pPr>
      <w:r>
        <w:rPr>
          <w:rStyle w:val="CommentReference"/>
        </w:rPr>
        <w:annotationRef/>
      </w:r>
      <w:r w:rsidRPr="3FFADF62" w:rsidR="6B90FD25">
        <w:t>Again, I really like this. But I doubled back, and we have a lot of similar language talking about May's theme (Pause, breathe, reset, etc.) Obviously the context is different, but is there a way we can maybe vary it up to feel more fresh? Fuel up your finances before you take off for the summer, or something?</w:t>
      </w:r>
    </w:p>
  </w:comment>
  <w:comment xmlns:w="http://schemas.openxmlformats.org/wordprocessingml/2006/main" w:initials="AK" w:author="Angela King(UST,US)" w:date="2025-05-28T16:28:29" w:id="642488083">
    <w:p xmlns:w14="http://schemas.microsoft.com/office/word/2010/wordml" xmlns:w="http://schemas.openxmlformats.org/wordprocessingml/2006/main" w:rsidR="37D4C398" w:rsidRDefault="39E8A112" w14:paraId="2D561772" w14:textId="25801358">
      <w:pPr>
        <w:pStyle w:val="CommentText"/>
      </w:pPr>
      <w:r>
        <w:rPr>
          <w:rStyle w:val="CommentReference"/>
        </w:rPr>
        <w:annotationRef/>
      </w:r>
      <w:r w:rsidRPr="74F08ED7" w:rsidR="45E38238">
        <w:t xml:space="preserve">This doesn't flow with the rest of the sentence. "we helped you ... exploring benefits that make life a little easier." </w:t>
      </w:r>
    </w:p>
  </w:comment>
  <w:comment xmlns:w="http://schemas.openxmlformats.org/wordprocessingml/2006/main" w:initials="AK" w:author="Angela King(UST,US)" w:date="2025-05-28T16:30:26" w:id="1689984283">
    <w:p xmlns:w14="http://schemas.microsoft.com/office/word/2010/wordml" xmlns:w="http://schemas.openxmlformats.org/wordprocessingml/2006/main" w:rsidR="61D91A3E" w:rsidRDefault="1FCAED25" w14:paraId="7AB8BC9F" w14:textId="39E7DF90">
      <w:pPr>
        <w:pStyle w:val="CommentText"/>
      </w:pPr>
      <w:r>
        <w:rPr>
          <w:rStyle w:val="CommentReference"/>
        </w:rPr>
        <w:annotationRef/>
      </w:r>
      <w:r w:rsidRPr="6C78D58E" w:rsidR="613245F0">
        <w:t>What's this referring to? Users aren't able to create their own Journeys in Paven ...</w:t>
      </w:r>
    </w:p>
  </w:comment>
  <w:comment xmlns:w="http://schemas.openxmlformats.org/wordprocessingml/2006/main" w:initials="JH" w:author="Jolene Haley(UST,US)" w:date="2025-05-28T14:04:56" w:id="1720229075">
    <w:p xmlns:w14="http://schemas.microsoft.com/office/word/2010/wordml" xmlns:w="http://schemas.openxmlformats.org/wordprocessingml/2006/main" w:rsidR="7B7A35E3" w:rsidRDefault="261F76B3" w14:paraId="24520B35" w14:textId="76754C56">
      <w:pPr>
        <w:pStyle w:val="CommentText"/>
      </w:pPr>
      <w:r>
        <w:rPr>
          <w:rStyle w:val="CommentReference"/>
        </w:rPr>
        <w:annotationRef/>
      </w:r>
      <w:r w:rsidRPr="5346175F" w:rsidR="2C1972B6">
        <w:t>Newp, sorry! It's a screen from the new poll.</w:t>
      </w:r>
    </w:p>
  </w:comment>
  <w:comment xmlns:w="http://schemas.openxmlformats.org/wordprocessingml/2006/main" w:initials="JH" w:author="Jolene Haley(UST,US)" w:date="2025-05-29T08:55:11" w:id="211177292">
    <w:p xmlns:w14="http://schemas.microsoft.com/office/word/2010/wordml" xmlns:w="http://schemas.openxmlformats.org/wordprocessingml/2006/main" w:rsidR="15B896D7" w:rsidRDefault="12DF921D" w14:paraId="5D5A00F1" w14:textId="46F17883">
      <w:pPr>
        <w:pStyle w:val="CommentText"/>
      </w:pPr>
      <w:r>
        <w:rPr>
          <w:rStyle w:val="CommentReference"/>
        </w:rPr>
        <w:annotationRef/>
      </w:r>
      <w:r>
        <w:fldChar w:fldCharType="begin"/>
      </w:r>
      <w:r>
        <w:instrText xml:space="preserve"> HYPERLINK "mailto:287594@ust.com"</w:instrText>
      </w:r>
      <w:bookmarkStart w:name="_@_74561AA7271B4548A51503E6DE30D3D8Z" w:id="1952718592"/>
      <w:r>
        <w:fldChar w:fldCharType="separate"/>
      </w:r>
      <w:bookmarkEnd w:id="1952718592"/>
      <w:r w:rsidRPr="47BFCCDD" w:rsidR="456D3EED">
        <w:rPr>
          <w:rStyle w:val="Mention"/>
          <w:noProof/>
        </w:rPr>
        <w:t>@Gloria Shugleva(UST,BG)</w:t>
      </w:r>
      <w:r>
        <w:fldChar w:fldCharType="end"/>
      </w:r>
      <w:r w:rsidRPr="70C2B5E4" w:rsidR="6C2885B3">
        <w:t xml:space="preserve"> </w:t>
      </w:r>
    </w:p>
  </w:comment>
  <w:comment xmlns:w="http://schemas.openxmlformats.org/wordprocessingml/2006/main" w:initials="JH" w:author="Jolene Haley(UST,US)" w:date="2025-05-29T08:57:47" w:id="108061344">
    <w:p xmlns:w14="http://schemas.microsoft.com/office/word/2010/wordml" xmlns:w="http://schemas.openxmlformats.org/wordprocessingml/2006/main" w:rsidR="136A796B" w:rsidRDefault="1D3B8CAB" w14:paraId="3B6671F7" w14:textId="655C9BD6">
      <w:pPr>
        <w:pStyle w:val="CommentText"/>
      </w:pPr>
      <w:r>
        <w:rPr>
          <w:rStyle w:val="CommentReference"/>
        </w:rPr>
        <w:annotationRef/>
      </w:r>
      <w:r w:rsidRPr="33FB7373" w:rsidR="733DD354">
        <w:t xml:space="preserve">Sorry, it's for this! </w:t>
      </w:r>
    </w:p>
    <w:p xmlns:w14="http://schemas.microsoft.com/office/word/2010/wordml" xmlns:w="http://schemas.openxmlformats.org/wordprocessingml/2006/main" w:rsidR="77D0961C" w:rsidRDefault="11A603DD" w14:paraId="681D9B62" w14:textId="01A7D1D0">
      <w:pPr>
        <w:pStyle w:val="CommentText"/>
      </w:pPr>
    </w:p>
    <w:p xmlns:w14="http://schemas.microsoft.com/office/word/2010/wordml" xmlns:w="http://schemas.openxmlformats.org/wordprocessingml/2006/main" w:rsidR="74E0CDBA" w:rsidRDefault="1A6A2218" w14:paraId="6AD73918" w14:textId="6BDCD40A">
      <w:pPr>
        <w:pStyle w:val="CommentText"/>
      </w:pPr>
      <w:r w:rsidRPr="221659A9" w:rsidR="33CFAD21">
        <w:t>https://paven.io/benefits/article/28YSED1qOo6rFxBXoYsX4q</w:t>
      </w:r>
    </w:p>
  </w:comment>
  <w:comment xmlns:w="http://schemas.openxmlformats.org/wordprocessingml/2006/main" w:initials="JH" w:author="Jolene Haley(UST,US)" w:date="2025-05-29T10:41:14" w:id="1644085383">
    <w:p xmlns:w14="http://schemas.microsoft.com/office/word/2010/wordml" xmlns:w="http://schemas.openxmlformats.org/wordprocessingml/2006/main" w:rsidR="308F4FA4" w:rsidRDefault="7EAF6AB9" w14:paraId="30447544" w14:textId="189B56AE">
      <w:pPr>
        <w:pStyle w:val="CommentText"/>
      </w:pPr>
      <w:r>
        <w:rPr>
          <w:rStyle w:val="CommentReference"/>
        </w:rPr>
        <w:annotationRef/>
      </w:r>
      <w:r w:rsidRPr="3DF7B2FC" w:rsidR="1F9C1625">
        <w:t>Love this!</w:t>
      </w:r>
    </w:p>
  </w:comment>
  <w:comment xmlns:w="http://schemas.openxmlformats.org/wordprocessingml/2006/main" w:initials="JH" w:author="Jolene Haley(UST,US)" w:date="2025-05-29T11:08:37" w:id="1325626609">
    <w:p xmlns:w14="http://schemas.microsoft.com/office/word/2010/wordml" xmlns:w="http://schemas.openxmlformats.org/wordprocessingml/2006/main" w:rsidR="20BAEACA" w:rsidRDefault="33F31C08" w14:paraId="0C86F4B3" w14:textId="7B7E27D0">
      <w:pPr>
        <w:pStyle w:val="CommentText"/>
      </w:pPr>
      <w:r>
        <w:rPr>
          <w:rStyle w:val="CommentReference"/>
        </w:rPr>
        <w:annotationRef/>
      </w:r>
      <w:r w:rsidRPr="47C1EDA3" w:rsidR="778ED179">
        <w:t>Thanks! I've modified!</w:t>
      </w:r>
    </w:p>
  </w:comment>
  <w:comment xmlns:w="http://schemas.openxmlformats.org/wordprocessingml/2006/main" w:initials="JH" w:author="Jolene Haley(UST,US)" w:date="2025-05-29T11:12:27" w:id="433864777">
    <w:p xmlns:w14="http://schemas.microsoft.com/office/word/2010/wordml" xmlns:w="http://schemas.openxmlformats.org/wordprocessingml/2006/main" w:rsidR="6321E220" w:rsidRDefault="392E16A0" w14:paraId="1473B39D" w14:textId="1467879D">
      <w:pPr>
        <w:pStyle w:val="CommentText"/>
      </w:pPr>
      <w:r>
        <w:rPr>
          <w:rStyle w:val="CommentReference"/>
        </w:rPr>
        <w:annotationRef/>
      </w:r>
      <w:r w:rsidRPr="3CDAEA8A" w:rsidR="4A0775C5">
        <w:t>Revised! Thank you!</w:t>
      </w:r>
    </w:p>
  </w:comment>
</w:comments>
</file>

<file path=word/commentsExtended.xml><?xml version="1.0" encoding="utf-8"?>
<w15:commentsEx xmlns:mc="http://schemas.openxmlformats.org/markup-compatibility/2006" xmlns:w15="http://schemas.microsoft.com/office/word/2012/wordml" mc:Ignorable="w15">
  <w15:commentEx w15:done="0" w15:paraId="1819CAD0"/>
  <w15:commentEx w15:done="0" w15:paraId="497C0919"/>
  <w15:commentEx w15:done="0" w15:paraId="4CC5DC18"/>
  <w15:commentEx w15:done="0" w15:paraId="7CC04439"/>
  <w15:commentEx w15:done="0" w15:paraId="725DDAD6"/>
  <w15:commentEx w15:done="1" w15:paraId="4EC5E48F"/>
  <w15:commentEx w15:done="0" w15:paraId="46E6A6C2"/>
  <w15:commentEx w15:done="0" w15:paraId="2D561772"/>
  <w15:commentEx w15:done="0" w15:paraId="7AB8BC9F"/>
  <w15:commentEx w15:done="0" w15:paraId="24520B35" w15:paraIdParent="1819CAD0"/>
  <w15:commentEx w15:done="0" w15:paraId="5D5A00F1"/>
  <w15:commentEx w15:done="0" w15:paraId="6AD73918" w15:paraIdParent="7AB8BC9F"/>
  <w15:commentEx w15:done="0" w15:paraId="30447544" w15:paraIdParent="497C0919"/>
  <w15:commentEx w15:done="0" w15:paraId="0C86F4B3" w15:paraIdParent="46E6A6C2"/>
  <w15:commentEx w15:done="0" w15:paraId="1473B39D" w15:paraIdParent="2D56177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C4E415" w16cex:dateUtc="2025-05-28T19:28:57.685Z"/>
  <w16cex:commentExtensible w16cex:durableId="4AD6ACF1" w16cex:dateUtc="2025-05-28T19:30:44.941Z"/>
  <w16cex:commentExtensible w16cex:durableId="13BD182F" w16cex:dateUtc="2025-05-28T19:32:43.967Z"/>
  <w16cex:commentExtensible w16cex:durableId="09408562" w16cex:dateUtc="2025-05-28T19:34:23.269Z"/>
  <w16cex:commentExtensible w16cex:durableId="492FCFC8" w16cex:dateUtc="2025-05-28T19:59:21.574Z"/>
  <w16cex:commentExtensible w16cex:durableId="3893B0BE" w16cex:dateUtc="2025-05-28T20:01:40.599Z">
    <w16cex:extLst>
      <w16:ext w16:uri="{CE6994B0-6A32-4C9F-8C6B-6E91EDA988CE}">
        <cr:reactions xmlns:cr="http://schemas.microsoft.com/office/comments/2020/reactions">
          <cr:reaction reactionType="1">
            <cr:reactionInfo dateUtc="2025-05-28T20:28:58.585Z">
              <cr:user userId="S::287055@ust.com::8c1cc25c-f17e-4a62-b68f-87edc12e4cd5" userProvider="AD" userName="Angela King(UST,US)"/>
            </cr:reactionInfo>
          </cr:reaction>
        </cr:reactions>
      </w16:ext>
    </w16cex:extLst>
  </w16cex:commentExtensible>
  <w16cex:commentExtensible w16cex:durableId="483CEF7E" w16cex:dateUtc="2025-05-28T20:04:12.052Z">
    <w16cex:extLst>
      <w16:ext w16:uri="{CE6994B0-6A32-4C9F-8C6B-6E91EDA988CE}">
        <cr:reactions xmlns:cr="http://schemas.microsoft.com/office/comments/2020/reactions">
          <cr:reaction reactionType="1">
            <cr:reactionInfo dateUtc="2025-05-28T20:29:28.474Z">
              <cr:user userId="S::287055@ust.com::8c1cc25c-f17e-4a62-b68f-87edc12e4cd5" userProvider="AD" userName="Angela King(UST,US)"/>
            </cr:reactionInfo>
          </cr:reaction>
        </cr:reactions>
      </w16:ext>
    </w16cex:extLst>
  </w16cex:commentExtensible>
  <w16cex:commentExtensible w16cex:durableId="321FD9BA" w16cex:dateUtc="2025-05-28T20:28:29.374Z"/>
  <w16cex:commentExtensible w16cex:durableId="51F3BF4A" w16cex:dateUtc="2025-05-28T20:30:26.933Z"/>
  <w16cex:commentExtensible w16cex:durableId="5841E686" w16cex:dateUtc="2025-05-28T21:04:56.93Z"/>
  <w16cex:commentExtensible w16cex:durableId="2900E770" w16cex:dateUtc="2025-05-29T15:55:11.467Z"/>
  <w16cex:commentExtensible w16cex:durableId="6084C707" w16cex:dateUtc="2025-05-29T15:57:47.207Z"/>
  <w16cex:commentExtensible w16cex:durableId="739FB609" w16cex:dateUtc="2025-05-29T17:41:14.6Z"/>
  <w16cex:commentExtensible w16cex:durableId="1AEFE518" w16cex:dateUtc="2025-05-29T18:08:37.692Z"/>
  <w16cex:commentExtensible w16cex:durableId="6DACCDA0" w16cex:dateUtc="2025-05-29T18:12:27.54Z"/>
</w16cex:commentsExtensible>
</file>

<file path=word/commentsIds.xml><?xml version="1.0" encoding="utf-8"?>
<w16cid:commentsIds xmlns:mc="http://schemas.openxmlformats.org/markup-compatibility/2006" xmlns:w16cid="http://schemas.microsoft.com/office/word/2016/wordml/cid" mc:Ignorable="w16cid">
  <w16cid:commentId w16cid:paraId="1819CAD0" w16cid:durableId="23C4E415"/>
  <w16cid:commentId w16cid:paraId="497C0919" w16cid:durableId="4AD6ACF1"/>
  <w16cid:commentId w16cid:paraId="4CC5DC18" w16cid:durableId="13BD182F"/>
  <w16cid:commentId w16cid:paraId="7CC04439" w16cid:durableId="09408562"/>
  <w16cid:commentId w16cid:paraId="725DDAD6" w16cid:durableId="492FCFC8"/>
  <w16cid:commentId w16cid:paraId="4EC5E48F" w16cid:durableId="3893B0BE"/>
  <w16cid:commentId w16cid:paraId="46E6A6C2" w16cid:durableId="483CEF7E"/>
  <w16cid:commentId w16cid:paraId="2D561772" w16cid:durableId="321FD9BA"/>
  <w16cid:commentId w16cid:paraId="7AB8BC9F" w16cid:durableId="51F3BF4A"/>
  <w16cid:commentId w16cid:paraId="24520B35" w16cid:durableId="5841E686"/>
  <w16cid:commentId w16cid:paraId="5D5A00F1" w16cid:durableId="2900E770"/>
  <w16cid:commentId w16cid:paraId="6AD73918" w16cid:durableId="6084C707"/>
  <w16cid:commentId w16cid:paraId="30447544" w16cid:durableId="739FB609"/>
  <w16cid:commentId w16cid:paraId="0C86F4B3" w16cid:durableId="1AEFE518"/>
  <w16cid:commentId w16cid:paraId="1473B39D" w16cid:durableId="6DACCD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908752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57eee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120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5b64a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e7f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717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241e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rson w15:author="Jolene Haley(UST,US)">
    <w15:presenceInfo w15:providerId="AD" w15:userId="S::292688@ust.com::c46a222a-428a-486d-83c0-e2983fe524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CB06DE"/>
    <w:rsid w:val="00BA4819"/>
    <w:rsid w:val="0299E8B8"/>
    <w:rsid w:val="041AE183"/>
    <w:rsid w:val="045523F0"/>
    <w:rsid w:val="048D4CF3"/>
    <w:rsid w:val="050CA0C8"/>
    <w:rsid w:val="05AFEDCC"/>
    <w:rsid w:val="05CBD3C0"/>
    <w:rsid w:val="071C5BE6"/>
    <w:rsid w:val="076054A5"/>
    <w:rsid w:val="07767101"/>
    <w:rsid w:val="08305993"/>
    <w:rsid w:val="084B6BE1"/>
    <w:rsid w:val="09354CAA"/>
    <w:rsid w:val="09439431"/>
    <w:rsid w:val="0A117FC1"/>
    <w:rsid w:val="0A4A61E8"/>
    <w:rsid w:val="0B81C793"/>
    <w:rsid w:val="0CBF7921"/>
    <w:rsid w:val="0D148ABB"/>
    <w:rsid w:val="0EC2DD0E"/>
    <w:rsid w:val="0EC6B8CE"/>
    <w:rsid w:val="0F1B4A59"/>
    <w:rsid w:val="0F1E26A4"/>
    <w:rsid w:val="10CB06DE"/>
    <w:rsid w:val="12E22F11"/>
    <w:rsid w:val="12FC8D69"/>
    <w:rsid w:val="137D68B8"/>
    <w:rsid w:val="141E7959"/>
    <w:rsid w:val="15B7272F"/>
    <w:rsid w:val="178EDCBE"/>
    <w:rsid w:val="17B0A15A"/>
    <w:rsid w:val="185D436B"/>
    <w:rsid w:val="18BECA70"/>
    <w:rsid w:val="195884B2"/>
    <w:rsid w:val="1992FB99"/>
    <w:rsid w:val="19AD41C8"/>
    <w:rsid w:val="1A6D6011"/>
    <w:rsid w:val="1A9B154C"/>
    <w:rsid w:val="1AAEA6B2"/>
    <w:rsid w:val="1B32BD0E"/>
    <w:rsid w:val="1B8F7752"/>
    <w:rsid w:val="1C0FAB9B"/>
    <w:rsid w:val="1EB2583F"/>
    <w:rsid w:val="1F3D9947"/>
    <w:rsid w:val="2071ADBA"/>
    <w:rsid w:val="22AD2935"/>
    <w:rsid w:val="237B7A2C"/>
    <w:rsid w:val="23DF8C01"/>
    <w:rsid w:val="249B2E8C"/>
    <w:rsid w:val="250E25F0"/>
    <w:rsid w:val="25383155"/>
    <w:rsid w:val="27EB6082"/>
    <w:rsid w:val="2825FB2C"/>
    <w:rsid w:val="293893DF"/>
    <w:rsid w:val="295DD2EC"/>
    <w:rsid w:val="29AD3585"/>
    <w:rsid w:val="2A00B85A"/>
    <w:rsid w:val="2B307D3A"/>
    <w:rsid w:val="2CD1A821"/>
    <w:rsid w:val="2D79158F"/>
    <w:rsid w:val="2E23C05C"/>
    <w:rsid w:val="2FCAA18F"/>
    <w:rsid w:val="30CBF5BE"/>
    <w:rsid w:val="314ED67A"/>
    <w:rsid w:val="31994493"/>
    <w:rsid w:val="32B2F02E"/>
    <w:rsid w:val="3354259D"/>
    <w:rsid w:val="33AC2599"/>
    <w:rsid w:val="341D1730"/>
    <w:rsid w:val="34361922"/>
    <w:rsid w:val="347BCA6A"/>
    <w:rsid w:val="355F4748"/>
    <w:rsid w:val="35B68F48"/>
    <w:rsid w:val="368C12F3"/>
    <w:rsid w:val="374524EA"/>
    <w:rsid w:val="37F5E949"/>
    <w:rsid w:val="3A9D8659"/>
    <w:rsid w:val="3C5B6532"/>
    <w:rsid w:val="3C5F7E27"/>
    <w:rsid w:val="3C9D06BF"/>
    <w:rsid w:val="3D116A67"/>
    <w:rsid w:val="3DAFF69F"/>
    <w:rsid w:val="3DF643BB"/>
    <w:rsid w:val="3E1E5FBF"/>
    <w:rsid w:val="3F237B37"/>
    <w:rsid w:val="3F237E48"/>
    <w:rsid w:val="3F7F808C"/>
    <w:rsid w:val="3FB9EBB1"/>
    <w:rsid w:val="3FCEF998"/>
    <w:rsid w:val="40C29033"/>
    <w:rsid w:val="41C92986"/>
    <w:rsid w:val="4254945B"/>
    <w:rsid w:val="444D4FEB"/>
    <w:rsid w:val="44957272"/>
    <w:rsid w:val="44CA7ECD"/>
    <w:rsid w:val="46086D3A"/>
    <w:rsid w:val="460A80B7"/>
    <w:rsid w:val="47D41189"/>
    <w:rsid w:val="48870B97"/>
    <w:rsid w:val="4953FE81"/>
    <w:rsid w:val="49665225"/>
    <w:rsid w:val="49B33069"/>
    <w:rsid w:val="4A2604CE"/>
    <w:rsid w:val="4B201D61"/>
    <w:rsid w:val="4B78668E"/>
    <w:rsid w:val="4B8A3910"/>
    <w:rsid w:val="4BD1699E"/>
    <w:rsid w:val="4BDA93AA"/>
    <w:rsid w:val="4C0DEDDF"/>
    <w:rsid w:val="4D0E31F3"/>
    <w:rsid w:val="4D33ABD5"/>
    <w:rsid w:val="4DA8738F"/>
    <w:rsid w:val="4DB5691F"/>
    <w:rsid w:val="4E6C05FC"/>
    <w:rsid w:val="4EDCD51C"/>
    <w:rsid w:val="4FA1A374"/>
    <w:rsid w:val="50A6F86A"/>
    <w:rsid w:val="51C5ABF3"/>
    <w:rsid w:val="51F0C855"/>
    <w:rsid w:val="51F8C3B6"/>
    <w:rsid w:val="52425B49"/>
    <w:rsid w:val="52684141"/>
    <w:rsid w:val="5330DFFB"/>
    <w:rsid w:val="542A5694"/>
    <w:rsid w:val="54712E2E"/>
    <w:rsid w:val="54A134CE"/>
    <w:rsid w:val="551546FB"/>
    <w:rsid w:val="555AD564"/>
    <w:rsid w:val="556779D7"/>
    <w:rsid w:val="5615640F"/>
    <w:rsid w:val="565FB829"/>
    <w:rsid w:val="56B2D2BF"/>
    <w:rsid w:val="57189F91"/>
    <w:rsid w:val="572CE121"/>
    <w:rsid w:val="576D490F"/>
    <w:rsid w:val="577C904C"/>
    <w:rsid w:val="586A2D51"/>
    <w:rsid w:val="589B56CF"/>
    <w:rsid w:val="58D62E32"/>
    <w:rsid w:val="59DC1B28"/>
    <w:rsid w:val="5C1B9AFD"/>
    <w:rsid w:val="5C696E35"/>
    <w:rsid w:val="5D2BA4BE"/>
    <w:rsid w:val="5D4C1434"/>
    <w:rsid w:val="5DD81BE8"/>
    <w:rsid w:val="5E6F6F42"/>
    <w:rsid w:val="5F907430"/>
    <w:rsid w:val="600B3394"/>
    <w:rsid w:val="6053F2CF"/>
    <w:rsid w:val="60CB0C0A"/>
    <w:rsid w:val="6127098C"/>
    <w:rsid w:val="6170C321"/>
    <w:rsid w:val="61BE090B"/>
    <w:rsid w:val="6266B707"/>
    <w:rsid w:val="632590C1"/>
    <w:rsid w:val="63276E10"/>
    <w:rsid w:val="658F4BFD"/>
    <w:rsid w:val="6667D3AE"/>
    <w:rsid w:val="685FBB76"/>
    <w:rsid w:val="68828E9D"/>
    <w:rsid w:val="68F25A7B"/>
    <w:rsid w:val="69587046"/>
    <w:rsid w:val="698C34B8"/>
    <w:rsid w:val="6A5787A6"/>
    <w:rsid w:val="6AD7C82C"/>
    <w:rsid w:val="6CDDAD7A"/>
    <w:rsid w:val="6CEAA9AD"/>
    <w:rsid w:val="6D8492F9"/>
    <w:rsid w:val="6DA74AB5"/>
    <w:rsid w:val="6E088C74"/>
    <w:rsid w:val="6E5A4708"/>
    <w:rsid w:val="6EE8169B"/>
    <w:rsid w:val="6EECCDD6"/>
    <w:rsid w:val="6F609603"/>
    <w:rsid w:val="6FD92DCC"/>
    <w:rsid w:val="701FE5EE"/>
    <w:rsid w:val="7033F5E2"/>
    <w:rsid w:val="703FFAE7"/>
    <w:rsid w:val="71123A00"/>
    <w:rsid w:val="71EA3014"/>
    <w:rsid w:val="7220F47A"/>
    <w:rsid w:val="7222A4B8"/>
    <w:rsid w:val="72A6C946"/>
    <w:rsid w:val="73097EEA"/>
    <w:rsid w:val="74AF2279"/>
    <w:rsid w:val="754543D5"/>
    <w:rsid w:val="759AEB0E"/>
    <w:rsid w:val="759EC451"/>
    <w:rsid w:val="76318C62"/>
    <w:rsid w:val="76D818E6"/>
    <w:rsid w:val="78439A37"/>
    <w:rsid w:val="79499912"/>
    <w:rsid w:val="7A2535BA"/>
    <w:rsid w:val="7AFB83CA"/>
    <w:rsid w:val="7CAC4FD5"/>
    <w:rsid w:val="7CE6CB4A"/>
    <w:rsid w:val="7E8387C1"/>
    <w:rsid w:val="7EB7DD17"/>
    <w:rsid w:val="7EF52E9E"/>
    <w:rsid w:val="7F07D44B"/>
    <w:rsid w:val="7F0ADA2A"/>
    <w:rsid w:val="7F5DB6A8"/>
    <w:rsid w:val="7F921F71"/>
    <w:rsid w:val="7FE58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06DE"/>
  <w15:chartTrackingRefBased/>
  <w15:docId w15:val="{741BB1E8-0F77-4C21-83C5-49FDE8A703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76054A5"/>
    <w:pPr>
      <w:spacing/>
      <w:ind w:left="720"/>
      <w:contextualSpacing/>
    </w:pPr>
  </w:style>
  <w:style w:type="character" w:styleId="Hyperlink">
    <w:uiPriority w:val="99"/>
    <w:name w:val="Hyperlink"/>
    <w:basedOn w:val="DefaultParagraphFont"/>
    <w:unhideWhenUsed/>
    <w:rsid w:val="076054A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27367150" /><Relationship Type="http://schemas.openxmlformats.org/officeDocument/2006/relationships/hyperlink" Target="https://short.paven.io/qBwrDeok9Qb" TargetMode="External" Id="Ra233e0d330b04f71" /><Relationship Type="http://schemas.openxmlformats.org/officeDocument/2006/relationships/hyperlink" Target="https://short.paven.io/xyhCYhtk9Qb" TargetMode="External" Id="Ra1cb3bdfb4bc4509" /><Relationship Type="http://schemas.openxmlformats.org/officeDocument/2006/relationships/hyperlink" Target="mailto:support@paven.app" TargetMode="External" Id="R248c8810546c484b" /><Relationship Type="http://schemas.openxmlformats.org/officeDocument/2006/relationships/hyperlink" Target="https://forms.office.com/Pages/DesignPageV2.aspx?subpage=design&amp;FormId=Sx9DpAfCM0eVMDTAipsrjVAV8ActHlxDsCEdo8cXBjRUMk9HUEszTVZFQkg0NTY0MFAzNEE0RUVGRC4u" TargetMode="External" Id="R1caac3741be54583" /><Relationship Type="http://schemas.openxmlformats.org/officeDocument/2006/relationships/hyperlink" Target="https://forms.office.com/Pages/DesignPageV2.aspx?subpage=design&amp;FormId=Sx9DpAfCM0eVMDTAipsrjVAV8ActHlxDsCEdo8cXBjRURTdTUTZHM1VIOVRJVVRIQVFER1k2NE03Ry4u" TargetMode="External" Id="R8fef7bebe3644607" /><Relationship Type="http://schemas.openxmlformats.org/officeDocument/2006/relationships/numbering" Target="numbering.xml" Id="R24ee0a0ee35e4cfc" /><Relationship Type="http://schemas.openxmlformats.org/officeDocument/2006/relationships/hyperlink" Target="https://paven.io/benefits/article/34nlgdxtAqTq2Z8Z3WDxBh" TargetMode="External" Id="R895554ec92174dba" /><Relationship Type="http://schemas.openxmlformats.org/officeDocument/2006/relationships/comments" Target="comments.xml" Id="R09ace01aa4ec4507" /><Relationship Type="http://schemas.microsoft.com/office/2011/relationships/people" Target="people.xml" Id="R6aadcb0061434e13" /><Relationship Type="http://schemas.microsoft.com/office/2011/relationships/commentsExtended" Target="commentsExtended.xml" Id="Rd6c76ff165aa442b" /><Relationship Type="http://schemas.microsoft.com/office/2016/09/relationships/commentsIds" Target="commentsIds.xml" Id="Rd9b15e98885d45ed" /><Relationship Type="http://schemas.microsoft.com/office/2018/08/relationships/commentsExtensible" Target="commentsExtensible.xml" Id="R8803b71f909b46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A87588-6E66-4F40-BFA7-D9BE2A600F09}"/>
</file>

<file path=customXml/itemProps2.xml><?xml version="1.0" encoding="utf-8"?>
<ds:datastoreItem xmlns:ds="http://schemas.openxmlformats.org/officeDocument/2006/customXml" ds:itemID="{12D76BA9-8B97-4F39-B394-CC4BB17C2E77}"/>
</file>

<file path=customXml/itemProps3.xml><?xml version="1.0" encoding="utf-8"?>
<ds:datastoreItem xmlns:ds="http://schemas.openxmlformats.org/officeDocument/2006/customXml" ds:itemID="{0BB91166-6444-4DE5-9E88-7A6A338719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Haley(UST,US)</dc:creator>
  <cp:keywords/>
  <dc:description/>
  <cp:lastModifiedBy>Jolene Haley(UST,US)</cp:lastModifiedBy>
  <dcterms:created xsi:type="dcterms:W3CDTF">2025-05-15T21:25:32Z</dcterms:created>
  <dcterms:modified xsi:type="dcterms:W3CDTF">2025-05-29T18:20:37Z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