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5DCC4991" w:rsidTr="02C29C8C" w14:paraId="3D615730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00FD15B5" w14:paraId="2A7250ED" w14:textId="72025014">
            <w:pPr>
              <w:pStyle w:val="Heading2"/>
              <w:spacing w:before="0" w:after="0"/>
              <w:jc w:val="center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b/>
                <w:bCs/>
                <w:sz w:val="26"/>
                <w:szCs w:val="26"/>
                <w:lang w:val="en"/>
              </w:rPr>
              <w:t>April</w:t>
            </w:r>
            <w:r w:rsidRPr="504D00BE" w:rsidR="009C3439">
              <w:rPr>
                <w:rFonts w:ascii="Arial" w:hAnsi="Arial" w:eastAsia="Arial" w:cs="Arial"/>
                <w:b/>
                <w:bCs/>
                <w:sz w:val="26"/>
                <w:szCs w:val="26"/>
                <w:lang w:val="en"/>
              </w:rPr>
              <w:t xml:space="preserve"> 2025 </w:t>
            </w:r>
            <w:r w:rsidRPr="504D00BE" w:rsidR="5DCC4991">
              <w:rPr>
                <w:rFonts w:ascii="Arial" w:hAnsi="Arial" w:eastAsia="Arial" w:cs="Arial"/>
                <w:b/>
                <w:bCs/>
                <w:sz w:val="26"/>
                <w:szCs w:val="26"/>
                <w:lang w:val="en"/>
              </w:rPr>
              <w:t>Poll</w:t>
            </w:r>
          </w:p>
        </w:tc>
      </w:tr>
      <w:tr w:rsidR="5DCC4991" w:rsidTr="02C29C8C" w14:paraId="7BCBEAE8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2B852104" w14:textId="2844C4A9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Poll concept: </w:t>
            </w:r>
            <w:r w:rsidR="00FD15B5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Do you have money dysmorphia?</w:t>
            </w:r>
          </w:p>
        </w:tc>
      </w:tr>
      <w:tr w:rsidR="5DCC4991" w:rsidTr="02C29C8C" w14:paraId="01D0D68F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7BF07B85" w14:textId="021C4AE3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 w:rsidRPr="0467772F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Screen 1: Context Template</w:t>
            </w:r>
          </w:p>
        </w:tc>
      </w:tr>
      <w:tr w:rsidR="5DCC4991" w:rsidTr="02C29C8C" w14:paraId="7C4ECA0C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18194547" w14:textId="069AA7CA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Pr="009C3439" w:rsidR="5DCC4991" w:rsidTr="02C29C8C" w14:paraId="02940CFF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D35F56" w:rsidR="5DCC4991" w:rsidP="5DCC4991" w:rsidRDefault="5DCC4991" w14:paraId="76DA4F1E" w14:textId="4BE048D3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00D35F56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  <w:t xml:space="preserve">[Title </w:t>
            </w:r>
            <w:proofErr w:type="gramStart"/>
            <w:r w:rsidRPr="00D35F56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  <w:t>–  /</w:t>
            </w:r>
            <w:proofErr w:type="gramEnd"/>
            <w:r w:rsidRPr="00D35F56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  <w:t xml:space="preserve"> 45]</w:t>
            </w:r>
            <w:r w:rsidRPr="00D35F56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 </w:t>
            </w:r>
          </w:p>
          <w:p w:rsidRPr="00D35F56" w:rsidR="7E040DCB" w:rsidP="5DCC4991" w:rsidRDefault="00D35F56" w14:paraId="50D24B10" w14:textId="50A31764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09490CB3">
              <w:rPr>
                <w:rFonts w:ascii="Arial" w:hAnsi="Arial" w:eastAsia="Arial" w:cs="Arial"/>
                <w:sz w:val="22"/>
                <w:szCs w:val="22"/>
              </w:rPr>
              <w:t>PAVEN POLL</w:t>
            </w:r>
          </w:p>
          <w:p w:rsidR="09490CB3" w:rsidP="09490CB3" w:rsidRDefault="09490CB3" w14:paraId="19199B36" w14:textId="5A7B9A98">
            <w:pPr>
              <w:rPr>
                <w:rFonts w:ascii="Arial" w:hAnsi="Arial" w:eastAsia="Arial" w:cs="Arial"/>
                <w:sz w:val="22"/>
                <w:szCs w:val="22"/>
              </w:rPr>
            </w:pPr>
          </w:p>
          <w:p w:rsidR="00D35F56" w:rsidP="5DCC4991" w:rsidRDefault="00FD15B5" w14:paraId="7F784947" w14:textId="03489A8F">
            <w:pPr>
              <w:rPr>
                <w:rFonts w:ascii="Arial" w:hAnsi="Arial" w:eastAsia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sz w:val="28"/>
                <w:szCs w:val="28"/>
              </w:rPr>
              <w:t>Do you have money dysmorphia?</w:t>
            </w:r>
          </w:p>
          <w:p w:rsidRPr="00D35F56" w:rsidR="00505B98" w:rsidP="5DCC4991" w:rsidRDefault="00505B98" w14:paraId="5526B7D4" w14:textId="77777777">
            <w:pPr>
              <w:rPr>
                <w:rFonts w:ascii="Arial" w:hAnsi="Arial" w:eastAsia="Arial" w:cs="Arial"/>
                <w:b/>
                <w:bCs/>
                <w:sz w:val="28"/>
                <w:szCs w:val="28"/>
              </w:rPr>
            </w:pPr>
          </w:p>
          <w:p w:rsidRPr="00D35F56" w:rsidR="5DCC4991" w:rsidP="5DCC4991" w:rsidRDefault="54E1AEF6" w14:paraId="511C4478" w14:textId="49C3EA71">
            <w:pP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  <w:r w:rsidRPr="09490CB3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>[Paragraph 1 – / 147]</w:t>
            </w:r>
          </w:p>
          <w:p w:rsidR="479407AA" w:rsidP="09490CB3" w:rsidRDefault="479407AA" w14:paraId="2D7989E8" w14:textId="41EF1F29">
            <w:r w:rsidRPr="09490CB3">
              <w:rPr>
                <w:color w:val="000000" w:themeColor="text1"/>
              </w:rPr>
              <w:t xml:space="preserve">Financial literacy </w:t>
            </w:r>
            <w:r w:rsidRPr="09490CB3" w:rsidR="6D5021DD">
              <w:rPr>
                <w:color w:val="000000" w:themeColor="text1"/>
              </w:rPr>
              <w:t>goes beyond saving and budgeting</w:t>
            </w:r>
            <w:r w:rsidRPr="09490CB3">
              <w:rPr>
                <w:color w:val="000000" w:themeColor="text1"/>
              </w:rPr>
              <w:t xml:space="preserve">. It’s about </w:t>
            </w:r>
            <w:r w:rsidRPr="09490CB3" w:rsidR="2C031C9C">
              <w:rPr>
                <w:color w:val="000000" w:themeColor="text1"/>
              </w:rPr>
              <w:t xml:space="preserve">your </w:t>
            </w:r>
            <w:commentRangeStart w:id="0"/>
            <w:r w:rsidRPr="09490CB3">
              <w:rPr>
                <w:color w:val="000000" w:themeColor="text1"/>
              </w:rPr>
              <w:t>mindset</w:t>
            </w:r>
            <w:commentRangeEnd w:id="0"/>
            <w:r>
              <w:rPr>
                <w:rStyle w:val="CommentReference"/>
              </w:rPr>
              <w:commentReference w:id="0"/>
            </w:r>
            <w:r w:rsidRPr="09490CB3">
              <w:rPr>
                <w:color w:val="000000" w:themeColor="text1"/>
              </w:rPr>
              <w:t xml:space="preserve">. </w:t>
            </w:r>
            <w:r w:rsidRPr="09490CB3" w:rsidR="3243F28C">
              <w:rPr>
                <w:color w:val="000000" w:themeColor="text1"/>
              </w:rPr>
              <w:t xml:space="preserve">This Financial Literacy Month, </w:t>
            </w:r>
            <w:r w:rsidRPr="09490CB3" w:rsidR="176C4167">
              <w:t xml:space="preserve">we’re exploring how the way you </w:t>
            </w:r>
            <w:r w:rsidRPr="09490CB3" w:rsidR="176C4167">
              <w:rPr>
                <w:i/>
                <w:iCs/>
              </w:rPr>
              <w:t>think</w:t>
            </w:r>
            <w:r w:rsidRPr="09490CB3" w:rsidR="176C4167">
              <w:t xml:space="preserve"> about money can shape how you </w:t>
            </w:r>
            <w:r w:rsidRPr="09490CB3" w:rsidR="176C4167">
              <w:rPr>
                <w:i/>
                <w:iCs/>
              </w:rPr>
              <w:t>feel</w:t>
            </w:r>
            <w:r w:rsidRPr="09490CB3" w:rsidR="176C4167">
              <w:t xml:space="preserve"> about it, too.</w:t>
            </w:r>
          </w:p>
          <w:p w:rsidRPr="00D35F56" w:rsidR="000760B2" w:rsidP="00FD4DFC" w:rsidRDefault="000760B2" w14:paraId="57A3D119" w14:textId="77777777">
            <w:pP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</w:p>
          <w:p w:rsidRPr="00D35F56" w:rsidR="5DCC4991" w:rsidP="5DCC4991" w:rsidRDefault="54E1AEF6" w14:paraId="31297D3B" w14:textId="184B86A0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261A5EBE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>[Paragraph 2 – / 147]</w:t>
            </w:r>
          </w:p>
          <w:p w:rsidR="4D35773E" w:rsidP="09490CB3" w:rsidRDefault="4D35773E" w14:paraId="4C339E0C" w14:textId="44B695F7">
            <w:pPr>
              <w:rPr>
                <w:del w:author="Jolene Haley(UST,US)" w:date="2025-04-14T19:36:00Z" w16du:dateUtc="2025-04-14T19:36:22Z" w:id="1"/>
              </w:rPr>
            </w:pPr>
            <w:r w:rsidR="4D35773E">
              <w:rPr/>
              <w:t>Sometimes, even when you're doing everything “right,” it still doesn’t feel that way. That gap between perception and reality? That’s where money dysmorphia can show u</w:t>
            </w:r>
            <w:commentRangeStart w:id="2"/>
            <w:r w:rsidR="4D35773E">
              <w:rPr/>
              <w:t>p.</w:t>
            </w:r>
            <w:commentRangeEnd w:id="2"/>
            <w:r>
              <w:rPr>
                <w:rStyle w:val="CommentReference"/>
              </w:rPr>
              <w:commentReference w:id="2"/>
            </w:r>
          </w:p>
          <w:p w:rsidRPr="009C3439" w:rsidR="00505B98" w:rsidP="00444185" w:rsidRDefault="00505B98" w14:paraId="349EA4D6" w14:textId="4518C557">
            <w:pPr>
              <w:rPr>
                <w:rFonts w:ascii="Arial" w:hAnsi="Arial" w:eastAsia="Arial" w:cs="Arial"/>
                <w:b/>
                <w:bCs/>
                <w:sz w:val="22"/>
                <w:szCs w:val="22"/>
                <w:highlight w:val="yellow"/>
                <w:lang w:val="en"/>
              </w:rPr>
            </w:pPr>
          </w:p>
        </w:tc>
      </w:tr>
      <w:tr w:rsidRPr="009C3439" w:rsidR="5DCC4991" w:rsidTr="02C29C8C" w14:paraId="4D368C9F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4E8584AB" w:rsidP="5DCC4991" w:rsidRDefault="4E8584AB" w14:paraId="34AC2C87" w14:textId="04E65E6D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009C3439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Pr="009C3439" w:rsidR="5DCC4991" w:rsidTr="02C29C8C" w14:paraId="58CD9E17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4E8584AB" w:rsidP="261A5EBE" w:rsidRDefault="6C0243E4" w14:paraId="7CBD2A79" w14:textId="77777777">
            <w:r w:rsidRPr="261A5EBE">
              <w:t>External shot of a carnival funhouse and someone going into it.</w:t>
            </w:r>
          </w:p>
          <w:p w:rsidRPr="00F83AC3" w:rsidR="00C6429E" w:rsidP="5DCC4991" w:rsidRDefault="00C6429E" w14:paraId="03D1AB0D" w14:textId="4F5276B0">
            <w:pPr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9C3439" w:rsidR="5DCC4991" w:rsidTr="02C29C8C" w14:paraId="77A7BA13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5DCC4991" w:rsidP="5DCC4991" w:rsidRDefault="5DCC4991" w14:paraId="0863D73B" w14:textId="0AAB3B37">
            <w:pPr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  <w:highlight w:val="yellow"/>
                <w:lang w:val="en"/>
              </w:rPr>
            </w:pPr>
            <w:r w:rsidRPr="001015E4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Screen 2: Poll</w:t>
            </w:r>
            <w:r w:rsidRPr="001015E4" w:rsidR="59CECD05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 Question</w:t>
            </w:r>
            <w:r w:rsidRPr="001015E4" w:rsidR="499B4F9F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 #1</w:t>
            </w:r>
          </w:p>
        </w:tc>
      </w:tr>
      <w:tr w:rsidRPr="009C3439" w:rsidR="5DCC4991" w:rsidTr="02C29C8C" w14:paraId="68B60C3B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1015E4" w:rsidR="5DCC4991" w:rsidP="5DCC4991" w:rsidRDefault="5DCC4991" w14:paraId="59E78996" w14:textId="63614ECE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001015E4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Pr="009C3439" w:rsidR="5DCC4991" w:rsidTr="02C29C8C" w14:paraId="0E111522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350B35" w:rsidR="5F677785" w:rsidP="5DCC4991" w:rsidRDefault="500ECB38" w14:paraId="3A4FF8B5" w14:textId="0255C35D">
            <w:pPr>
              <w:rPr>
                <w:rFonts w:ascii="Arial" w:hAnsi="Arial" w:eastAsia="Arial" w:cs="Arial"/>
                <w:b/>
                <w:sz w:val="22"/>
                <w:szCs w:val="22"/>
                <w:highlight w:val="lightGray"/>
              </w:rPr>
            </w:pPr>
            <w:r w:rsidRPr="261A5EBE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  <w:t xml:space="preserve">[Title </w:t>
            </w:r>
            <w:proofErr w:type="gramStart"/>
            <w:r w:rsidRPr="261A5EBE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  <w:t>–  /</w:t>
            </w:r>
            <w:proofErr w:type="gramEnd"/>
            <w:r w:rsidRPr="261A5EBE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  <w:t xml:space="preserve"> 65] </w:t>
            </w:r>
          </w:p>
          <w:p w:rsidR="7AF04E77" w:rsidP="261A5EBE" w:rsidRDefault="7AF04E77" w14:paraId="4059CD63" w14:textId="6CA1B4D0">
            <w:pPr>
              <w:rPr>
                <w:rFonts w:ascii="Arial" w:hAnsi="Arial" w:eastAsia="Arial" w:cs="Arial"/>
                <w:b/>
                <w:bCs/>
                <w:sz w:val="28"/>
                <w:szCs w:val="28"/>
              </w:rPr>
            </w:pPr>
            <w:r w:rsidRPr="261A5EBE">
              <w:rPr>
                <w:rFonts w:ascii="Arial" w:hAnsi="Arial" w:eastAsia="Arial" w:cs="Arial"/>
                <w:b/>
                <w:bCs/>
                <w:sz w:val="28"/>
                <w:szCs w:val="28"/>
              </w:rPr>
              <w:t>How clearly do you see your full money picture?</w:t>
            </w:r>
          </w:p>
          <w:p w:rsidRPr="001015E4" w:rsidR="00E44A43" w:rsidP="5DCC4991" w:rsidRDefault="00E44A43" w14:paraId="0BA53678" w14:textId="77777777">
            <w:pPr>
              <w:rPr>
                <w:rFonts w:ascii="Arial" w:hAnsi="Arial" w:eastAsia="Arial" w:cs="Arial"/>
                <w:b/>
                <w:bCs/>
                <w:sz w:val="28"/>
                <w:szCs w:val="28"/>
              </w:rPr>
            </w:pPr>
          </w:p>
          <w:p w:rsidR="0071096A" w:rsidP="261A5EBE" w:rsidRDefault="2727B3CC" w14:paraId="1CE1E254" w14:textId="606B50F1">
            <w:r w:rsidRPr="29BDF0E9" w:rsidR="2727B3CC">
              <w:rPr>
                <w:rFonts w:ascii="Arial" w:hAnsi="Arial" w:eastAsia="Arial" w:cs="Arial"/>
                <w:b w:val="1"/>
                <w:bCs w:val="1"/>
                <w:sz w:val="22"/>
                <w:szCs w:val="22"/>
                <w:highlight w:val="lightGray"/>
                <w:lang w:val="en"/>
              </w:rPr>
              <w:t>[Description – / 145]</w:t>
            </w:r>
            <w:r>
              <w:br/>
            </w:r>
            <w:r w:rsidR="72088316">
              <w:rPr/>
              <w:t>Do you feel in tune with your finances</w:t>
            </w:r>
            <w:r w:rsidR="217FE4D5">
              <w:rPr/>
              <w:t xml:space="preserve"> </w:t>
            </w:r>
            <w:r w:rsidR="72088316">
              <w:rPr/>
              <w:t xml:space="preserve">or is your </w:t>
            </w:r>
            <w:r w:rsidR="72088316">
              <w:rPr/>
              <w:t>perception</w:t>
            </w:r>
            <w:r w:rsidR="72088316">
              <w:rPr/>
              <w:t xml:space="preserve"> clouded by doubt, fear, or second-guessing? </w:t>
            </w:r>
            <w:r w:rsidR="72088316">
              <w:rPr/>
              <w:t>Let’s</w:t>
            </w:r>
            <w:r w:rsidR="72088316">
              <w:rPr/>
              <w:t xml:space="preserve"> </w:t>
            </w:r>
            <w:r w:rsidR="42DDC5B8">
              <w:rPr/>
              <w:t xml:space="preserve">check in </w:t>
            </w:r>
            <w:r w:rsidR="63A68E49">
              <w:rPr/>
              <w:t>on</w:t>
            </w:r>
            <w:r w:rsidR="42DDC5B8">
              <w:rPr/>
              <w:t xml:space="preserve"> </w:t>
            </w:r>
            <w:r w:rsidR="42DDC5B8">
              <w:rPr/>
              <w:t>perception</w:t>
            </w:r>
            <w:r w:rsidR="42DDC5B8">
              <w:rPr/>
              <w:t xml:space="preserve"> </w:t>
            </w:r>
            <w:r w:rsidR="162303C9">
              <w:rPr/>
              <w:t>versu</w:t>
            </w:r>
            <w:r w:rsidR="42DDC5B8">
              <w:rPr/>
              <w:t>s reality.</w:t>
            </w:r>
          </w:p>
          <w:p w:rsidR="29BDF0E9" w:rsidRDefault="29BDF0E9" w14:paraId="1F94F09E" w14:textId="3A7A975B"/>
          <w:p w:rsidR="4FD795E2" w:rsidP="29BDF0E9" w:rsidRDefault="4FD795E2" w14:paraId="184F90F4" w14:textId="72A137E6">
            <w:pP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highlight w:val="yellow"/>
                <w:lang w:val="en-US"/>
              </w:rPr>
            </w:pPr>
            <w:r w:rsidRPr="29BDF0E9" w:rsidR="4FD795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highlight w:val="yellow"/>
                <w:lang w:val="en-US"/>
              </w:rPr>
              <w:t xml:space="preserve">How clearly do you see your full money picture? </w:t>
            </w:r>
          </w:p>
          <w:p w:rsidR="3412F3F2" w:rsidP="29BDF0E9" w:rsidRDefault="3412F3F2" w14:paraId="212B5480" w14:textId="19D99D96">
            <w:pPr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highlight w:val="yellow"/>
                <w:lang w:val="en-US"/>
              </w:rPr>
            </w:pPr>
            <w:r w:rsidRPr="29BDF0E9" w:rsidR="3412F3F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highlight w:val="yellow"/>
                <w:lang w:val="en-US"/>
              </w:rPr>
              <w:t>A</w:t>
            </w:r>
            <w:r w:rsidRPr="29BDF0E9" w:rsidR="4FD795E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highlight w:val="yellow"/>
                <w:lang w:val="en-US"/>
              </w:rPr>
              <w:t>re you in tune with your finances, or is your view clouded by doubt or second-guessing?</w:t>
            </w:r>
          </w:p>
          <w:p w:rsidRPr="001015E4" w:rsidR="00E44A43" w:rsidP="09490CB3" w:rsidRDefault="00E44A43" w14:paraId="6A4BC2A4" w14:textId="1C6F1765"/>
          <w:p w:rsidRPr="00350B35" w:rsidR="00EA2FE5" w:rsidP="5DCC4991" w:rsidRDefault="00EA2FE5" w14:paraId="3D8B1ABA" w14:textId="01E03FBC">
            <w:pPr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</w:pPr>
            <w:r w:rsidRPr="00350B35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>[Answers – 80]</w:t>
            </w:r>
          </w:p>
          <w:p w:rsidRPr="001015E4" w:rsidR="006B5872" w:rsidP="09490CB3" w:rsidRDefault="12F646A4" w14:paraId="043C6671" w14:textId="330C525C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>I know exactly where everything stands</w:t>
            </w:r>
            <w:r w:rsidR="4457BE35">
              <w:t xml:space="preserve"> and feel confident</w:t>
            </w:r>
            <w:r w:rsidR="1A94ACDE">
              <w:t>.</w:t>
            </w:r>
          </w:p>
          <w:p w:rsidRPr="001015E4" w:rsidR="006B5872" w:rsidP="09490CB3" w:rsidRDefault="12F646A4" w14:paraId="3748C944" w14:textId="76CA0C95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>I’m generally aware but can second guess myself sometimes</w:t>
            </w:r>
            <w:r w:rsidR="1A94ACDE">
              <w:t>.</w:t>
            </w:r>
          </w:p>
          <w:p w:rsidRPr="001015E4" w:rsidR="006B5872" w:rsidP="09490CB3" w:rsidRDefault="12F646A4" w14:paraId="18A8716B" w14:textId="0B70FA69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 xml:space="preserve">I often feel like my finances are worse (or better) than they </w:t>
            </w:r>
            <w:proofErr w:type="gramStart"/>
            <w:r>
              <w:t>actually are</w:t>
            </w:r>
            <w:proofErr w:type="gramEnd"/>
            <w:r w:rsidR="46A50A7B">
              <w:t>.</w:t>
            </w:r>
          </w:p>
          <w:p w:rsidRPr="001015E4" w:rsidR="006B5872" w:rsidP="09490CB3" w:rsidRDefault="12F646A4" w14:paraId="394665EB" w14:textId="5E02AA95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Aptos" w:hAnsi="Aptos" w:eastAsia="Aptos" w:cs="Aptos"/>
              </w:rPr>
            </w:pPr>
            <w:r>
              <w:t>I avoid checking my accounts because I get anxious and don’t trust my instincts</w:t>
            </w:r>
            <w:r w:rsidR="2B3DEA0E">
              <w:t>.</w:t>
            </w:r>
            <w:r w:rsidRPr="09490CB3">
              <w:rPr>
                <w:rFonts w:ascii="Aptos" w:hAnsi="Aptos" w:eastAsia="Aptos" w:cs="Aptos"/>
              </w:rPr>
              <w:t xml:space="preserve"> </w:t>
            </w:r>
          </w:p>
        </w:tc>
      </w:tr>
      <w:tr w:rsidRPr="009C3439" w:rsidR="5DCC4991" w:rsidTr="02C29C8C" w14:paraId="62AD6E68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DC7838" w:rsidR="36893267" w:rsidP="5DCC4991" w:rsidRDefault="36893267" w14:paraId="393CEEDB" w14:textId="215668DE">
            <w:r w:rsidRPr="00DC7838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Pr="009C3439" w:rsidR="5DCC4991" w:rsidTr="02C29C8C" w14:paraId="5161AADE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DC7838" w:rsidR="2033A234" w:rsidP="5DCC4991" w:rsidRDefault="538C28FB" w14:paraId="25630B94" w14:textId="48736769">
            <w:pPr>
              <w:rPr>
                <w:ins w:author="Jolene Haley(UST,US)" w:date="2025-04-14T12:54:00Z" w16du:dateUtc="2025-04-14T12:54:27Z" w:id="3"/>
              </w:rPr>
            </w:pPr>
            <w:r>
              <w:lastRenderedPageBreak/>
              <w:t>Icons to align with each answer choice</w:t>
            </w:r>
          </w:p>
          <w:p w:rsidRPr="00DC7838" w:rsidR="2033A234" w:rsidP="261A5EBE" w:rsidRDefault="4D631BD9" w14:paraId="3DE835AB" w14:textId="30C21CB0">
            <w:r w:rsidRPr="261A5EBE">
              <w:t>🎯 Bullseye (Very clearly)</w:t>
            </w:r>
            <w:r w:rsidR="00DC1C95">
              <w:br/>
            </w:r>
            <w:r w:rsidRPr="261A5EBE">
              <w:t xml:space="preserve"> 🎡 Spinning wheel (Somewhat clearly)</w:t>
            </w:r>
            <w:r w:rsidR="00DC1C95">
              <w:br/>
            </w:r>
            <w:r w:rsidRPr="261A5EBE">
              <w:t xml:space="preserve"> 🎭 Mask with shifting faces (Not very clearly)</w:t>
            </w:r>
            <w:r w:rsidR="00DC1C95">
              <w:br/>
            </w:r>
            <w:r w:rsidRPr="261A5EBE">
              <w:t xml:space="preserve"> 🎪 Closed tent flap (Not at all)</w:t>
            </w:r>
          </w:p>
        </w:tc>
      </w:tr>
      <w:tr w:rsidRPr="009C3439" w:rsidR="5DCC4991" w:rsidTr="02C29C8C" w14:paraId="56087661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DC7838" w:rsidR="5DCC4991" w:rsidP="5DCC4991" w:rsidRDefault="5DCC4991" w14:paraId="431B2EB2" w14:textId="7E0E7CFB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 w:rsidRPr="00DC7838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Screen 3: Context </w:t>
            </w:r>
            <w:r w:rsidRPr="00DC7838" w:rsidR="33D8B760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Screen #1</w:t>
            </w:r>
          </w:p>
        </w:tc>
      </w:tr>
      <w:tr w:rsidRPr="009C3439" w:rsidR="5DCC4991" w:rsidTr="02C29C8C" w14:paraId="04D9A7BA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DC7838" w:rsidR="5DCC4991" w:rsidP="5DCC4991" w:rsidRDefault="5DCC4991" w14:paraId="7C8ACEE3" w14:textId="0706073E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00DC7838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Pr="009C3439" w:rsidR="5DCC4991" w:rsidTr="02C29C8C" w14:paraId="36B754C9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DC7838" w:rsidR="28A36C88" w:rsidP="5DCC4991" w:rsidRDefault="248121DD" w14:paraId="469EB7A5" w14:textId="7D2BA331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261A5EBE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  <w:t xml:space="preserve">[Title </w:t>
            </w:r>
            <w:proofErr w:type="gramStart"/>
            <w:r w:rsidRPr="261A5EBE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  <w:t>–  /</w:t>
            </w:r>
            <w:proofErr w:type="gramEnd"/>
            <w:r w:rsidRPr="261A5EBE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  <w:t xml:space="preserve"> 45]</w:t>
            </w:r>
            <w:r w:rsidRPr="261A5EBE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 </w:t>
            </w:r>
          </w:p>
          <w:p w:rsidR="425B07ED" w:rsidP="261A5EBE" w:rsidRDefault="425B07ED" w14:paraId="754FB374" w14:textId="16DF45D6">
            <w:r w:rsidRPr="261A5EBE">
              <w:rPr>
                <w:rFonts w:ascii="Arial" w:hAnsi="Arial" w:eastAsia="Arial" w:cs="Arial"/>
                <w:b/>
                <w:bCs/>
                <w:sz w:val="28"/>
                <w:szCs w:val="28"/>
              </w:rPr>
              <w:t>What is money dysmorphia?</w:t>
            </w:r>
          </w:p>
          <w:p w:rsidRPr="00DC7838" w:rsidR="00F26B04" w:rsidP="5DCC4991" w:rsidRDefault="00F26B04" w14:paraId="7DD75C8B" w14:textId="77777777">
            <w:pPr>
              <w:rPr>
                <w:rFonts w:ascii="Arial" w:hAnsi="Arial" w:eastAsia="Arial" w:cs="Arial"/>
                <w:b/>
                <w:bCs/>
                <w:sz w:val="28"/>
                <w:szCs w:val="28"/>
              </w:rPr>
            </w:pPr>
          </w:p>
          <w:p w:rsidRPr="00DC7838" w:rsidR="28A36C88" w:rsidP="5DCC4991" w:rsidRDefault="248121DD" w14:paraId="5C906D01" w14:textId="465F12AC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09490CB3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>[Paragraph 1 – / 147]</w:t>
            </w:r>
            <w:r w:rsidRPr="09490CB3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:rsidR="261A5EBE" w:rsidP="09490CB3" w:rsidRDefault="261A5EBE" w14:paraId="57EB796B" w14:textId="35358A44">
            <w:pPr>
              <w:rPr>
                <w:rFonts w:ascii="Arial" w:hAnsi="Arial" w:eastAsia="Arial" w:cs="Arial"/>
                <w:sz w:val="22"/>
                <w:szCs w:val="22"/>
              </w:rPr>
            </w:pPr>
          </w:p>
          <w:p w:rsidR="261A5EBE" w:rsidP="09490CB3" w:rsidRDefault="1A254801" w14:paraId="047BE360" w14:textId="1DEC7F5D">
            <w:pPr>
              <w:rPr>
                <w:del w:author="Jolene Haley(UST,US)" w:date="2025-04-14T19:57:00Z" w16du:dateUtc="2025-04-14T19:57:26Z" w:id="4"/>
                <w:sz w:val="22"/>
                <w:szCs w:val="22"/>
              </w:rPr>
            </w:pPr>
            <w:r w:rsidRPr="09490CB3">
              <w:rPr>
                <w:sz w:val="22"/>
                <w:szCs w:val="22"/>
              </w:rPr>
              <w:t>Like a funhouse mirror, money dysmorphia is when your perception of your finances does not match reality—causing doubt, stress, or overconfidence.</w:t>
            </w:r>
          </w:p>
          <w:p w:rsidR="007B521E" w:rsidP="09490CB3" w:rsidRDefault="007B521E" w14:paraId="225509FD" w14:textId="77777777">
            <w:pPr>
              <w:rPr>
                <w:b/>
                <w:bCs/>
                <w:sz w:val="22"/>
                <w:szCs w:val="22"/>
                <w:lang w:val="en"/>
              </w:rPr>
            </w:pPr>
          </w:p>
          <w:p w:rsidRPr="00DC7838" w:rsidR="28A36C88" w:rsidP="09490CB3" w:rsidRDefault="248121DD" w14:paraId="29913742" w14:textId="14F47DCB">
            <w:pPr>
              <w:rPr>
                <w:sz w:val="22"/>
                <w:szCs w:val="22"/>
              </w:rPr>
            </w:pPr>
            <w:r w:rsidRPr="09490CB3">
              <w:rPr>
                <w:b/>
                <w:bCs/>
                <w:sz w:val="22"/>
                <w:szCs w:val="22"/>
                <w:highlight w:val="lightGray"/>
                <w:lang w:val="en"/>
              </w:rPr>
              <w:t>[Paragraph 2 – / 147]</w:t>
            </w:r>
          </w:p>
          <w:p w:rsidRPr="00DC7838" w:rsidR="0F14F4B1" w:rsidP="09490CB3" w:rsidRDefault="28EF18A1" w14:paraId="7B1D7311" w14:textId="0158CB3F">
            <w:r w:rsidR="28EF18A1">
              <w:rPr/>
              <w:t xml:space="preserve">It can look like doubting smart decisions or getting blindsided by low balances. </w:t>
            </w:r>
            <w:r w:rsidR="28EF18A1">
              <w:rPr/>
              <w:t>You’re</w:t>
            </w:r>
            <w:r w:rsidR="28EF18A1">
              <w:rPr/>
              <w:t xml:space="preserve"> not </w:t>
            </w:r>
            <w:commentRangeStart w:id="5"/>
            <w:r w:rsidR="28EF18A1">
              <w:rPr/>
              <w:t>alone</w:t>
            </w:r>
            <w:r w:rsidR="39A82EF7">
              <w:rPr/>
              <w:t>. And, with awareness, you c</w:t>
            </w:r>
            <w:r w:rsidR="28EF18A1">
              <w:rPr/>
              <w:t>an</w:t>
            </w:r>
            <w:commentRangeEnd w:id="5"/>
            <w:r>
              <w:rPr>
                <w:rStyle w:val="CommentReference"/>
              </w:rPr>
              <w:commentReference w:id="5"/>
            </w:r>
            <w:r w:rsidR="28EF18A1">
              <w:rPr/>
              <w:t xml:space="preserve"> take control.</w:t>
            </w:r>
          </w:p>
        </w:tc>
      </w:tr>
      <w:tr w:rsidRPr="009C3439" w:rsidR="5DCC4991" w:rsidTr="02C29C8C" w14:paraId="1CE6B4D8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AC750E" w:rsidR="5DCC4991" w:rsidP="5DCC4991" w:rsidRDefault="5DCC4991" w14:paraId="3231F9FC" w14:textId="215668DE">
            <w:r w:rsidRPr="00AC750E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Pr="009C3439" w:rsidR="5DCC4991" w:rsidTr="02C29C8C" w14:paraId="67531372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E0BB9" w:rsidR="67C4E8AE" w:rsidP="008352FE" w:rsidRDefault="000151BF" w14:paraId="3FC4025E" w14:textId="7A33EA4E">
            <w:pPr>
              <w:rPr>
                <w:rFonts w:ascii="Aptos" w:hAnsi="Aptos" w:eastAsia="Aptos" w:cs="Aptos"/>
              </w:rPr>
            </w:pPr>
            <w:r>
              <w:rPr>
                <w:rFonts w:ascii="Aptos" w:hAnsi="Aptos" w:eastAsia="Aptos" w:cs="Aptos"/>
              </w:rPr>
              <w:t>Distorted mirrors inside funhouse with person reflected</w:t>
            </w:r>
          </w:p>
        </w:tc>
      </w:tr>
      <w:tr w:rsidRPr="009C3439" w:rsidR="5DCC4991" w:rsidTr="02C29C8C" w14:paraId="494002B9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E0BB9" w:rsidR="5DCC4991" w:rsidP="5DCC4991" w:rsidRDefault="5DCC4991" w14:paraId="313FF795" w14:textId="5FE5C8F4">
            <w:pPr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  <w:r w:rsidRPr="009E0BB9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Screen </w:t>
            </w:r>
            <w:r w:rsidRPr="009E0BB9" w:rsidR="072AA356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4</w:t>
            </w:r>
            <w:r w:rsidRPr="009E0BB9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: Poll Question</w:t>
            </w:r>
            <w:r w:rsidRPr="009E0BB9" w:rsidR="5EE1A8D2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 #2</w:t>
            </w:r>
          </w:p>
        </w:tc>
      </w:tr>
      <w:tr w:rsidRPr="009C3439" w:rsidR="5DCC4991" w:rsidTr="02C29C8C" w14:paraId="0E46B55A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E0BB9" w:rsidR="5DCC4991" w:rsidP="5DCC4991" w:rsidRDefault="5DCC4991" w14:paraId="30B76E17" w14:textId="63614ECE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009E0BB9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Pr="009C3439" w:rsidR="5DCC4991" w:rsidTr="02C29C8C" w14:paraId="39E891CB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D64AF8" w:rsidR="5DCC4991" w:rsidP="5DCC4991" w:rsidRDefault="54E1AEF6" w14:paraId="5D7E63F1" w14:textId="299FBB20">
            <w:pPr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</w:pPr>
            <w:r w:rsidRPr="261A5EBE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 xml:space="preserve">[Title </w:t>
            </w:r>
            <w:proofErr w:type="gramStart"/>
            <w:r w:rsidRPr="261A5EBE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>–  /</w:t>
            </w:r>
            <w:proofErr w:type="gramEnd"/>
            <w:r w:rsidRPr="261A5EBE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 xml:space="preserve"> 65] </w:t>
            </w:r>
          </w:p>
          <w:p w:rsidRPr="00A4202A" w:rsidR="00CA6E08" w:rsidP="261A5EBE" w:rsidRDefault="6B59553F" w14:paraId="2EB0FF70" w14:textId="0C228389">
            <w:pPr>
              <w:rPr>
                <w:rFonts w:ascii="Arial" w:hAnsi="Arial" w:eastAsia="Arial" w:cs="Arial"/>
                <w:b/>
                <w:bCs/>
                <w:sz w:val="28"/>
                <w:szCs w:val="28"/>
              </w:rPr>
            </w:pPr>
            <w:r w:rsidRPr="09490CB3">
              <w:rPr>
                <w:rFonts w:ascii="Arial" w:hAnsi="Arial" w:eastAsia="Arial" w:cs="Arial"/>
                <w:b/>
                <w:bCs/>
                <w:sz w:val="28"/>
                <w:szCs w:val="28"/>
              </w:rPr>
              <w:t>Where do you feel your peers are ahead of you financially?</w:t>
            </w:r>
          </w:p>
          <w:p w:rsidRPr="00A4202A" w:rsidR="00A4202A" w:rsidP="5DCC4991" w:rsidRDefault="00A4202A" w14:paraId="495EC503" w14:textId="77777777">
            <w:pPr>
              <w:rPr>
                <w:rFonts w:ascii="Aptos" w:hAnsi="Aptos" w:eastAsia="Aptos" w:cs="Aptos"/>
                <w:b/>
                <w:bCs/>
                <w:sz w:val="28"/>
                <w:szCs w:val="28"/>
              </w:rPr>
            </w:pPr>
          </w:p>
          <w:p w:rsidR="66DEEF7C" w:rsidP="09490CB3" w:rsidRDefault="66DEEF7C" w14:paraId="7A2560DD" w14:textId="5FB7AB9D">
            <w:pPr>
              <w:rPr>
                <w:color w:val="000000" w:themeColor="text1"/>
              </w:rPr>
            </w:pPr>
            <w:r w:rsidRPr="09490CB3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>[Description – / 145]</w:t>
            </w:r>
            <w:r>
              <w:br/>
            </w:r>
            <w:r w:rsidRPr="09490CB3" w:rsidR="1AEB7E88">
              <w:rPr>
                <w:color w:val="000000" w:themeColor="text1"/>
              </w:rPr>
              <w:t xml:space="preserve">In the carnival of life, it's easy to feel others are winning bigger prizes. </w:t>
            </w:r>
            <w:r w:rsidRPr="09490CB3" w:rsidR="1AEB7E88">
              <w:rPr>
                <w:color w:val="333333"/>
              </w:rPr>
              <w:t>Select the areas where you think your friends are more financially adept.</w:t>
            </w:r>
          </w:p>
          <w:p w:rsidRPr="00A4202A" w:rsidR="00A4202A" w:rsidP="50D7F4C3" w:rsidRDefault="00A4202A" w14:paraId="78713922" w14:textId="77777777">
            <w:pPr>
              <w:rPr>
                <w:rFonts w:ascii="Aptos" w:hAnsi="Aptos" w:eastAsia="Aptos" w:cs="Aptos"/>
              </w:rPr>
            </w:pPr>
          </w:p>
          <w:p w:rsidRPr="009E0BB9" w:rsidR="006926AB" w:rsidP="09490CB3" w:rsidRDefault="54E1AEF6" w14:paraId="1E4D6F7E" w14:textId="65529A54">
            <w:pPr>
              <w:spacing w:before="240" w:after="240" w:line="278" w:lineRule="auto"/>
            </w:pPr>
            <w:r w:rsidRPr="09490CB3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>[Answer</w:t>
            </w:r>
            <w:r w:rsidRPr="09490CB3" w:rsidR="33328153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>s</w:t>
            </w:r>
            <w:r w:rsidRPr="09490CB3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 xml:space="preserve"> – 80]</w:t>
            </w:r>
          </w:p>
          <w:p w:rsidRPr="009E0BB9" w:rsidR="006926AB" w:rsidP="09490CB3" w:rsidRDefault="05EE20D7" w14:paraId="17106BE0" w14:textId="4062CA15">
            <w:pPr>
              <w:pStyle w:val="ListParagraph"/>
              <w:numPr>
                <w:ilvl w:val="0"/>
                <w:numId w:val="3"/>
              </w:numPr>
              <w:spacing w:before="240" w:after="240"/>
            </w:pPr>
            <w:r>
              <w:t>Debt management</w:t>
            </w:r>
          </w:p>
          <w:p w:rsidRPr="009E0BB9" w:rsidR="006926AB" w:rsidP="09490CB3" w:rsidRDefault="05EE20D7" w14:paraId="309DCE5E" w14:textId="7252AA1D">
            <w:pPr>
              <w:pStyle w:val="ListParagraph"/>
              <w:numPr>
                <w:ilvl w:val="0"/>
                <w:numId w:val="3"/>
              </w:numPr>
              <w:spacing w:before="240" w:after="240"/>
            </w:pPr>
            <w:r>
              <w:t>Budgeting &amp; savings</w:t>
            </w:r>
          </w:p>
          <w:p w:rsidRPr="009E0BB9" w:rsidR="006926AB" w:rsidP="09490CB3" w:rsidRDefault="05EE20D7" w14:paraId="0A9DC23A" w14:textId="1E197F4F">
            <w:pPr>
              <w:pStyle w:val="ListParagraph"/>
              <w:numPr>
                <w:ilvl w:val="0"/>
                <w:numId w:val="3"/>
              </w:numPr>
              <w:spacing w:before="240" w:after="240"/>
            </w:pPr>
            <w:r>
              <w:t>Investing</w:t>
            </w:r>
          </w:p>
          <w:p w:rsidRPr="009E0BB9" w:rsidR="006926AB" w:rsidP="09490CB3" w:rsidRDefault="05EE20D7" w14:paraId="13B59AD3" w14:textId="4BC9DD7D">
            <w:pPr>
              <w:pStyle w:val="ListParagraph"/>
              <w:numPr>
                <w:ilvl w:val="0"/>
                <w:numId w:val="3"/>
              </w:numPr>
              <w:spacing w:before="240" w:after="240"/>
              <w:rPr/>
            </w:pPr>
            <w:commentRangeStart w:id="6"/>
            <w:r w:rsidR="05EE20D7">
              <w:rPr/>
              <w:t xml:space="preserve">I </w:t>
            </w:r>
            <w:r w:rsidR="05EE20D7">
              <w:rPr/>
              <w:t>don’t</w:t>
            </w:r>
            <w:r w:rsidR="05EE20D7">
              <w:rPr/>
              <w:t xml:space="preserve"> compare my financ</w:t>
            </w:r>
            <w:r w:rsidR="702AB1A9">
              <w:rPr/>
              <w:t>es</w:t>
            </w:r>
            <w:r w:rsidR="05EE20D7">
              <w:rPr/>
              <w:t xml:space="preserve"> with my peers</w:t>
            </w:r>
            <w:commentRangeEnd w:id="6"/>
            <w:r>
              <w:rPr>
                <w:rStyle w:val="CommentReference"/>
              </w:rPr>
              <w:commentReference w:id="6"/>
            </w:r>
          </w:p>
        </w:tc>
      </w:tr>
      <w:tr w:rsidRPr="009C3439" w:rsidR="5DCC4991" w:rsidTr="02C29C8C" w14:paraId="6A30A4D5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1E1923" w:rsidR="5DCC4991" w:rsidP="5DCC4991" w:rsidRDefault="5DCC4991" w14:paraId="0541A210" w14:textId="215668DE">
            <w:r w:rsidRPr="001E1923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Pr="009C3439" w:rsidR="5DCC4991" w:rsidTr="02C29C8C" w14:paraId="5150885B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1E1923" w:rsidR="6EE83D0E" w:rsidP="261A5EBE" w:rsidRDefault="13A5A0C6" w14:paraId="5AE3CD43" w14:textId="1FE55CB2">
            <w:r>
              <w:lastRenderedPageBreak/>
              <w:t>Ideally we will be keeping the same icons throughout.</w:t>
            </w:r>
          </w:p>
        </w:tc>
      </w:tr>
      <w:tr w:rsidRPr="009C3439" w:rsidR="5DCC4991" w:rsidTr="02C29C8C" w14:paraId="5C162301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0108E4" w:rsidR="5DCC4991" w:rsidP="5DCC4991" w:rsidRDefault="5DCC4991" w14:paraId="10BE3884" w14:textId="0D6349FB">
            <w:pPr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  <w:commentRangeStart w:id="7"/>
            <w:r w:rsidRPr="32953D9E" w:rsidR="5DCC4991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"/>
              </w:rPr>
              <w:t xml:space="preserve">Screen </w:t>
            </w:r>
            <w:r w:rsidRPr="32953D9E" w:rsidR="45F82155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"/>
              </w:rPr>
              <w:t>5</w:t>
            </w:r>
            <w:r w:rsidRPr="32953D9E" w:rsidR="5DCC4991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"/>
              </w:rPr>
              <w:t xml:space="preserve">: Context </w:t>
            </w:r>
            <w:r w:rsidRPr="32953D9E" w:rsidR="5580DF4E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"/>
              </w:rPr>
              <w:t>Screen #2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</w:tr>
      <w:tr w:rsidRPr="009C3439" w:rsidR="5DCC4991" w:rsidTr="02C29C8C" w14:paraId="72B306E0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0108E4" w:rsidR="5DCC4991" w:rsidP="5DCC4991" w:rsidRDefault="5DCC4991" w14:paraId="2E21DE4C" w14:textId="0706073E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000108E4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Pr="009C3439" w:rsidR="5DCC4991" w:rsidTr="02C29C8C" w14:paraId="7C43DB11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D64AF8" w:rsidR="13D0BC61" w:rsidP="5DCC4991" w:rsidRDefault="5CDD2AC7" w14:paraId="50A87E2D" w14:textId="749E3F20">
            <w:pPr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</w:pPr>
            <w:r w:rsidRPr="32953D9E" w:rsidR="5CDD2AC7">
              <w:rPr>
                <w:rFonts w:ascii="Arial" w:hAnsi="Arial" w:eastAsia="Arial" w:cs="Arial"/>
                <w:b w:val="1"/>
                <w:bCs w:val="1"/>
                <w:sz w:val="22"/>
                <w:szCs w:val="22"/>
                <w:highlight w:val="lightGray"/>
                <w:lang w:val="en"/>
              </w:rPr>
              <w:t xml:space="preserve">[Title </w:t>
            </w:r>
            <w:r w:rsidRPr="32953D9E" w:rsidR="5CDD2AC7">
              <w:rPr>
                <w:rFonts w:ascii="Arial" w:hAnsi="Arial" w:eastAsia="Arial" w:cs="Arial"/>
                <w:b w:val="1"/>
                <w:bCs w:val="1"/>
                <w:sz w:val="22"/>
                <w:szCs w:val="22"/>
                <w:highlight w:val="lightGray"/>
                <w:lang w:val="en"/>
              </w:rPr>
              <w:t>–  /</w:t>
            </w:r>
            <w:r w:rsidRPr="32953D9E" w:rsidR="5CDD2AC7">
              <w:rPr>
                <w:rFonts w:ascii="Arial" w:hAnsi="Arial" w:eastAsia="Arial" w:cs="Arial"/>
                <w:b w:val="1"/>
                <w:bCs w:val="1"/>
                <w:sz w:val="22"/>
                <w:szCs w:val="22"/>
                <w:highlight w:val="lightGray"/>
                <w:lang w:val="en"/>
              </w:rPr>
              <w:t xml:space="preserve"> 45] </w:t>
            </w:r>
          </w:p>
          <w:p w:rsidR="46FB96AB" w:rsidP="32953D9E" w:rsidRDefault="46FB96AB" w14:paraId="41F5D07F" w14:textId="4686D4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2953D9E" w:rsidR="46FB96AB">
              <w:rPr>
                <w:rFonts w:ascii="Arial" w:hAnsi="Arial" w:eastAsia="Arial" w:cs="Arial"/>
                <w:sz w:val="28"/>
                <w:szCs w:val="28"/>
              </w:rPr>
              <w:t>Why comparison warps our view</w:t>
            </w:r>
          </w:p>
          <w:p w:rsidR="00971B09" w:rsidP="00FD35D9" w:rsidRDefault="00971B09" w14:paraId="3987A020" w14:textId="77777777">
            <w:pPr>
              <w:rPr>
                <w:rFonts w:ascii="Arial" w:hAnsi="Arial" w:eastAsia="Arial" w:cs="Arial"/>
                <w:b/>
                <w:bCs/>
                <w:sz w:val="28"/>
                <w:szCs w:val="28"/>
              </w:rPr>
            </w:pPr>
          </w:p>
          <w:p w:rsidRPr="00D64AF8" w:rsidR="00FD35D9" w:rsidP="00FD35D9" w:rsidRDefault="29393B59" w14:paraId="3A9B15EA" w14:textId="536A8BF2">
            <w:pPr>
              <w:rPr>
                <w:rFonts w:ascii="Arial" w:hAnsi="Arial" w:eastAsia="Arial" w:cs="Arial"/>
                <w:b/>
                <w:sz w:val="22"/>
                <w:szCs w:val="22"/>
                <w:highlight w:val="lightGray"/>
                <w:lang w:val="en"/>
              </w:rPr>
            </w:pPr>
            <w:r w:rsidRPr="32953D9E" w:rsidR="29393B59">
              <w:rPr>
                <w:rFonts w:ascii="Arial" w:hAnsi="Arial" w:eastAsia="Arial" w:cs="Arial"/>
                <w:b w:val="1"/>
                <w:bCs w:val="1"/>
                <w:sz w:val="22"/>
                <w:szCs w:val="22"/>
                <w:highlight w:val="lightGray"/>
                <w:lang w:val="en"/>
              </w:rPr>
              <w:t xml:space="preserve">[Paragraph 1 – / 147] </w:t>
            </w:r>
          </w:p>
          <w:p w:rsidR="4EAC7E13" w:rsidRDefault="4EAC7E13" w14:paraId="329D315D" w14:textId="0249A7B8">
            <w:r w:rsidRPr="32953D9E" w:rsidR="4EAC7E1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Rising costs, student loan debt, and a shifting job market make it tough to feel financially secure, especially when others online seem to be thriving.</w:t>
            </w:r>
            <w:r w:rsidRPr="32953D9E" w:rsidR="4EAC7E13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</w:t>
            </w:r>
            <w:r w:rsidRPr="32953D9E" w:rsidR="4EAC7E1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</w:p>
          <w:p w:rsidR="261A5EBE" w:rsidP="261A5EBE" w:rsidRDefault="261A5EBE" w14:paraId="4C4207AC" w14:textId="1EA6728A">
            <w:pPr>
              <w:rPr>
                <w:color w:val="0070C0"/>
              </w:rPr>
            </w:pPr>
          </w:p>
          <w:p w:rsidRPr="00D64AF8" w:rsidR="00FD35D9" w:rsidP="00FD35D9" w:rsidRDefault="29393B59" w14:paraId="4203BEA1" w14:textId="3957DD31">
            <w:pPr>
              <w:rPr>
                <w:rFonts w:ascii="Arial" w:hAnsi="Arial" w:eastAsia="Arial" w:cs="Arial"/>
                <w:b/>
                <w:sz w:val="22"/>
                <w:szCs w:val="22"/>
                <w:highlight w:val="lightGray"/>
                <w:lang w:val="en"/>
              </w:rPr>
            </w:pPr>
            <w:r w:rsidRPr="32953D9E" w:rsidR="29393B59">
              <w:rPr>
                <w:rFonts w:ascii="Arial" w:hAnsi="Arial" w:eastAsia="Arial" w:cs="Arial"/>
                <w:b w:val="1"/>
                <w:bCs w:val="1"/>
                <w:sz w:val="22"/>
                <w:szCs w:val="22"/>
                <w:highlight w:val="lightGray"/>
                <w:lang w:val="en"/>
              </w:rPr>
              <w:t>[Paragraph 2 – / 147]</w:t>
            </w:r>
          </w:p>
          <w:p w:rsidRPr="000108E4" w:rsidR="00971B09" w:rsidP="261A5EBE" w:rsidRDefault="61DD8764" w14:paraId="5017738F" w14:textId="4572C0E1">
            <w:pPr>
              <w:spacing w:before="240" w:after="240"/>
            </w:pPr>
            <w:r w:rsidRPr="32953D9E" w:rsidR="24433626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"/>
              </w:rPr>
              <w:t>Comparison can quietly chip away at your confidence. Focus on your own path—mindful money habits build financial resilience and help you take clear action.</w:t>
            </w:r>
            <w:r w:rsidRPr="32953D9E" w:rsidR="24433626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32953D9E" w:rsidR="2443362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</w:p>
        </w:tc>
      </w:tr>
      <w:tr w:rsidRPr="009C3439" w:rsidR="5DCC4991" w:rsidTr="02C29C8C" w14:paraId="0F29D1CE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0108E4" w:rsidR="50FCADEA" w:rsidP="5DCC4991" w:rsidRDefault="50FCADEA" w14:paraId="759A164B" w14:textId="5CFEA1F2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000108E4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Pr="009C3439" w:rsidR="5DCC4991" w:rsidTr="02C29C8C" w14:paraId="39D92697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287855FF" w:rsidP="32953D9E" w:rsidRDefault="287855FF" w14:paraId="0E38A860" w14:textId="3DE5E5A7">
            <w:pPr>
              <w:spacing w:before="0" w:beforeAutospacing="off" w:after="0" w:afterAutospacing="off"/>
            </w:pPr>
            <w:r w:rsidRPr="32953D9E" w:rsidR="287855F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Funhouse slides showing 2 or 3 people at different lengths on the slide, symbolizing varied financial journeys and the pitfalls of comparison.</w:t>
            </w:r>
          </w:p>
          <w:p w:rsidR="32953D9E" w:rsidP="32953D9E" w:rsidRDefault="32953D9E" w14:paraId="7AB2422B" w14:textId="736E077B">
            <w:pPr>
              <w:rPr>
                <w:rFonts w:ascii="Aptos" w:hAnsi="Aptos" w:eastAsia="Aptos" w:cs="Aptos"/>
              </w:rPr>
            </w:pPr>
          </w:p>
          <w:p w:rsidRPr="000108E4" w:rsidR="0A4F03E5" w:rsidP="00A774CA" w:rsidRDefault="00FD35D9" w14:paraId="5BD82443" w14:textId="483251BC">
            <w:pPr>
              <w:rPr>
                <w:rFonts w:ascii="Aptos" w:hAnsi="Aptos" w:eastAsia="Aptos" w:cs="Aptos"/>
              </w:rPr>
            </w:pPr>
            <w:r w:rsidRPr="000108E4">
              <w:rPr>
                <w:rFonts w:ascii="Aptos" w:hAnsi="Aptos" w:eastAsia="Aptos" w:cs="Aptos"/>
              </w:rPr>
              <w:t xml:space="preserve"> </w:t>
            </w:r>
          </w:p>
        </w:tc>
      </w:tr>
      <w:tr w:rsidRPr="009C3439" w:rsidR="5DCC4991" w:rsidTr="02C29C8C" w14:paraId="779F8ED6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25E1D" w:rsidR="5DCC4991" w:rsidP="5DCC4991" w:rsidRDefault="5DCC4991" w14:paraId="1B5E4159" w14:textId="577B5303">
            <w:pPr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  <w:r w:rsidRPr="00925E1D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Screen </w:t>
            </w:r>
            <w:r w:rsidRPr="00925E1D" w:rsidR="56263922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6</w:t>
            </w:r>
            <w:r w:rsidRPr="00925E1D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: Poll Question</w:t>
            </w:r>
            <w:r w:rsidRPr="00925E1D" w:rsidR="1F1D2F4C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 #3</w:t>
            </w:r>
          </w:p>
        </w:tc>
      </w:tr>
      <w:tr w:rsidRPr="009C3439" w:rsidR="5DCC4991" w:rsidTr="02C29C8C" w14:paraId="5DF0CBAA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25E1D" w:rsidR="5DCC4991" w:rsidP="5DCC4991" w:rsidRDefault="5DCC4991" w14:paraId="7A0DCA52" w14:textId="63614ECE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00925E1D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Pr="009C3439" w:rsidR="5DCC4991" w:rsidTr="02C29C8C" w14:paraId="12F690BE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D64AF8" w:rsidR="5DCC4991" w:rsidP="7DCE6C03" w:rsidRDefault="00758C3C" w14:paraId="05041064" w14:textId="525F481A">
            <w:pPr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</w:pPr>
            <w:r w:rsidRPr="09490CB3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  <w:t xml:space="preserve">[Title </w:t>
            </w:r>
            <w:proofErr w:type="gramStart"/>
            <w:r w:rsidRPr="09490CB3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  <w:t>–  /</w:t>
            </w:r>
            <w:proofErr w:type="gramEnd"/>
            <w:r w:rsidRPr="09490CB3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  <w:t xml:space="preserve"> 65] </w:t>
            </w:r>
          </w:p>
          <w:p w:rsidR="59D72041" w:rsidP="29BDF0E9" w:rsidRDefault="59D72041" w14:paraId="5D4D826D" w14:textId="0E1D3F7A">
            <w:pPr>
              <w:rPr>
                <w:rFonts w:ascii="Arial" w:hAnsi="Arial" w:eastAsia="Arial" w:cs="Arial"/>
                <w:sz w:val="28"/>
                <w:szCs w:val="28"/>
                <w:highlight w:val="yellow"/>
              </w:rPr>
            </w:pPr>
            <w:r w:rsidRPr="29BDF0E9" w:rsidR="59D72041">
              <w:rPr>
                <w:rFonts w:ascii="Arial" w:hAnsi="Arial" w:eastAsia="Arial" w:cs="Arial"/>
                <w:b w:val="1"/>
                <w:bCs w:val="1"/>
                <w:sz w:val="28"/>
                <w:szCs w:val="28"/>
                <w:highlight w:val="yellow"/>
              </w:rPr>
              <w:t>How confident are you in taking financial action?</w:t>
            </w:r>
          </w:p>
          <w:p w:rsidR="00D64AF8" w:rsidP="5DCC4991" w:rsidRDefault="00D64AF8" w14:paraId="01851308" w14:textId="77777777">
            <w:pPr>
              <w:rPr>
                <w:rFonts w:ascii="Aptos" w:hAnsi="Aptos" w:eastAsia="Aptos" w:cs="Aptos"/>
                <w:b/>
                <w:bCs/>
                <w:sz w:val="28"/>
                <w:szCs w:val="28"/>
              </w:rPr>
            </w:pPr>
          </w:p>
          <w:p w:rsidR="5DCC4991" w:rsidP="261A5EBE" w:rsidRDefault="54E1AEF6" w14:paraId="686EF789" w14:textId="0F91D800">
            <w:r w:rsidRPr="09490CB3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>[Description – / 145]</w:t>
            </w:r>
            <w:r w:rsidR="5DCC4991">
              <w:br/>
            </w:r>
            <w:r w:rsidRPr="09490CB3" w:rsidR="7ED80FAA">
              <w:t xml:space="preserve">Confidence is built on knowledge, self-trust, and experience. Even if you’re still learning, you can take meaningful steps forward—starting now.  </w:t>
            </w:r>
          </w:p>
          <w:p w:rsidRPr="00925E1D" w:rsidR="00D64AF8" w:rsidP="5DCC4991" w:rsidRDefault="00D64AF8" w14:paraId="6A2E074F" w14:textId="77777777">
            <w:pPr>
              <w:rPr>
                <w:rFonts w:ascii="Arial" w:hAnsi="Arial" w:eastAsia="Arial" w:cs="Arial"/>
                <w:sz w:val="22"/>
                <w:szCs w:val="22"/>
              </w:rPr>
            </w:pPr>
          </w:p>
          <w:p w:rsidRPr="00D64AF8" w:rsidR="5DCC4991" w:rsidP="5DCC4991" w:rsidRDefault="5DCC4991" w14:paraId="5F886D01" w14:textId="6548B855">
            <w:pPr>
              <w:rPr>
                <w:rFonts w:ascii="Arial" w:hAnsi="Arial" w:eastAsia="Arial" w:cs="Arial"/>
                <w:b/>
                <w:sz w:val="22"/>
                <w:szCs w:val="22"/>
                <w:highlight w:val="lightGray"/>
                <w:lang w:val="en"/>
              </w:rPr>
            </w:pPr>
            <w:r w:rsidRPr="09490CB3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>[Answer</w:t>
            </w:r>
            <w:r w:rsidRPr="09490CB3" w:rsidR="00330AA0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 xml:space="preserve">s </w:t>
            </w:r>
            <w:r w:rsidRPr="09490CB3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>– 80]</w:t>
            </w:r>
          </w:p>
          <w:p w:rsidRPr="00925E1D" w:rsidR="00190D03" w:rsidP="09490CB3" w:rsidRDefault="079AC01E" w14:paraId="2ACC1335" w14:textId="2EE9B99A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eastAsia="Times New Roman" w:cs="Times New Roman"/>
              </w:rPr>
            </w:pPr>
            <w:r w:rsidRPr="09490CB3">
              <w:rPr>
                <w:rFonts w:ascii="Times New Roman" w:hAnsi="Times New Roman" w:eastAsia="Times New Roman" w:cs="Times New Roman"/>
              </w:rPr>
              <w:t xml:space="preserve">Very confident: I continuously learn and adjust my financial plans accordingly </w:t>
            </w:r>
          </w:p>
          <w:p w:rsidRPr="00925E1D" w:rsidR="00190D03" w:rsidP="09490CB3" w:rsidRDefault="079AC01E" w14:paraId="2153E045" w14:textId="3A3F3E67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eastAsia="Times New Roman" w:cs="Times New Roman"/>
              </w:rPr>
            </w:pPr>
            <w:r w:rsidRPr="09490CB3">
              <w:rPr>
                <w:rFonts w:ascii="Times New Roman" w:hAnsi="Times New Roman" w:eastAsia="Times New Roman" w:cs="Times New Roman"/>
              </w:rPr>
              <w:t xml:space="preserve">Somewhat confident: I try to stay informed but sometimes struggle with next steps </w:t>
            </w:r>
          </w:p>
          <w:p w:rsidRPr="00925E1D" w:rsidR="00190D03" w:rsidP="09490CB3" w:rsidRDefault="079AC01E" w14:paraId="48CE4FDE" w14:textId="6130E448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eastAsia="Times New Roman" w:cs="Times New Roman"/>
              </w:rPr>
            </w:pPr>
            <w:r w:rsidRPr="09490CB3">
              <w:rPr>
                <w:rFonts w:ascii="Times New Roman" w:hAnsi="Times New Roman" w:eastAsia="Times New Roman" w:cs="Times New Roman"/>
              </w:rPr>
              <w:t xml:space="preserve">Not very confident: I feel unsure about my level of financial knowledge  </w:t>
            </w:r>
          </w:p>
          <w:p w:rsidRPr="00925E1D" w:rsidR="00190D03" w:rsidP="09490CB3" w:rsidRDefault="079AC01E" w14:paraId="3839B856" w14:textId="625B09C3">
            <w:pPr>
              <w:pStyle w:val="ListParagraph"/>
              <w:numPr>
                <w:ilvl w:val="0"/>
                <w:numId w:val="22"/>
              </w:numPr>
              <w:spacing w:line="257" w:lineRule="auto"/>
              <w:rPr>
                <w:rFonts w:ascii="Times New Roman" w:hAnsi="Times New Roman" w:eastAsia="Times New Roman" w:cs="Times New Roman"/>
              </w:rPr>
            </w:pPr>
            <w:r w:rsidRPr="09490CB3">
              <w:rPr>
                <w:rFonts w:ascii="Times New Roman" w:hAnsi="Times New Roman" w:eastAsia="Times New Roman" w:cs="Times New Roman"/>
              </w:rPr>
              <w:t xml:space="preserve">Not confident at all: I feel overwhelmed and tend to avoid financial decisions  </w:t>
            </w:r>
          </w:p>
        </w:tc>
      </w:tr>
      <w:tr w:rsidRPr="009C3439" w:rsidR="5DCC4991" w:rsidTr="02C29C8C" w14:paraId="0B27C9C0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190D03" w:rsidR="5DCC4991" w:rsidP="5DCC4991" w:rsidRDefault="5DCC4991" w14:paraId="533D6B4A" w14:textId="215668DE">
            <w:r w:rsidRPr="00190D03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Pr="009C3439" w:rsidR="5DCC4991" w:rsidTr="02C29C8C" w14:paraId="2B69ED39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190D03" w:rsidR="5B4338FF" w:rsidP="5DCC4991" w:rsidRDefault="55E8C033" w14:paraId="4EDBA904" w14:textId="2661EEA9">
            <w:r>
              <w:t>TBD – icons to align with answer choices</w:t>
            </w:r>
            <w:r w:rsidR="172F89D6">
              <w:t>. Ideas below.</w:t>
            </w:r>
          </w:p>
          <w:p w:rsidRPr="00190D03" w:rsidR="5B4338FF" w:rsidP="261A5EBE" w:rsidRDefault="172F89D6" w14:paraId="70EEC309" w14:textId="5EB8AC8A">
            <w:pPr>
              <w:pStyle w:val="ListParagraph"/>
              <w:numPr>
                <w:ilvl w:val="0"/>
                <w:numId w:val="21"/>
              </w:num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261A5EBE">
              <w:rPr>
                <w:rFonts w:ascii="Times New Roman" w:hAnsi="Times New Roman" w:eastAsia="Times New Roman" w:cs="Times New Roman"/>
              </w:rPr>
              <w:lastRenderedPageBreak/>
              <w:t>🎯 Target (Debt management)</w:t>
            </w:r>
          </w:p>
          <w:p w:rsidRPr="00190D03" w:rsidR="5B4338FF" w:rsidP="261A5EBE" w:rsidRDefault="172F89D6" w14:paraId="20A6B5ED" w14:textId="596CA717">
            <w:pPr>
              <w:pStyle w:val="ListParagraph"/>
              <w:numPr>
                <w:ilvl w:val="0"/>
                <w:numId w:val="21"/>
              </w:num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261A5EBE">
              <w:rPr>
                <w:rFonts w:ascii="Times New Roman" w:hAnsi="Times New Roman" w:eastAsia="Times New Roman" w:cs="Times New Roman"/>
              </w:rPr>
              <w:t>🎪 Ticket booth (Budgeting &amp; savings)</w:t>
            </w:r>
          </w:p>
          <w:p w:rsidRPr="00190D03" w:rsidR="5B4338FF" w:rsidP="261A5EBE" w:rsidRDefault="172F89D6" w14:paraId="592EF830" w14:textId="2B055EAA">
            <w:pPr>
              <w:pStyle w:val="ListParagraph"/>
              <w:numPr>
                <w:ilvl w:val="0"/>
                <w:numId w:val="21"/>
              </w:num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261A5EBE">
              <w:rPr>
                <w:rFonts w:ascii="Times New Roman" w:hAnsi="Times New Roman" w:eastAsia="Times New Roman" w:cs="Times New Roman"/>
              </w:rPr>
              <w:t>🎡 Ferris wheel (Investing)</w:t>
            </w:r>
          </w:p>
          <w:p w:rsidRPr="00190D03" w:rsidR="5B4338FF" w:rsidP="261A5EBE" w:rsidRDefault="172F89D6" w14:paraId="485D4F9D" w14:textId="7C59A235">
            <w:pPr>
              <w:pStyle w:val="ListParagraph"/>
              <w:numPr>
                <w:ilvl w:val="0"/>
                <w:numId w:val="21"/>
              </w:numPr>
              <w:spacing w:before="240" w:after="240"/>
              <w:rPr>
                <w:rFonts w:ascii="Times New Roman" w:hAnsi="Times New Roman" w:eastAsia="Times New Roman" w:cs="Times New Roman"/>
              </w:rPr>
            </w:pPr>
            <w:r w:rsidRPr="261A5EBE">
              <w:rPr>
                <w:rFonts w:ascii="Times New Roman" w:hAnsi="Times New Roman" w:eastAsia="Times New Roman" w:cs="Times New Roman"/>
              </w:rPr>
              <w:t>🎭 Mask (I don't usually compare)</w:t>
            </w:r>
          </w:p>
          <w:p w:rsidRPr="00190D03" w:rsidR="5B4338FF" w:rsidP="5DCC4991" w:rsidRDefault="5B4338FF" w14:paraId="4CE42265" w14:textId="75A72D9B"/>
        </w:tc>
      </w:tr>
      <w:tr w:rsidRPr="009C3439" w:rsidR="5DCC4991" w:rsidTr="02C29C8C" w14:paraId="344F6560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190D03" w:rsidR="5DCC4991" w:rsidP="5DCC4991" w:rsidRDefault="5DCC4991" w14:paraId="2E949D15" w14:textId="4E0384D8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commentRangeStart w:id="10"/>
            <w:r w:rsidRPr="32953D9E" w:rsidR="5DCC4991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"/>
              </w:rPr>
              <w:t xml:space="preserve">Screen </w:t>
            </w:r>
            <w:r w:rsidRPr="32953D9E" w:rsidR="1843C4D8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"/>
              </w:rPr>
              <w:t>7</w:t>
            </w:r>
            <w:r w:rsidRPr="32953D9E" w:rsidR="5DCC4991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"/>
              </w:rPr>
              <w:t xml:space="preserve">: Context </w:t>
            </w:r>
            <w:r w:rsidRPr="32953D9E" w:rsidR="420A6B9F">
              <w:rPr>
                <w:rFonts w:ascii="Arial" w:hAnsi="Arial" w:eastAsia="Arial" w:cs="Arial"/>
                <w:b w:val="1"/>
                <w:bCs w:val="1"/>
                <w:sz w:val="22"/>
                <w:szCs w:val="22"/>
                <w:lang w:val="en"/>
              </w:rPr>
              <w:t>Screen #3</w:t>
            </w:r>
            <w:commentRangeEnd w:id="10"/>
            <w:r>
              <w:rPr>
                <w:rStyle w:val="CommentReference"/>
              </w:rPr>
              <w:commentReference w:id="10"/>
            </w:r>
          </w:p>
        </w:tc>
      </w:tr>
      <w:tr w:rsidRPr="009C3439" w:rsidR="5DCC4991" w:rsidTr="02C29C8C" w14:paraId="1B2EB5FD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190D03" w:rsidR="5DCC4991" w:rsidP="5DCC4991" w:rsidRDefault="5DCC4991" w14:paraId="2429A6D4" w14:textId="0706073E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00190D03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Pr="009C3439" w:rsidR="5DCC4991" w:rsidTr="02C29C8C" w14:paraId="638DC142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DE5880" w:rsidR="5DCC4991" w:rsidP="01FDF653" w:rsidRDefault="54E1AEF6" w14:paraId="06D4C2B7" w14:textId="749E3F20">
            <w:pPr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</w:pPr>
            <w:r w:rsidRPr="32953D9E" w:rsidR="54E1AEF6">
              <w:rPr>
                <w:rFonts w:ascii="Arial" w:hAnsi="Arial" w:eastAsia="Arial" w:cs="Arial"/>
                <w:b w:val="1"/>
                <w:bCs w:val="1"/>
                <w:sz w:val="22"/>
                <w:szCs w:val="22"/>
                <w:highlight w:val="lightGray"/>
              </w:rPr>
              <w:t xml:space="preserve">[Title </w:t>
            </w:r>
            <w:r w:rsidRPr="32953D9E" w:rsidR="54E1AEF6">
              <w:rPr>
                <w:rFonts w:ascii="Arial" w:hAnsi="Arial" w:eastAsia="Arial" w:cs="Arial"/>
                <w:b w:val="1"/>
                <w:bCs w:val="1"/>
                <w:sz w:val="22"/>
                <w:szCs w:val="22"/>
                <w:highlight w:val="lightGray"/>
              </w:rPr>
              <w:t>–  /</w:t>
            </w:r>
            <w:r w:rsidRPr="32953D9E" w:rsidR="54E1AEF6">
              <w:rPr>
                <w:rFonts w:ascii="Arial" w:hAnsi="Arial" w:eastAsia="Arial" w:cs="Arial"/>
                <w:b w:val="1"/>
                <w:bCs w:val="1"/>
                <w:sz w:val="22"/>
                <w:szCs w:val="22"/>
                <w:highlight w:val="lightGray"/>
              </w:rPr>
              <w:t xml:space="preserve"> 45] </w:t>
            </w:r>
          </w:p>
          <w:p w:rsidR="26233AC9" w:rsidP="32953D9E" w:rsidRDefault="26233AC9" w14:paraId="446E604E" w14:textId="3113BF92">
            <w:pPr>
              <w:spacing w:before="0" w:beforeAutospacing="off" w:after="0" w:afterAutospacing="off"/>
            </w:pPr>
            <w:r w:rsidRPr="32953D9E" w:rsidR="26233AC9">
              <w:rPr>
                <w:rFonts w:ascii="Arial" w:hAnsi="Arial" w:eastAsia="Arial" w:cs="Arial"/>
                <w:noProof w:val="0"/>
                <w:sz w:val="28"/>
                <w:szCs w:val="28"/>
                <w:lang w:val="en-US"/>
              </w:rPr>
              <w:t>Confidence is a muscle. Keep moving!</w:t>
            </w:r>
          </w:p>
          <w:p w:rsidR="32953D9E" w:rsidP="32953D9E" w:rsidRDefault="32953D9E" w14:paraId="43EE3EC8" w14:textId="7B656DCC">
            <w:pPr>
              <w:rPr>
                <w:rFonts w:ascii="Arial" w:hAnsi="Arial" w:eastAsia="Arial" w:cs="Arial"/>
                <w:b w:val="1"/>
                <w:bCs w:val="1"/>
                <w:sz w:val="28"/>
                <w:szCs w:val="28"/>
              </w:rPr>
            </w:pPr>
          </w:p>
          <w:p w:rsidR="00D117D3" w:rsidP="006411F9" w:rsidRDefault="00D117D3" w14:paraId="3F68483A" w14:textId="5EEDC879">
            <w:pP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</w:p>
          <w:p w:rsidRPr="00DE5880" w:rsidR="006411F9" w:rsidP="7DCE6C03" w:rsidRDefault="0AF68CC5" w14:paraId="5200363A" w14:textId="0194D23C">
            <w:pPr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</w:pPr>
            <w:r w:rsidRPr="09490CB3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 xml:space="preserve">[Paragraph 1 – / 147] </w:t>
            </w:r>
          </w:p>
          <w:p w:rsidR="261A5EBE" w:rsidP="261A5EBE" w:rsidRDefault="261A5EBE" w14:paraId="3321FB51" w14:textId="79F62641">
            <w:pPr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</w:pPr>
          </w:p>
          <w:p w:rsidR="0213C4E3" w:rsidP="32953D9E" w:rsidRDefault="741D5BE3" w14:paraId="2141637D" w14:textId="105157D0">
            <w:pPr>
              <w:spacing w:before="0" w:beforeAutospacing="off" w:after="0" w:afterAutospacing="off"/>
            </w:pPr>
            <w:r w:rsidRPr="32953D9E" w:rsidR="771589D1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Confidence grows the more you engage with your finances. Taking small steps like reviewing your budget, speaking with a coach, or checking progress can make things feel less overwhelming.</w:t>
            </w:r>
          </w:p>
          <w:p w:rsidR="0213C4E3" w:rsidP="261A5EBE" w:rsidRDefault="741D5BE3" w14:paraId="1204AA07" w14:textId="0972EB44">
            <w:pPr>
              <w:rPr>
                <w:color w:val="000000" w:themeColor="text1"/>
                <w:sz w:val="22"/>
                <w:szCs w:val="22"/>
              </w:rPr>
            </w:pPr>
            <w:r>
              <w:br/>
            </w:r>
          </w:p>
          <w:p w:rsidRPr="00DE5880" w:rsidR="006411F9" w:rsidP="261A5EBE" w:rsidRDefault="4321E8FD" w14:paraId="7A02B33E" w14:textId="10DF6B67">
            <w:pPr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:highlight w:val="lightGray"/>
                <w:lang w:val="en"/>
              </w:rPr>
            </w:pPr>
            <w:r w:rsidRPr="32953D9E" w:rsidR="4321E8FD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highlight w:val="lightGray"/>
                <w:lang w:val="en"/>
              </w:rPr>
              <w:t xml:space="preserve"> </w:t>
            </w:r>
            <w:r w:rsidRPr="32953D9E" w:rsidR="0AF68CC5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2"/>
                <w:szCs w:val="22"/>
                <w:highlight w:val="lightGray"/>
                <w:lang w:val="en"/>
              </w:rPr>
              <w:t>[Paragraph 2 – / 147]</w:t>
            </w:r>
          </w:p>
          <w:p w:rsidRPr="00190D03" w:rsidR="00C61D97" w:rsidP="09490CB3" w:rsidRDefault="65E1D60A" w14:paraId="613ED641" w14:textId="0C4C40AC">
            <w:r w:rsidRPr="32953D9E" w:rsidR="2FBE2CEE">
              <w:rPr>
                <w:rFonts w:ascii="Times New Roman" w:hAnsi="Times New Roman" w:eastAsia="Times New Roman" w:cs="Times New Roman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You don’t have to master everything at once. Each step forward—no matter how small—adds up to lasting confidence and a steadier financial path. </w:t>
            </w:r>
            <w:r w:rsidRPr="32953D9E" w:rsidR="2FBE2CE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</w:p>
        </w:tc>
      </w:tr>
      <w:tr w:rsidRPr="009C3439" w:rsidR="5DCC4991" w:rsidTr="02C29C8C" w14:paraId="1B929707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190D03" w:rsidR="5DCC4991" w:rsidP="5DCC4991" w:rsidRDefault="5DCC4991" w14:paraId="320DE1E6" w14:textId="5CFEA1F2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00190D03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Pr="009C3439" w:rsidR="5DCC4991" w:rsidTr="02C29C8C" w14:paraId="4CB0B0D3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857E08E" w:rsidP="32953D9E" w:rsidRDefault="0857E08E" w14:paraId="5D714D77" w14:textId="1AE9EED8">
            <w:pPr>
              <w:spacing w:before="0" w:beforeAutospacing="off" w:after="0" w:afterAutospacing="off"/>
            </w:pPr>
            <w:r w:rsidRPr="32953D9E" w:rsidR="0857E08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Rotating barrel showing people trying to walk through, unsteady</w:t>
            </w:r>
          </w:p>
          <w:p w:rsidR="32953D9E" w:rsidP="32953D9E" w:rsidRDefault="32953D9E" w14:paraId="5A7500ED" w14:textId="317F6D07">
            <w:pPr>
              <w:rPr>
                <w:rFonts w:ascii="Aptos" w:hAnsi="Aptos" w:eastAsia="Aptos" w:cs="Aptos"/>
              </w:rPr>
            </w:pPr>
          </w:p>
          <w:p w:rsidRPr="00190D03" w:rsidR="000151BF" w:rsidP="5DCC4991" w:rsidRDefault="000151BF" w14:paraId="4C1D6CD6" w14:textId="2C59CF47">
            <w:pPr>
              <w:rPr>
                <w:rFonts w:ascii="Aptos" w:hAnsi="Aptos" w:eastAsia="Aptos" w:cs="Aptos"/>
              </w:rPr>
            </w:pPr>
          </w:p>
        </w:tc>
      </w:tr>
      <w:tr w:rsidRPr="009C3439" w:rsidR="00390282" w:rsidTr="02C29C8C" w14:paraId="4945AF3F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190D03" w:rsidR="00390282" w:rsidP="00390282" w:rsidRDefault="00390282" w14:paraId="44B2A34E" w14:textId="62F1010E">
            <w:pPr>
              <w:jc w:val="center"/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en"/>
              </w:rPr>
            </w:pPr>
            <w:r w:rsidRPr="00190D03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:lang w:val="en"/>
              </w:rPr>
              <w:t xml:space="preserve">Screen </w:t>
            </w:r>
            <w:r w:rsidR="00D47B61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:lang w:val="en"/>
              </w:rPr>
              <w:t>8</w:t>
            </w:r>
            <w:r w:rsidRPr="00190D03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:lang w:val="en"/>
              </w:rPr>
              <w:t>: Full screen image</w:t>
            </w:r>
          </w:p>
        </w:tc>
      </w:tr>
      <w:tr w:rsidRPr="009C3439" w:rsidR="00390282" w:rsidTr="02C29C8C" w14:paraId="21BE9044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190D03" w:rsidR="00390282" w:rsidP="00390282" w:rsidRDefault="00390282" w14:paraId="1BAB903F" w14:textId="0706073E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00190D03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Pr="009C3439" w:rsidR="00390282" w:rsidTr="02C29C8C" w14:paraId="0AD2BB19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190D03" w:rsidR="00390282" w:rsidP="00390282" w:rsidRDefault="00390282" w14:paraId="66EA8FDA" w14:textId="63ACBF32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00190D03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</w:rPr>
              <w:t xml:space="preserve">[Title </w:t>
            </w:r>
            <w:proofErr w:type="gramStart"/>
            <w:r w:rsidRPr="00190D03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</w:rPr>
              <w:t>–  45</w:t>
            </w:r>
            <w:proofErr w:type="gramEnd"/>
            <w:r w:rsidRPr="00190D03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</w:rPr>
              <w:t xml:space="preserve">] </w:t>
            </w:r>
          </w:p>
          <w:p w:rsidR="00390282" w:rsidP="261A5EBE" w:rsidRDefault="186B83F0" w14:paraId="6A759DA9" w14:textId="4C924D40">
            <w:pPr>
              <w:rPr>
                <w:rFonts w:ascii="Arial" w:hAnsi="Arial" w:eastAsia="Arial" w:cs="Arial"/>
                <w:b/>
                <w:bCs/>
                <w:sz w:val="28"/>
                <w:szCs w:val="28"/>
              </w:rPr>
            </w:pPr>
            <w:r w:rsidRPr="261A5EBE">
              <w:rPr>
                <w:rFonts w:ascii="Arial" w:hAnsi="Arial" w:eastAsia="Arial" w:cs="Arial"/>
                <w:b/>
                <w:bCs/>
                <w:sz w:val="28"/>
                <w:szCs w:val="28"/>
              </w:rPr>
              <w:t>Seeing through the illusions</w:t>
            </w:r>
          </w:p>
          <w:p w:rsidRPr="00190D03" w:rsidR="00CB5423" w:rsidP="00390282" w:rsidRDefault="00CB5423" w14:paraId="36887195" w14:textId="301BD29C"/>
          <w:p w:rsidRPr="00190D03" w:rsidR="00390282" w:rsidP="00390282" w:rsidRDefault="6F8B2E49" w14:paraId="3B713DF5" w14:textId="6A4CA018">
            <w:pPr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:lang w:val="en"/>
              </w:rPr>
            </w:pPr>
            <w:r w:rsidRPr="09490CB3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:lang w:val="en"/>
              </w:rPr>
              <w:t>[Paragraph 1 – 160]</w:t>
            </w:r>
          </w:p>
          <w:p w:rsidRPr="00190D03" w:rsidR="00390282" w:rsidP="09490CB3" w:rsidRDefault="09A725FA" w14:paraId="57285017" w14:textId="72CAC978">
            <w:r w:rsidRPr="09490CB3">
              <w:t>Even small shifts can spark big change. Paven</w:t>
            </w:r>
            <w:r w:rsidRPr="09490CB3" w:rsidR="2A976465">
              <w:t xml:space="preserve">’s here to help you </w:t>
            </w:r>
            <w:r w:rsidRPr="09490CB3">
              <w:t>track progress, set goals, and grow with confidence. Your future self will thank you.</w:t>
            </w:r>
          </w:p>
          <w:p w:rsidRPr="00190D03" w:rsidR="00390282" w:rsidP="09490CB3" w:rsidRDefault="00390282" w14:paraId="44A14C3B" w14:textId="29A499CD">
            <w:pPr>
              <w:rPr>
                <w:color w:val="000000" w:themeColor="text1"/>
              </w:rPr>
            </w:pPr>
          </w:p>
        </w:tc>
      </w:tr>
      <w:tr w:rsidRPr="009C3439" w:rsidR="00390282" w:rsidTr="02C29C8C" w14:paraId="0043318E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BA1E72" w:rsidR="00390282" w:rsidP="00390282" w:rsidRDefault="00390282" w14:paraId="6CAB5660" w14:textId="5CFEA1F2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00BA1E72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Pr="009C3439" w:rsidR="00390282" w:rsidTr="02C29C8C" w14:paraId="0F5FEEE3" w14:textId="77777777">
        <w:trPr>
          <w:trHeight w:val="354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BA1E72" w:rsidR="00390282" w:rsidP="261A5EBE" w:rsidRDefault="0530CC56" w14:paraId="38DD7AD0" w14:textId="1A1D89EA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261A5EBE">
              <w:rPr>
                <w:rFonts w:ascii="Arial" w:hAnsi="Arial" w:eastAsia="Arial" w:cs="Arial"/>
                <w:sz w:val="22"/>
                <w:szCs w:val="22"/>
              </w:rPr>
              <w:t>External shot of funhouse with clown handing main character a balloon</w:t>
            </w:r>
          </w:p>
          <w:p w:rsidRPr="00BA1E72" w:rsidR="00390282" w:rsidP="00390282" w:rsidRDefault="00390282" w14:paraId="06AAA655" w14:textId="1A0301A5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</w:p>
        </w:tc>
      </w:tr>
    </w:tbl>
    <w:p w:rsidRPr="009C3439" w:rsidR="5DCC4991" w:rsidP="5DCC4991" w:rsidRDefault="5DCC4991" w14:paraId="1150CEA5" w14:textId="67B8F61F">
      <w:pPr>
        <w:rPr>
          <w:highlight w:val="yellow"/>
        </w:rPr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614"/>
        <w:gridCol w:w="6855"/>
      </w:tblGrid>
      <w:tr w:rsidRPr="009C3439" w:rsidR="5DCC4991" w:rsidTr="32953D9E" w14:paraId="334098F9" w14:textId="77777777">
        <w:trPr>
          <w:trHeight w:val="300"/>
        </w:trPr>
        <w:tc>
          <w:tcPr>
            <w:tcW w:w="9469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5DCC4991" w:rsidP="2530F155" w:rsidRDefault="3A124FAC" w14:paraId="4F1444FE" w14:textId="506ACEA5">
            <w:pPr>
              <w:pStyle w:val="Heading2"/>
              <w:spacing w:before="0" w:after="0"/>
              <w:jc w:val="center"/>
              <w:rPr>
                <w:rFonts w:ascii="Arial" w:hAnsi="Arial" w:eastAsia="Arial" w:cs="Arial"/>
                <w:sz w:val="26"/>
                <w:szCs w:val="26"/>
              </w:rPr>
            </w:pPr>
            <w:r w:rsidRPr="2530F155">
              <w:rPr>
                <w:rFonts w:ascii="Arial" w:hAnsi="Arial" w:eastAsia="Arial" w:cs="Arial"/>
                <w:b/>
                <w:bCs/>
                <w:sz w:val="26"/>
                <w:szCs w:val="26"/>
                <w:lang w:val="en"/>
              </w:rPr>
              <w:lastRenderedPageBreak/>
              <w:t>Suggestion drawer action cards</w:t>
            </w:r>
          </w:p>
        </w:tc>
      </w:tr>
      <w:tr w:rsidRPr="009C3439" w:rsidR="5DCC4991" w:rsidTr="32953D9E" w14:paraId="1EB8AD1D" w14:textId="77777777">
        <w:trPr>
          <w:trHeight w:val="300"/>
        </w:trPr>
        <w:tc>
          <w:tcPr>
            <w:tcW w:w="26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00C42C32" w:rsidP="2530F155" w:rsidRDefault="29C4D7A6" w14:paraId="7007433B" w14:textId="026D1106">
            <w:r w:rsidRPr="2530F155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Title</w:t>
            </w:r>
          </w:p>
        </w:tc>
        <w:tc>
          <w:tcPr>
            <w:tcW w:w="6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78D67F06" w:rsidP="2530F155" w:rsidRDefault="1CAFB9D5" w14:paraId="6380EBB0" w14:textId="241D0681">
            <w:pPr>
              <w:spacing w:line="276" w:lineRule="auto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2530F155">
              <w:rPr>
                <w:rFonts w:ascii="Arial" w:hAnsi="Arial" w:eastAsia="Arial" w:cs="Arial"/>
                <w:b/>
                <w:bCs/>
                <w:sz w:val="22"/>
                <w:szCs w:val="22"/>
              </w:rPr>
              <w:t>n/a</w:t>
            </w:r>
          </w:p>
        </w:tc>
      </w:tr>
      <w:tr w:rsidRPr="009C3439" w:rsidR="5DCC4991" w:rsidTr="32953D9E" w14:paraId="5B417F5A" w14:textId="77777777">
        <w:trPr>
          <w:trHeight w:val="300"/>
        </w:trPr>
        <w:tc>
          <w:tcPr>
            <w:tcW w:w="26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7767E282" w:rsidP="2530F155" w:rsidRDefault="323D4075" w14:paraId="0D2E0359" w14:textId="12E8DE3A">
            <w:pP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  <w:r w:rsidRPr="2530F155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P-text</w:t>
            </w:r>
          </w:p>
        </w:tc>
        <w:tc>
          <w:tcPr>
            <w:tcW w:w="6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6B893E5E" w:rsidP="2530F155" w:rsidRDefault="11A9ADB3" w14:paraId="523921FD" w14:textId="75709816">
            <w:r w:rsidRPr="2530F155">
              <w:rPr>
                <w:rFonts w:ascii="Arial" w:hAnsi="Arial" w:eastAsia="Arial" w:cs="Arial"/>
                <w:sz w:val="22"/>
                <w:szCs w:val="22"/>
              </w:rPr>
              <w:t>n/a</w:t>
            </w:r>
          </w:p>
        </w:tc>
      </w:tr>
      <w:tr w:rsidRPr="009C3439" w:rsidR="5DCC4991" w:rsidTr="32953D9E" w14:paraId="1D452562" w14:textId="77777777">
        <w:trPr>
          <w:trHeight w:val="300"/>
        </w:trPr>
        <w:tc>
          <w:tcPr>
            <w:tcW w:w="26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02687C3F" w:rsidP="2530F155" w:rsidRDefault="233FDB46" w14:paraId="33FCEC79" w14:textId="2CBE65B6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2530F155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Suggestion </w:t>
            </w:r>
            <w:r w:rsidRPr="2530F155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1</w:t>
            </w:r>
          </w:p>
        </w:tc>
        <w:tc>
          <w:tcPr>
            <w:tcW w:w="6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5F7F2928" w:rsidP="09490CB3" w:rsidRDefault="1EDF0A79" w14:paraId="4612E958" w14:textId="5F2A9E05" w14:noSpellErr="1">
            <w:pPr>
              <w:spacing w:line="276" w:lineRule="auto"/>
            </w:pPr>
            <w:commentRangeStart w:id="1938981063"/>
            <w:r w:rsidRPr="32953D9E" w:rsidR="57A1F8CA">
              <w:rPr>
                <w:rFonts w:ascii="Arial" w:hAnsi="Arial" w:eastAsia="Arial" w:cs="Arial"/>
                <w:sz w:val="22"/>
                <w:szCs w:val="22"/>
              </w:rPr>
              <w:t>Sign up for</w:t>
            </w:r>
            <w:commentRangeEnd w:id="1938981063"/>
            <w:r>
              <w:rPr>
                <w:rStyle w:val="CommentReference"/>
              </w:rPr>
              <w:commentReference w:id="1938981063"/>
            </w:r>
            <w:r w:rsidRPr="32953D9E" w:rsidR="57A1F8CA">
              <w:rPr>
                <w:rFonts w:ascii="Arial" w:hAnsi="Arial" w:eastAsia="Arial" w:cs="Arial"/>
                <w:sz w:val="22"/>
                <w:szCs w:val="22"/>
              </w:rPr>
              <w:t xml:space="preserve"> our 30-day challenge! </w:t>
            </w:r>
          </w:p>
        </w:tc>
      </w:tr>
      <w:tr w:rsidRPr="009C3439" w:rsidR="5DCC4991" w:rsidTr="32953D9E" w14:paraId="3608626C" w14:textId="77777777">
        <w:trPr>
          <w:trHeight w:val="300"/>
        </w:trPr>
        <w:tc>
          <w:tcPr>
            <w:tcW w:w="26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4A959907" w:rsidP="2530F155" w:rsidRDefault="1D49009F" w14:paraId="50A091C0" w14:textId="6F2F4E1D">
            <w:pP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  <w:r w:rsidRPr="2530F155">
              <w:rPr>
                <w:rFonts w:ascii="Arial" w:hAnsi="Arial" w:eastAsia="Arial" w:cs="Arial"/>
                <w:b/>
                <w:bCs/>
                <w:sz w:val="22"/>
                <w:szCs w:val="22"/>
              </w:rPr>
              <w:t>Suggestion 2</w:t>
            </w:r>
          </w:p>
        </w:tc>
        <w:tc>
          <w:tcPr>
            <w:tcW w:w="6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5CBCF025" w:rsidP="2530F155" w:rsidRDefault="47079BCA" w14:paraId="5089F261" w14:textId="5637C287">
            <w:pPr>
              <w:spacing w:line="276" w:lineRule="auto"/>
            </w:pPr>
            <w:hyperlink r:id="rId12">
              <w:r w:rsidRPr="2530F155">
                <w:rPr>
                  <w:rStyle w:val="Hyperlink"/>
                  <w:rFonts w:ascii="Arial" w:hAnsi="Arial" w:eastAsia="Arial" w:cs="Arial"/>
                  <w:sz w:val="22"/>
                  <w:szCs w:val="22"/>
                </w:rPr>
                <w:t>Financial Finesse: Connect with a coach</w:t>
              </w:r>
            </w:hyperlink>
            <w:r w:rsidRPr="2530F155">
              <w:rPr>
                <w:rFonts w:ascii="Arial" w:hAnsi="Arial" w:eastAsia="Arial" w:cs="Arial"/>
                <w:sz w:val="22"/>
                <w:szCs w:val="22"/>
              </w:rPr>
              <w:t xml:space="preserve"> (HOME_1.4)</w:t>
            </w:r>
          </w:p>
        </w:tc>
      </w:tr>
      <w:tr w:rsidRPr="009C3439" w:rsidR="5DCC4991" w:rsidTr="32953D9E" w14:paraId="223C3B13" w14:textId="77777777">
        <w:trPr>
          <w:trHeight w:val="300"/>
        </w:trPr>
        <w:tc>
          <w:tcPr>
            <w:tcW w:w="26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4A959907" w:rsidP="2530F155" w:rsidRDefault="1D49009F" w14:paraId="4DB5CD61" w14:textId="04FBDA70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2530F155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Suggestion </w:t>
            </w:r>
            <w:r w:rsidRPr="2530F155" w:rsidR="3A124FAC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3</w:t>
            </w:r>
          </w:p>
        </w:tc>
        <w:tc>
          <w:tcPr>
            <w:tcW w:w="6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65116BEE" w:rsidP="2530F155" w:rsidRDefault="7B47C922" w14:paraId="686A3FC2" w14:textId="61B934EE">
            <w:hyperlink r:id="rId13">
              <w:r w:rsidRPr="2530F155">
                <w:rPr>
                  <w:rStyle w:val="Hyperlink"/>
                  <w:rFonts w:ascii="Arial" w:hAnsi="Arial" w:eastAsia="Arial" w:cs="Arial"/>
                  <w:sz w:val="22"/>
                  <w:szCs w:val="22"/>
                </w:rPr>
                <w:t>Your budget, throughout your life</w:t>
              </w:r>
            </w:hyperlink>
            <w:r w:rsidRPr="2530F155" w:rsidR="30FD3994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Pr="2530F155" w:rsidR="31A2DF76">
              <w:rPr>
                <w:rFonts w:ascii="Arial" w:hAnsi="Arial" w:eastAsia="Arial" w:cs="Arial"/>
                <w:sz w:val="22"/>
                <w:szCs w:val="22"/>
              </w:rPr>
              <w:t>(</w:t>
            </w:r>
            <w:r w:rsidRPr="2530F155" w:rsidR="1EA2721E">
              <w:rPr>
                <w:rFonts w:ascii="Arial" w:hAnsi="Arial" w:eastAsia="Arial" w:cs="Arial"/>
                <w:sz w:val="22"/>
                <w:szCs w:val="22"/>
              </w:rPr>
              <w:t>FL_1.3</w:t>
            </w:r>
            <w:r w:rsidRPr="2530F155" w:rsidR="31A2DF76">
              <w:rPr>
                <w:rFonts w:ascii="Arial" w:hAnsi="Arial" w:eastAsia="Arial" w:cs="Arial"/>
                <w:sz w:val="22"/>
                <w:szCs w:val="22"/>
              </w:rPr>
              <w:t>)</w:t>
            </w:r>
          </w:p>
        </w:tc>
      </w:tr>
      <w:tr w:rsidRPr="009C3439" w:rsidR="5DCC4991" w:rsidTr="32953D9E" w14:paraId="0C80E7FF" w14:textId="77777777">
        <w:trPr>
          <w:trHeight w:val="300"/>
        </w:trPr>
        <w:tc>
          <w:tcPr>
            <w:tcW w:w="9469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594AA946" w:rsidP="2530F155" w:rsidRDefault="08D8FA86" w14:paraId="0D49289A" w14:textId="7FEDD14D">
            <w:pPr>
              <w:jc w:val="center"/>
              <w:rPr>
                <w:rFonts w:ascii="Arial" w:hAnsi="Arial" w:eastAsia="Arial" w:cs="Arial"/>
                <w:sz w:val="26"/>
                <w:szCs w:val="26"/>
              </w:rPr>
            </w:pPr>
            <w:r w:rsidRPr="2530F155">
              <w:rPr>
                <w:rFonts w:ascii="Arial" w:hAnsi="Arial" w:eastAsia="Arial" w:cs="Arial"/>
                <w:b/>
                <w:bCs/>
                <w:sz w:val="26"/>
                <w:szCs w:val="26"/>
                <w:lang w:val="en"/>
              </w:rPr>
              <w:t>Push notification</w:t>
            </w:r>
          </w:p>
        </w:tc>
      </w:tr>
      <w:tr w:rsidR="5DCC4991" w:rsidTr="32953D9E" w14:paraId="4B4A8CBF" w14:textId="77777777">
        <w:trPr>
          <w:trHeight w:val="300"/>
        </w:trPr>
        <w:tc>
          <w:tcPr>
            <w:tcW w:w="9469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261A5EBE" w:rsidRDefault="5F94CE8C" w14:paraId="50C494F1" w14:textId="15D4DBAF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261A5EBE">
              <w:rPr>
                <w:rFonts w:ascii="Arial" w:hAnsi="Arial" w:eastAsia="Arial" w:cs="Arial"/>
                <w:b/>
                <w:bCs/>
                <w:sz w:val="22"/>
                <w:szCs w:val="22"/>
              </w:rPr>
              <w:t>🎭 Unmask your money perceptions!</w:t>
            </w:r>
          </w:p>
          <w:p w:rsidR="5DCC4991" w:rsidP="261A5EBE" w:rsidRDefault="17738743" w14:paraId="30AEF596" w14:textId="64513698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261A5EBE">
              <w:rPr>
                <w:rFonts w:ascii="Arial" w:hAnsi="Arial" w:eastAsia="Arial" w:cs="Arial"/>
                <w:sz w:val="22"/>
                <w:szCs w:val="22"/>
              </w:rPr>
              <w:t xml:space="preserve">Is </w:t>
            </w:r>
            <w:r w:rsidRPr="261A5EBE" w:rsidR="5F94CE8C">
              <w:rPr>
                <w:rFonts w:ascii="Arial" w:hAnsi="Arial" w:eastAsia="Arial" w:cs="Arial"/>
                <w:sz w:val="22"/>
                <w:szCs w:val="22"/>
              </w:rPr>
              <w:t>your money mindset distorting your financial view</w:t>
            </w:r>
            <w:r w:rsidRPr="261A5EBE" w:rsidR="145F6A99">
              <w:rPr>
                <w:rFonts w:ascii="Arial" w:hAnsi="Arial" w:eastAsia="Arial" w:cs="Arial"/>
                <w:sz w:val="22"/>
                <w:szCs w:val="22"/>
              </w:rPr>
              <w:t>?</w:t>
            </w:r>
            <w:r w:rsidRPr="261A5EBE" w:rsidR="5F94CE8C">
              <w:rPr>
                <w:rFonts w:ascii="Arial" w:hAnsi="Arial" w:eastAsia="Arial" w:cs="Arial"/>
                <w:sz w:val="22"/>
                <w:szCs w:val="22"/>
              </w:rPr>
              <w:t xml:space="preserve"> S</w:t>
            </w:r>
            <w:r w:rsidRPr="261A5EBE" w:rsidR="18DA113E">
              <w:rPr>
                <w:rFonts w:ascii="Arial" w:hAnsi="Arial" w:eastAsia="Arial" w:cs="Arial"/>
                <w:sz w:val="22"/>
                <w:szCs w:val="22"/>
              </w:rPr>
              <w:t>tep into the financial funhouse and</w:t>
            </w:r>
            <w:r w:rsidRPr="261A5EBE" w:rsidR="5F94CE8C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 w:rsidRPr="261A5EBE" w:rsidR="031830A3">
              <w:rPr>
                <w:rFonts w:ascii="Arial" w:hAnsi="Arial" w:eastAsia="Arial" w:cs="Arial"/>
                <w:sz w:val="22"/>
                <w:szCs w:val="22"/>
              </w:rPr>
              <w:t xml:space="preserve">find financial clarity </w:t>
            </w:r>
            <w:r w:rsidRPr="261A5EBE" w:rsidR="3CB2D1FD">
              <w:rPr>
                <w:rFonts w:ascii="Arial" w:hAnsi="Arial" w:eastAsia="Arial" w:cs="Arial"/>
                <w:sz w:val="22"/>
                <w:szCs w:val="22"/>
              </w:rPr>
              <w:t>with our Fin</w:t>
            </w:r>
            <w:r w:rsidRPr="261A5EBE" w:rsidR="7A85BE24">
              <w:rPr>
                <w:rFonts w:ascii="Arial" w:hAnsi="Arial" w:eastAsia="Arial" w:cs="Arial"/>
                <w:sz w:val="22"/>
                <w:szCs w:val="22"/>
              </w:rPr>
              <w:t>ancial Literacy</w:t>
            </w:r>
            <w:r w:rsidRPr="261A5EBE" w:rsidR="3CB2D1FD">
              <w:rPr>
                <w:rFonts w:ascii="Arial" w:hAnsi="Arial" w:eastAsia="Arial" w:cs="Arial"/>
                <w:sz w:val="22"/>
                <w:szCs w:val="22"/>
              </w:rPr>
              <w:t xml:space="preserve"> Month poll </w:t>
            </w:r>
            <w:r w:rsidRPr="261A5EBE" w:rsidR="3CB2D1FD">
              <w:rPr>
                <w:rFonts w:ascii="Arial" w:hAnsi="Arial" w:eastAsia="Arial" w:cs="Arial"/>
                <w:b/>
                <w:bCs/>
                <w:sz w:val="22"/>
                <w:szCs w:val="22"/>
              </w:rPr>
              <w:t>🎪</w:t>
            </w:r>
          </w:p>
        </w:tc>
      </w:tr>
    </w:tbl>
    <w:p w:rsidR="5DCC4991" w:rsidP="5DCC4991" w:rsidRDefault="5DCC4991" w14:paraId="791F1739" w14:textId="594C06A0">
      <w:pPr>
        <w:rPr>
          <w:rFonts w:ascii="Arial" w:hAnsi="Arial" w:eastAsia="Arial" w:cs="Arial"/>
          <w:color w:val="000000" w:themeColor="text1"/>
          <w:sz w:val="22"/>
          <w:szCs w:val="22"/>
        </w:rPr>
      </w:pPr>
    </w:p>
    <w:p w:rsidR="6419C260" w:rsidP="00297FFB" w:rsidRDefault="6419C260" w14:paraId="444A4D55" w14:textId="5EC4483D"/>
    <w:sectPr w:rsidR="6419C26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MS" w:author="Michael Stephenson(UST,US)" w:date="2025-04-14T10:03:00Z" w:id="0">
    <w:p w:rsidR="00000000" w:rsidRDefault="00000000" w14:paraId="5795B3A5" w14:textId="09D5EE00">
      <w:pPr>
        <w:pStyle w:val="CommentText"/>
      </w:pPr>
      <w:r>
        <w:rPr>
          <w:rStyle w:val="CommentReference"/>
        </w:rPr>
        <w:annotationRef/>
      </w:r>
      <w:r w:rsidRPr="3E38B78F">
        <w:t>"mindset" feels like it's missing something. Maybe it's YOUR mindset, like improving or expanding your mindset?</w:t>
      </w:r>
    </w:p>
  </w:comment>
  <w:comment w:initials="AK" w:author="Angela King(UST,US)" w:date="2025-04-14T17:01:00Z" w:id="2">
    <w:p w:rsidR="00FC0932" w:rsidP="00FC0932" w:rsidRDefault="00FC0932" w14:paraId="6A57DE36" w14:textId="77777777">
      <w:r>
        <w:rPr>
          <w:rStyle w:val="CommentReference"/>
        </w:rPr>
        <w:annotationRef/>
      </w:r>
      <w:r>
        <w:rPr>
          <w:rFonts w:asciiTheme="minorHAnsi" w:hAnsiTheme="minorHAnsi" w:eastAsiaTheme="minorHAnsi" w:cstheme="minorBidi"/>
          <w:color w:val="000000"/>
          <w:kern w:val="2"/>
          <w:sz w:val="20"/>
          <w:szCs w:val="20"/>
          <w14:ligatures w14:val="standardContextual"/>
        </w:rPr>
        <w:t>LOVE this whole intro!</w:t>
      </w:r>
    </w:p>
  </w:comment>
  <w:comment w:initials="AK" w:author="Angela King(UST,US)" w:date="2025-04-14T17:03:00Z" w:id="5">
    <w:p w:rsidR="009857C1" w:rsidP="009857C1" w:rsidRDefault="009857C1" w14:paraId="27B11944" w14:textId="77777777">
      <w:r>
        <w:rPr>
          <w:rStyle w:val="CommentReference"/>
        </w:rPr>
        <w:annotationRef/>
      </w:r>
      <w:r>
        <w:rPr>
          <w:rFonts w:asciiTheme="minorHAnsi" w:hAnsiTheme="minorHAnsi" w:eastAsiaTheme="minorHAnsi" w:cstheme="minorBidi"/>
          <w:color w:val="000000"/>
          <w:kern w:val="2"/>
          <w:sz w:val="20"/>
          <w:szCs w:val="20"/>
          <w14:ligatures w14:val="standardContextual"/>
        </w:rPr>
        <w:t>Needs more commas! And maybe a period? This is how I’d write it.</w:t>
      </w:r>
    </w:p>
    <w:p w:rsidR="009857C1" w:rsidP="009857C1" w:rsidRDefault="009857C1" w14:paraId="5023065E" w14:textId="77777777"/>
    <w:p w:rsidR="009857C1" w:rsidP="009857C1" w:rsidRDefault="009857C1" w14:paraId="60DE2E60" w14:textId="77777777">
      <w:r>
        <w:rPr>
          <w:rFonts w:asciiTheme="minorHAnsi" w:hAnsiTheme="minorHAnsi" w:eastAsiaTheme="minorHAnsi" w:cstheme="minorBidi"/>
          <w:color w:val="000000"/>
          <w:kern w:val="2"/>
          <w:sz w:val="20"/>
          <w:szCs w:val="20"/>
          <w14:ligatures w14:val="standardContextual"/>
        </w:rPr>
        <w:t>“You’re not alone. And, with awareness, you can take control.”</w:t>
      </w:r>
    </w:p>
  </w:comment>
  <w:comment w:initials="AK" w:author="Angela King(UST,US)" w:date="2025-04-14T17:04:00Z" w:id="6">
    <w:p w:rsidR="009B38C0" w:rsidP="009B38C0" w:rsidRDefault="009B38C0" w14:paraId="4FFF705B" w14:textId="77777777">
      <w:r>
        <w:rPr>
          <w:rStyle w:val="CommentReference"/>
        </w:rPr>
        <w:annotationRef/>
      </w:r>
      <w:r>
        <w:rPr>
          <w:rFonts w:asciiTheme="minorHAnsi" w:hAnsiTheme="minorHAnsi" w:eastAsiaTheme="minorHAnsi" w:cstheme="minorBidi"/>
          <w:color w:val="000000"/>
          <w:kern w:val="2"/>
          <w:sz w:val="20"/>
          <w:szCs w:val="20"/>
          <w14:ligatures w14:val="standardContextual"/>
        </w:rPr>
        <w:t>A little shorter:</w:t>
      </w:r>
    </w:p>
    <w:p w:rsidR="009B38C0" w:rsidP="009B38C0" w:rsidRDefault="009B38C0" w14:paraId="1586434E" w14:textId="77777777"/>
    <w:p w:rsidR="009B38C0" w:rsidP="009B38C0" w:rsidRDefault="009B38C0" w14:paraId="5EEB197A" w14:textId="77777777">
      <w:r>
        <w:rPr>
          <w:rFonts w:asciiTheme="minorHAnsi" w:hAnsiTheme="minorHAnsi" w:eastAsiaTheme="minorHAnsi" w:cstheme="minorBidi"/>
          <w:color w:val="000000"/>
          <w:kern w:val="2"/>
          <w:sz w:val="20"/>
          <w:szCs w:val="20"/>
          <w14:ligatures w14:val="standardContextual"/>
        </w:rPr>
        <w:t>I don’t compare my finances with my peers.</w:t>
      </w:r>
    </w:p>
  </w:comment>
  <w:comment w:initials="AK" w:author="Angela King(UST,US)" w:date="2025-04-14T17:05:00Z" w:id="7">
    <w:p w:rsidR="00CA4823" w:rsidP="00CA4823" w:rsidRDefault="00CA4823" w14:paraId="1CB368ED" w14:textId="77777777">
      <w:r>
        <w:rPr>
          <w:rStyle w:val="CommentReference"/>
        </w:rPr>
        <w:annotationRef/>
      </w:r>
      <w:r>
        <w:rPr>
          <w:rFonts w:asciiTheme="minorHAnsi" w:hAnsiTheme="minorHAnsi" w:eastAsiaTheme="minorHAnsi" w:cstheme="minorBidi"/>
          <w:color w:val="000000"/>
          <w:kern w:val="2"/>
          <w:sz w:val="20"/>
          <w:szCs w:val="20"/>
          <w14:ligatures w14:val="standardContextual"/>
        </w:rPr>
        <w:t>This should go to screen 7 now, yeah?</w:t>
      </w:r>
    </w:p>
  </w:comment>
  <w:comment w:initials="AK" w:author="Angela King(UST,US)" w:date="2025-04-14T17:06:00Z" w:id="10">
    <w:p w:rsidR="00CA4823" w:rsidP="00CA4823" w:rsidRDefault="00CA4823" w14:paraId="635ABDE6" w14:textId="77777777">
      <w:r>
        <w:rPr>
          <w:rStyle w:val="CommentReference"/>
        </w:rPr>
        <w:annotationRef/>
      </w:r>
      <w:r>
        <w:rPr>
          <w:rFonts w:asciiTheme="minorHAnsi" w:hAnsiTheme="minorHAnsi" w:eastAsiaTheme="minorHAnsi" w:cstheme="minorBidi"/>
          <w:color w:val="000000"/>
          <w:kern w:val="2"/>
          <w:sz w:val="20"/>
          <w:szCs w:val="20"/>
          <w14:ligatures w14:val="standardContextual"/>
        </w:rPr>
        <w:t>Now screen 5 - please move!</w:t>
      </w:r>
    </w:p>
  </w:comment>
  <w:comment xmlns:w="http://schemas.openxmlformats.org/wordprocessingml/2006/main" w:initials="HF" w:author="Haila Fine(UST,US)" w:date="04/14/2025 20:40:20" w:id="1938981063">
    <w:p xmlns:w14="http://schemas.microsoft.com/office/word/2010/wordml" w:rsidR="415820A2" w:rsidRDefault="666E5204" w14:paraId="763FC72F" w14:textId="0C7C4157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"mailto:292688@ust.com"</w:instrText>
      </w:r>
      <w:bookmarkStart w:name="_@_03912E71490047C79A7CC41DC18FCC3BZ" w:id="879304000"/>
      <w:r>
        <w:fldChar w:fldCharType="separate"/>
      </w:r>
      <w:bookmarkEnd w:id="879304000"/>
      <w:r w:rsidRPr="11D2685D" w:rsidR="392CD439">
        <w:rPr>
          <w:rStyle w:val="Mention"/>
          <w:noProof/>
        </w:rPr>
        <w:t>@Jolene Haley(UST,US)</w:t>
      </w:r>
      <w:r>
        <w:fldChar w:fldCharType="end"/>
      </w:r>
      <w:r w:rsidRPr="3A26DF26" w:rsidR="01F79006">
        <w:t xml:space="preserve">  </w:t>
      </w:r>
      <w:r>
        <w:fldChar w:fldCharType="begin"/>
      </w:r>
      <w:r>
        <w:instrText xml:space="preserve"> HYPERLINK "mailto:287055@ust.com"</w:instrText>
      </w:r>
      <w:bookmarkStart w:name="_@_46E6F85D1BE144C8A5A3B68D82293F8EZ" w:id="502267725"/>
      <w:r>
        <w:fldChar w:fldCharType="separate"/>
      </w:r>
      <w:bookmarkEnd w:id="502267725"/>
      <w:r w:rsidRPr="1B1A190E" w:rsidR="2490DC45">
        <w:rPr>
          <w:rStyle w:val="Mention"/>
          <w:noProof/>
        </w:rPr>
        <w:t>@Angela King(UST,US)</w:t>
      </w:r>
      <w:r>
        <w:fldChar w:fldCharType="end"/>
      </w:r>
      <w:r w:rsidRPr="735C4199" w:rsidR="121DB58C">
        <w:t xml:space="preserve"> should this be 'Learn more about our 30-day challenge" (38 characters, Less than 39 characters)</w:t>
      </w:r>
    </w:p>
    <w:p xmlns:w14="http://schemas.microsoft.com/office/word/2010/wordml" w:rsidR="32766813" w:rsidRDefault="48F55AA3" w14:paraId="73DEE94C" w14:textId="52592352">
      <w:pPr>
        <w:pStyle w:val="CommentText"/>
      </w:pPr>
    </w:p>
    <w:p xmlns:w14="http://schemas.microsoft.com/office/word/2010/wordml" w:rsidR="564005C3" w:rsidRDefault="56D6CDF9" w14:paraId="613A0167" w14:textId="725A1AE5">
      <w:pPr>
        <w:pStyle w:val="CommentText"/>
      </w:pPr>
      <w:r w:rsidRPr="19FF65F4" w:rsidR="4B7EC002">
        <w:t xml:space="preserve">Although I like the directness of the current, we heard in the vert article testing that people may be hesitant to click on something too action oriented if they don't feel ready. </w:t>
      </w:r>
    </w:p>
    <w:p xmlns:w14="http://schemas.microsoft.com/office/word/2010/wordml" w:rsidR="4232A2AF" w:rsidRDefault="52451734" w14:paraId="47008E59" w14:textId="592E7E93">
      <w:pPr>
        <w:pStyle w:val="CommentText"/>
      </w:pPr>
    </w:p>
    <w:p xmlns:w14="http://schemas.microsoft.com/office/word/2010/wordml" w:rsidR="5041B481" w:rsidRDefault="14187B29" w14:paraId="603F1F60" w14:textId="136D06AF">
      <w:pPr>
        <w:pStyle w:val="CommentText"/>
      </w:pPr>
      <w:r w:rsidRPr="0471C53F" w:rsidR="04EC7AB4">
        <w:t>thoughts?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5795B3A5"/>
  <w15:commentEx w15:done="1" w15:paraId="6A57DE36"/>
  <w15:commentEx w15:done="1" w15:paraId="60DE2E60"/>
  <w15:commentEx w15:done="1" w15:paraId="5EEB197A"/>
  <w15:commentEx w15:done="1" w15:paraId="1CB368ED"/>
  <w15:commentEx w15:done="1" w15:paraId="65C17865"/>
  <w15:commentEx w15:done="1" w15:paraId="771CD8A3"/>
  <w15:commentEx w15:done="1" w15:paraId="635ABDE6"/>
  <w15:commentEx w15:done="0" w15:paraId="603F1F6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EF07090" w16cex:dateUtc="2025-04-14T17:03:00Z"/>
  <w16cex:commentExtensible w16cex:durableId="1DEBFDD5" w16cex:dateUtc="2025-04-14T21:01:00Z"/>
  <w16cex:commentExtensible w16cex:durableId="099972EB" w16cex:dateUtc="2025-04-14T21:03:00Z">
    <w16cex:extLst>
      <w16:ext w16:uri="{CE6994B0-6A32-4C9F-8C6B-6E91EDA988CE}">
        <cr:reactions xmlns:cr="http://schemas.microsoft.com/office/comments/2020/reactions">
          <cr:reaction reactionType="1">
            <cr:reactionInfo dateUtc="2025-04-14T21:30:41.636Z">
              <cr:user userId="S::292688@ust.com::c46a222a-428a-486d-83c0-e2983fe524f6" userProvider="AD" userName="Jolene Haley(UST,US)"/>
            </cr:reactionInfo>
          </cr:reaction>
        </cr:reactions>
      </w16:ext>
    </w16cex:extLst>
  </w16cex:commentExtensible>
  <w16cex:commentExtensible w16cex:durableId="5C370FEC" w16cex:dateUtc="2025-04-14T21:04:00Z">
    <w16cex:extLst>
      <w16:ext w16:uri="{CE6994B0-6A32-4C9F-8C6B-6E91EDA988CE}">
        <cr:reactions xmlns:cr="http://schemas.microsoft.com/office/comments/2020/reactions">
          <cr:reaction reactionType="1">
            <cr:reactionInfo dateUtc="2025-04-14T21:31:00.119Z">
              <cr:user userId="S::292688@ust.com::c46a222a-428a-486d-83c0-e2983fe524f6" userProvider="AD" userName="Jolene Haley(UST,US)"/>
            </cr:reactionInfo>
          </cr:reaction>
        </cr:reactions>
      </w16:ext>
    </w16cex:extLst>
  </w16cex:commentExtensible>
  <w16cex:commentExtensible w16cex:durableId="36BA444A" w16cex:dateUtc="2025-04-14T21:05:00Z"/>
  <w16cex:commentExtensible w16cex:durableId="194D2EEB" w16cex:dateUtc="2025-04-14T13:58:00Z"/>
  <w16cex:commentExtensible w16cex:durableId="76220273" w16cex:dateUtc="2025-04-14T17:12:00Z"/>
  <w16cex:commentExtensible w16cex:durableId="00AD4F16" w16cex:dateUtc="2025-04-14T21:06:00Z"/>
  <w16cex:commentExtensible w16cex:durableId="23F34A03" w16cex:dateUtc="2025-04-15T03:40:20.07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795B3A5" w16cid:durableId="2EF07090"/>
  <w16cid:commentId w16cid:paraId="6A57DE36" w16cid:durableId="1DEBFDD5"/>
  <w16cid:commentId w16cid:paraId="60DE2E60" w16cid:durableId="099972EB"/>
  <w16cid:commentId w16cid:paraId="5EEB197A" w16cid:durableId="5C370FEC"/>
  <w16cid:commentId w16cid:paraId="1CB368ED" w16cid:durableId="36BA444A"/>
  <w16cid:commentId w16cid:paraId="65C17865" w16cid:durableId="194D2EEB"/>
  <w16cid:commentId w16cid:paraId="771CD8A3" w16cid:durableId="76220273"/>
  <w16cid:commentId w16cid:paraId="635ABDE6" w16cid:durableId="00AD4F16"/>
  <w16cid:commentId w16cid:paraId="603F1F60" w16cid:durableId="23F34A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C2"/>
    <w:multiLevelType w:val="hybridMultilevel"/>
    <w:tmpl w:val="12C0A398"/>
    <w:lvl w:ilvl="0" w:tplc="6B90D9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76A2E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FEFE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6687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D253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7CEB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3C0D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54D2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B2BE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6D01A5"/>
    <w:multiLevelType w:val="hybridMultilevel"/>
    <w:tmpl w:val="FFFFFFFF"/>
    <w:lvl w:ilvl="0" w:tplc="E5A224E4">
      <w:start w:val="1"/>
      <w:numFmt w:val="decimal"/>
      <w:lvlText w:val="%1."/>
      <w:lvlJc w:val="left"/>
      <w:pPr>
        <w:ind w:left="720" w:hanging="360"/>
      </w:pPr>
    </w:lvl>
    <w:lvl w:ilvl="1" w:tplc="CC705B60">
      <w:start w:val="1"/>
      <w:numFmt w:val="lowerLetter"/>
      <w:lvlText w:val="%2."/>
      <w:lvlJc w:val="left"/>
      <w:pPr>
        <w:ind w:left="1440" w:hanging="360"/>
      </w:pPr>
    </w:lvl>
    <w:lvl w:ilvl="2" w:tplc="D11E28F2">
      <w:start w:val="1"/>
      <w:numFmt w:val="lowerRoman"/>
      <w:lvlText w:val="%3."/>
      <w:lvlJc w:val="right"/>
      <w:pPr>
        <w:ind w:left="2160" w:hanging="180"/>
      </w:pPr>
    </w:lvl>
    <w:lvl w:ilvl="3" w:tplc="274A8DA2">
      <w:start w:val="1"/>
      <w:numFmt w:val="decimal"/>
      <w:lvlText w:val="%4."/>
      <w:lvlJc w:val="left"/>
      <w:pPr>
        <w:ind w:left="2880" w:hanging="360"/>
      </w:pPr>
    </w:lvl>
    <w:lvl w:ilvl="4" w:tplc="0E589082">
      <w:start w:val="1"/>
      <w:numFmt w:val="lowerLetter"/>
      <w:lvlText w:val="%5."/>
      <w:lvlJc w:val="left"/>
      <w:pPr>
        <w:ind w:left="3600" w:hanging="360"/>
      </w:pPr>
    </w:lvl>
    <w:lvl w:ilvl="5" w:tplc="3A423F84">
      <w:start w:val="1"/>
      <w:numFmt w:val="lowerRoman"/>
      <w:lvlText w:val="%6."/>
      <w:lvlJc w:val="right"/>
      <w:pPr>
        <w:ind w:left="4320" w:hanging="180"/>
      </w:pPr>
    </w:lvl>
    <w:lvl w:ilvl="6" w:tplc="3544C020">
      <w:start w:val="1"/>
      <w:numFmt w:val="decimal"/>
      <w:lvlText w:val="%7."/>
      <w:lvlJc w:val="left"/>
      <w:pPr>
        <w:ind w:left="5040" w:hanging="360"/>
      </w:pPr>
    </w:lvl>
    <w:lvl w:ilvl="7" w:tplc="3992F3E8">
      <w:start w:val="1"/>
      <w:numFmt w:val="lowerLetter"/>
      <w:lvlText w:val="%8."/>
      <w:lvlJc w:val="left"/>
      <w:pPr>
        <w:ind w:left="5760" w:hanging="360"/>
      </w:pPr>
    </w:lvl>
    <w:lvl w:ilvl="8" w:tplc="C3CC248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1CA5B"/>
    <w:multiLevelType w:val="hybridMultilevel"/>
    <w:tmpl w:val="C7F0E030"/>
    <w:lvl w:ilvl="0" w:tplc="11A2E8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0028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800C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420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E6F6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3EDC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8010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2C9E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1436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89F0595"/>
    <w:multiLevelType w:val="hybridMultilevel"/>
    <w:tmpl w:val="214CA290"/>
    <w:lvl w:ilvl="0" w:tplc="1C5A01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A70E0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1ECB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801A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F85E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5879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7276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44EB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906B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AAD3CA4"/>
    <w:multiLevelType w:val="multilevel"/>
    <w:tmpl w:val="47B2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BF450E9"/>
    <w:multiLevelType w:val="hybridMultilevel"/>
    <w:tmpl w:val="04E06788"/>
    <w:lvl w:ilvl="0" w:tplc="D4044FA0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ED37870"/>
    <w:multiLevelType w:val="hybridMultilevel"/>
    <w:tmpl w:val="68CAAD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45F6677"/>
    <w:multiLevelType w:val="hybridMultilevel"/>
    <w:tmpl w:val="4D287B56"/>
    <w:lvl w:ilvl="0" w:tplc="033C7D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74E45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EDE1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C61F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FA8A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52D0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B6D8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D461A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C82E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A7B7F5C"/>
    <w:multiLevelType w:val="hybridMultilevel"/>
    <w:tmpl w:val="46A47ADE"/>
    <w:lvl w:ilvl="0" w:tplc="093208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92E0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BA99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AAC3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AC6C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7861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C449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A6B6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6E0E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DD01E1F"/>
    <w:multiLevelType w:val="hybridMultilevel"/>
    <w:tmpl w:val="B8E832AC"/>
    <w:lvl w:ilvl="0" w:tplc="376EF73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77DE07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10C0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6803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7E2A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DE1C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2C95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0AD6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B28FF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43585A5"/>
    <w:multiLevelType w:val="hybridMultilevel"/>
    <w:tmpl w:val="F4A29C74"/>
    <w:lvl w:ilvl="0" w:tplc="7464A2D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75129A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8679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DABA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E8A3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F020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D872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3AAE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E024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7F5120B"/>
    <w:multiLevelType w:val="hybridMultilevel"/>
    <w:tmpl w:val="C144FFFC"/>
    <w:lvl w:ilvl="0" w:tplc="FFFFFFFF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E8B6721"/>
    <w:multiLevelType w:val="hybridMultilevel"/>
    <w:tmpl w:val="FFFFFFFF"/>
    <w:lvl w:ilvl="0" w:tplc="CE2E4EB0">
      <w:start w:val="1"/>
      <w:numFmt w:val="decimal"/>
      <w:lvlText w:val="%1."/>
      <w:lvlJc w:val="left"/>
      <w:pPr>
        <w:ind w:left="720" w:hanging="360"/>
      </w:pPr>
    </w:lvl>
    <w:lvl w:ilvl="1" w:tplc="4A2021FC">
      <w:start w:val="1"/>
      <w:numFmt w:val="lowerLetter"/>
      <w:lvlText w:val="%2."/>
      <w:lvlJc w:val="left"/>
      <w:pPr>
        <w:ind w:left="1440" w:hanging="360"/>
      </w:pPr>
    </w:lvl>
    <w:lvl w:ilvl="2" w:tplc="4740E29A">
      <w:start w:val="1"/>
      <w:numFmt w:val="lowerRoman"/>
      <w:lvlText w:val="%3."/>
      <w:lvlJc w:val="right"/>
      <w:pPr>
        <w:ind w:left="2160" w:hanging="180"/>
      </w:pPr>
    </w:lvl>
    <w:lvl w:ilvl="3" w:tplc="DEB2F1CE">
      <w:start w:val="1"/>
      <w:numFmt w:val="decimal"/>
      <w:lvlText w:val="%4."/>
      <w:lvlJc w:val="left"/>
      <w:pPr>
        <w:ind w:left="2880" w:hanging="360"/>
      </w:pPr>
    </w:lvl>
    <w:lvl w:ilvl="4" w:tplc="097C2562">
      <w:start w:val="1"/>
      <w:numFmt w:val="lowerLetter"/>
      <w:lvlText w:val="%5."/>
      <w:lvlJc w:val="left"/>
      <w:pPr>
        <w:ind w:left="3600" w:hanging="360"/>
      </w:pPr>
    </w:lvl>
    <w:lvl w:ilvl="5" w:tplc="6D3874BA">
      <w:start w:val="1"/>
      <w:numFmt w:val="lowerRoman"/>
      <w:lvlText w:val="%6."/>
      <w:lvlJc w:val="right"/>
      <w:pPr>
        <w:ind w:left="4320" w:hanging="180"/>
      </w:pPr>
    </w:lvl>
    <w:lvl w:ilvl="6" w:tplc="A8F68A20">
      <w:start w:val="1"/>
      <w:numFmt w:val="decimal"/>
      <w:lvlText w:val="%7."/>
      <w:lvlJc w:val="left"/>
      <w:pPr>
        <w:ind w:left="5040" w:hanging="360"/>
      </w:pPr>
    </w:lvl>
    <w:lvl w:ilvl="7" w:tplc="59103722">
      <w:start w:val="1"/>
      <w:numFmt w:val="lowerLetter"/>
      <w:lvlText w:val="%8."/>
      <w:lvlJc w:val="left"/>
      <w:pPr>
        <w:ind w:left="5760" w:hanging="360"/>
      </w:pPr>
    </w:lvl>
    <w:lvl w:ilvl="8" w:tplc="85EAF88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80946D"/>
    <w:multiLevelType w:val="hybridMultilevel"/>
    <w:tmpl w:val="7CC88F24"/>
    <w:lvl w:ilvl="0" w:tplc="DE867D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922ED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9A9C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FE1E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A88D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66D9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94C0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D2CF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F60C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831210E"/>
    <w:multiLevelType w:val="hybridMultilevel"/>
    <w:tmpl w:val="FFFFFFFF"/>
    <w:lvl w:ilvl="0" w:tplc="652CC026">
      <w:start w:val="1"/>
      <w:numFmt w:val="decimal"/>
      <w:lvlText w:val="%1."/>
      <w:lvlJc w:val="left"/>
      <w:pPr>
        <w:ind w:left="720" w:hanging="360"/>
      </w:pPr>
    </w:lvl>
    <w:lvl w:ilvl="1" w:tplc="F252B4AC">
      <w:start w:val="1"/>
      <w:numFmt w:val="lowerLetter"/>
      <w:lvlText w:val="%2."/>
      <w:lvlJc w:val="left"/>
      <w:pPr>
        <w:ind w:left="1440" w:hanging="360"/>
      </w:pPr>
    </w:lvl>
    <w:lvl w:ilvl="2" w:tplc="B3100EB8">
      <w:start w:val="1"/>
      <w:numFmt w:val="lowerRoman"/>
      <w:lvlText w:val="%3."/>
      <w:lvlJc w:val="right"/>
      <w:pPr>
        <w:ind w:left="2160" w:hanging="180"/>
      </w:pPr>
    </w:lvl>
    <w:lvl w:ilvl="3" w:tplc="208C0AB4">
      <w:start w:val="1"/>
      <w:numFmt w:val="decimal"/>
      <w:lvlText w:val="%4."/>
      <w:lvlJc w:val="left"/>
      <w:pPr>
        <w:ind w:left="2880" w:hanging="360"/>
      </w:pPr>
    </w:lvl>
    <w:lvl w:ilvl="4" w:tplc="1518A096">
      <w:start w:val="1"/>
      <w:numFmt w:val="lowerLetter"/>
      <w:lvlText w:val="%5."/>
      <w:lvlJc w:val="left"/>
      <w:pPr>
        <w:ind w:left="3600" w:hanging="360"/>
      </w:pPr>
    </w:lvl>
    <w:lvl w:ilvl="5" w:tplc="1BA60312">
      <w:start w:val="1"/>
      <w:numFmt w:val="lowerRoman"/>
      <w:lvlText w:val="%6."/>
      <w:lvlJc w:val="right"/>
      <w:pPr>
        <w:ind w:left="4320" w:hanging="180"/>
      </w:pPr>
    </w:lvl>
    <w:lvl w:ilvl="6" w:tplc="2A7C53B6">
      <w:start w:val="1"/>
      <w:numFmt w:val="decimal"/>
      <w:lvlText w:val="%7."/>
      <w:lvlJc w:val="left"/>
      <w:pPr>
        <w:ind w:left="5040" w:hanging="360"/>
      </w:pPr>
    </w:lvl>
    <w:lvl w:ilvl="7" w:tplc="D6668566">
      <w:start w:val="1"/>
      <w:numFmt w:val="lowerLetter"/>
      <w:lvlText w:val="%8."/>
      <w:lvlJc w:val="left"/>
      <w:pPr>
        <w:ind w:left="5760" w:hanging="360"/>
      </w:pPr>
    </w:lvl>
    <w:lvl w:ilvl="8" w:tplc="21147B5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E9494F"/>
    <w:multiLevelType w:val="hybridMultilevel"/>
    <w:tmpl w:val="4CC6BF9A"/>
    <w:lvl w:ilvl="0" w:tplc="168086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6B427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D5620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069A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083A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D652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4A89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18F5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282C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A0B2548"/>
    <w:multiLevelType w:val="hybridMultilevel"/>
    <w:tmpl w:val="BEFC7C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84AA52"/>
    <w:multiLevelType w:val="hybridMultilevel"/>
    <w:tmpl w:val="89061EB0"/>
    <w:lvl w:ilvl="0" w:tplc="B4B05184">
      <w:start w:val="1"/>
      <w:numFmt w:val="decimal"/>
      <w:lvlText w:val="%1."/>
      <w:lvlJc w:val="left"/>
      <w:pPr>
        <w:ind w:left="720" w:hanging="360"/>
      </w:pPr>
    </w:lvl>
    <w:lvl w:ilvl="1" w:tplc="A0FA310E">
      <w:start w:val="1"/>
      <w:numFmt w:val="lowerLetter"/>
      <w:lvlText w:val="%2."/>
      <w:lvlJc w:val="left"/>
      <w:pPr>
        <w:ind w:left="1440" w:hanging="360"/>
      </w:pPr>
    </w:lvl>
    <w:lvl w:ilvl="2" w:tplc="45A8D1F2">
      <w:start w:val="1"/>
      <w:numFmt w:val="lowerRoman"/>
      <w:lvlText w:val="%3."/>
      <w:lvlJc w:val="right"/>
      <w:pPr>
        <w:ind w:left="2160" w:hanging="180"/>
      </w:pPr>
    </w:lvl>
    <w:lvl w:ilvl="3" w:tplc="E7123B9E">
      <w:start w:val="1"/>
      <w:numFmt w:val="decimal"/>
      <w:lvlText w:val="%4."/>
      <w:lvlJc w:val="left"/>
      <w:pPr>
        <w:ind w:left="2880" w:hanging="360"/>
      </w:pPr>
    </w:lvl>
    <w:lvl w:ilvl="4" w:tplc="9E0809DA">
      <w:start w:val="1"/>
      <w:numFmt w:val="lowerLetter"/>
      <w:lvlText w:val="%5."/>
      <w:lvlJc w:val="left"/>
      <w:pPr>
        <w:ind w:left="3600" w:hanging="360"/>
      </w:pPr>
    </w:lvl>
    <w:lvl w:ilvl="5" w:tplc="5594A308">
      <w:start w:val="1"/>
      <w:numFmt w:val="lowerRoman"/>
      <w:lvlText w:val="%6."/>
      <w:lvlJc w:val="right"/>
      <w:pPr>
        <w:ind w:left="4320" w:hanging="180"/>
      </w:pPr>
    </w:lvl>
    <w:lvl w:ilvl="6" w:tplc="DB249C2E">
      <w:start w:val="1"/>
      <w:numFmt w:val="decimal"/>
      <w:lvlText w:val="%7."/>
      <w:lvlJc w:val="left"/>
      <w:pPr>
        <w:ind w:left="5040" w:hanging="360"/>
      </w:pPr>
    </w:lvl>
    <w:lvl w:ilvl="7" w:tplc="FF8EB92C">
      <w:start w:val="1"/>
      <w:numFmt w:val="lowerLetter"/>
      <w:lvlText w:val="%8."/>
      <w:lvlJc w:val="left"/>
      <w:pPr>
        <w:ind w:left="5760" w:hanging="360"/>
      </w:pPr>
    </w:lvl>
    <w:lvl w:ilvl="8" w:tplc="3ED2546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0D7E45"/>
    <w:multiLevelType w:val="hybridMultilevel"/>
    <w:tmpl w:val="FFFFFFFF"/>
    <w:lvl w:ilvl="0" w:tplc="7DD6F3CE">
      <w:start w:val="1"/>
      <w:numFmt w:val="decimal"/>
      <w:lvlText w:val="%1."/>
      <w:lvlJc w:val="left"/>
      <w:pPr>
        <w:ind w:left="720" w:hanging="360"/>
      </w:pPr>
    </w:lvl>
    <w:lvl w:ilvl="1" w:tplc="CEBA6A3A">
      <w:start w:val="1"/>
      <w:numFmt w:val="lowerLetter"/>
      <w:lvlText w:val="%2."/>
      <w:lvlJc w:val="left"/>
      <w:pPr>
        <w:ind w:left="1440" w:hanging="360"/>
      </w:pPr>
    </w:lvl>
    <w:lvl w:ilvl="2" w:tplc="B35A1D38">
      <w:start w:val="1"/>
      <w:numFmt w:val="lowerRoman"/>
      <w:lvlText w:val="%3."/>
      <w:lvlJc w:val="right"/>
      <w:pPr>
        <w:ind w:left="2160" w:hanging="180"/>
      </w:pPr>
    </w:lvl>
    <w:lvl w:ilvl="3" w:tplc="441C3804">
      <w:start w:val="1"/>
      <w:numFmt w:val="decimal"/>
      <w:lvlText w:val="%4."/>
      <w:lvlJc w:val="left"/>
      <w:pPr>
        <w:ind w:left="2880" w:hanging="360"/>
      </w:pPr>
    </w:lvl>
    <w:lvl w:ilvl="4" w:tplc="5F5A63B2">
      <w:start w:val="1"/>
      <w:numFmt w:val="lowerLetter"/>
      <w:lvlText w:val="%5."/>
      <w:lvlJc w:val="left"/>
      <w:pPr>
        <w:ind w:left="3600" w:hanging="360"/>
      </w:pPr>
    </w:lvl>
    <w:lvl w:ilvl="5" w:tplc="F8324F20">
      <w:start w:val="1"/>
      <w:numFmt w:val="lowerRoman"/>
      <w:lvlText w:val="%6."/>
      <w:lvlJc w:val="right"/>
      <w:pPr>
        <w:ind w:left="4320" w:hanging="180"/>
      </w:pPr>
    </w:lvl>
    <w:lvl w:ilvl="6" w:tplc="DE54BFC4">
      <w:start w:val="1"/>
      <w:numFmt w:val="decimal"/>
      <w:lvlText w:val="%7."/>
      <w:lvlJc w:val="left"/>
      <w:pPr>
        <w:ind w:left="5040" w:hanging="360"/>
      </w:pPr>
    </w:lvl>
    <w:lvl w:ilvl="7" w:tplc="54887848">
      <w:start w:val="1"/>
      <w:numFmt w:val="lowerLetter"/>
      <w:lvlText w:val="%8."/>
      <w:lvlJc w:val="left"/>
      <w:pPr>
        <w:ind w:left="5760" w:hanging="360"/>
      </w:pPr>
    </w:lvl>
    <w:lvl w:ilvl="8" w:tplc="F0904B8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68168"/>
    <w:multiLevelType w:val="hybridMultilevel"/>
    <w:tmpl w:val="F1E81B3A"/>
    <w:lvl w:ilvl="0" w:tplc="EAEE3D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2BEAC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A1863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81A7E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E9A24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4AD7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1E3E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20F2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2C6A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2ED34D1"/>
    <w:multiLevelType w:val="hybridMultilevel"/>
    <w:tmpl w:val="F5E01A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A412B12"/>
    <w:multiLevelType w:val="hybridMultilevel"/>
    <w:tmpl w:val="413E42BA"/>
    <w:lvl w:ilvl="0" w:tplc="26563BD2">
      <w:start w:val="1"/>
      <w:numFmt w:val="decimal"/>
      <w:lvlText w:val="%1."/>
      <w:lvlJc w:val="left"/>
      <w:pPr>
        <w:ind w:left="720" w:hanging="360"/>
      </w:pPr>
    </w:lvl>
    <w:lvl w:ilvl="1" w:tplc="68308EE2">
      <w:start w:val="1"/>
      <w:numFmt w:val="lowerLetter"/>
      <w:lvlText w:val="%2."/>
      <w:lvlJc w:val="left"/>
      <w:pPr>
        <w:ind w:left="1440" w:hanging="360"/>
      </w:pPr>
    </w:lvl>
    <w:lvl w:ilvl="2" w:tplc="F04E757C">
      <w:start w:val="1"/>
      <w:numFmt w:val="lowerRoman"/>
      <w:lvlText w:val="%3."/>
      <w:lvlJc w:val="right"/>
      <w:pPr>
        <w:ind w:left="2160" w:hanging="180"/>
      </w:pPr>
    </w:lvl>
    <w:lvl w:ilvl="3" w:tplc="98603F64">
      <w:start w:val="1"/>
      <w:numFmt w:val="decimal"/>
      <w:lvlText w:val="%4."/>
      <w:lvlJc w:val="left"/>
      <w:pPr>
        <w:ind w:left="2880" w:hanging="360"/>
      </w:pPr>
    </w:lvl>
    <w:lvl w:ilvl="4" w:tplc="69405AB6">
      <w:start w:val="1"/>
      <w:numFmt w:val="lowerLetter"/>
      <w:lvlText w:val="%5."/>
      <w:lvlJc w:val="left"/>
      <w:pPr>
        <w:ind w:left="3600" w:hanging="360"/>
      </w:pPr>
    </w:lvl>
    <w:lvl w:ilvl="5" w:tplc="92D22234">
      <w:start w:val="1"/>
      <w:numFmt w:val="lowerRoman"/>
      <w:lvlText w:val="%6."/>
      <w:lvlJc w:val="right"/>
      <w:pPr>
        <w:ind w:left="4320" w:hanging="180"/>
      </w:pPr>
    </w:lvl>
    <w:lvl w:ilvl="6" w:tplc="885001CA">
      <w:start w:val="1"/>
      <w:numFmt w:val="decimal"/>
      <w:lvlText w:val="%7."/>
      <w:lvlJc w:val="left"/>
      <w:pPr>
        <w:ind w:left="5040" w:hanging="360"/>
      </w:pPr>
    </w:lvl>
    <w:lvl w:ilvl="7" w:tplc="0318010A">
      <w:start w:val="1"/>
      <w:numFmt w:val="lowerLetter"/>
      <w:lvlText w:val="%8."/>
      <w:lvlJc w:val="left"/>
      <w:pPr>
        <w:ind w:left="5760" w:hanging="360"/>
      </w:pPr>
    </w:lvl>
    <w:lvl w:ilvl="8" w:tplc="5978C5E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966AC7"/>
    <w:multiLevelType w:val="hybridMultilevel"/>
    <w:tmpl w:val="EAA0BC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B236BF"/>
    <w:multiLevelType w:val="hybridMultilevel"/>
    <w:tmpl w:val="44409B52"/>
    <w:lvl w:ilvl="0" w:tplc="4530CE52">
      <w:start w:val="1"/>
      <w:numFmt w:val="decimal"/>
      <w:lvlText w:val="%1."/>
      <w:lvlJc w:val="left"/>
      <w:pPr>
        <w:ind w:left="720" w:hanging="360"/>
      </w:pPr>
    </w:lvl>
    <w:lvl w:ilvl="1" w:tplc="AF08600A">
      <w:start w:val="1"/>
      <w:numFmt w:val="lowerLetter"/>
      <w:lvlText w:val="%2."/>
      <w:lvlJc w:val="left"/>
      <w:pPr>
        <w:ind w:left="1440" w:hanging="360"/>
      </w:pPr>
    </w:lvl>
    <w:lvl w:ilvl="2" w:tplc="E2E8695C">
      <w:start w:val="1"/>
      <w:numFmt w:val="lowerRoman"/>
      <w:lvlText w:val="%3."/>
      <w:lvlJc w:val="right"/>
      <w:pPr>
        <w:ind w:left="2160" w:hanging="180"/>
      </w:pPr>
    </w:lvl>
    <w:lvl w:ilvl="3" w:tplc="89BED89A">
      <w:start w:val="1"/>
      <w:numFmt w:val="decimal"/>
      <w:lvlText w:val="%4."/>
      <w:lvlJc w:val="left"/>
      <w:pPr>
        <w:ind w:left="2880" w:hanging="360"/>
      </w:pPr>
    </w:lvl>
    <w:lvl w:ilvl="4" w:tplc="16FC484C">
      <w:start w:val="1"/>
      <w:numFmt w:val="lowerLetter"/>
      <w:lvlText w:val="%5."/>
      <w:lvlJc w:val="left"/>
      <w:pPr>
        <w:ind w:left="3600" w:hanging="360"/>
      </w:pPr>
    </w:lvl>
    <w:lvl w:ilvl="5" w:tplc="23BC62E6">
      <w:start w:val="1"/>
      <w:numFmt w:val="lowerRoman"/>
      <w:lvlText w:val="%6."/>
      <w:lvlJc w:val="right"/>
      <w:pPr>
        <w:ind w:left="4320" w:hanging="180"/>
      </w:pPr>
    </w:lvl>
    <w:lvl w:ilvl="6" w:tplc="6FA233A6">
      <w:start w:val="1"/>
      <w:numFmt w:val="decimal"/>
      <w:lvlText w:val="%7."/>
      <w:lvlJc w:val="left"/>
      <w:pPr>
        <w:ind w:left="5040" w:hanging="360"/>
      </w:pPr>
    </w:lvl>
    <w:lvl w:ilvl="7" w:tplc="DCDA2DE8">
      <w:start w:val="1"/>
      <w:numFmt w:val="lowerLetter"/>
      <w:lvlText w:val="%8."/>
      <w:lvlJc w:val="left"/>
      <w:pPr>
        <w:ind w:left="5760" w:hanging="360"/>
      </w:pPr>
    </w:lvl>
    <w:lvl w:ilvl="8" w:tplc="8D6CE354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647526">
    <w:abstractNumId w:val="10"/>
  </w:num>
  <w:num w:numId="2" w16cid:durableId="1345283240">
    <w:abstractNumId w:val="9"/>
  </w:num>
  <w:num w:numId="3" w16cid:durableId="1283612129">
    <w:abstractNumId w:val="15"/>
  </w:num>
  <w:num w:numId="4" w16cid:durableId="899756173">
    <w:abstractNumId w:val="8"/>
  </w:num>
  <w:num w:numId="5" w16cid:durableId="983120">
    <w:abstractNumId w:val="7"/>
  </w:num>
  <w:num w:numId="6" w16cid:durableId="784813094">
    <w:abstractNumId w:val="3"/>
  </w:num>
  <w:num w:numId="7" w16cid:durableId="1044136194">
    <w:abstractNumId w:val="0"/>
  </w:num>
  <w:num w:numId="8" w16cid:durableId="1074739989">
    <w:abstractNumId w:val="2"/>
  </w:num>
  <w:num w:numId="9" w16cid:durableId="166600931">
    <w:abstractNumId w:val="13"/>
  </w:num>
  <w:num w:numId="10" w16cid:durableId="704719194">
    <w:abstractNumId w:val="19"/>
  </w:num>
  <w:num w:numId="11" w16cid:durableId="1330254890">
    <w:abstractNumId w:val="17"/>
  </w:num>
  <w:num w:numId="12" w16cid:durableId="1626808416">
    <w:abstractNumId w:val="23"/>
  </w:num>
  <w:num w:numId="13" w16cid:durableId="599722562">
    <w:abstractNumId w:val="21"/>
  </w:num>
  <w:num w:numId="14" w16cid:durableId="169177202">
    <w:abstractNumId w:val="1"/>
  </w:num>
  <w:num w:numId="15" w16cid:durableId="1784498580">
    <w:abstractNumId w:val="5"/>
  </w:num>
  <w:num w:numId="16" w16cid:durableId="714431933">
    <w:abstractNumId w:val="18"/>
  </w:num>
  <w:num w:numId="17" w16cid:durableId="128862256">
    <w:abstractNumId w:val="4"/>
  </w:num>
  <w:num w:numId="18" w16cid:durableId="984162352">
    <w:abstractNumId w:val="14"/>
  </w:num>
  <w:num w:numId="19" w16cid:durableId="787505823">
    <w:abstractNumId w:val="12"/>
  </w:num>
  <w:num w:numId="20" w16cid:durableId="876506409">
    <w:abstractNumId w:val="22"/>
  </w:num>
  <w:num w:numId="21" w16cid:durableId="1719082982">
    <w:abstractNumId w:val="16"/>
  </w:num>
  <w:num w:numId="22" w16cid:durableId="1213155610">
    <w:abstractNumId w:val="11"/>
  </w:num>
  <w:num w:numId="23" w16cid:durableId="317345095">
    <w:abstractNumId w:val="20"/>
  </w:num>
  <w:num w:numId="24" w16cid:durableId="1212425775">
    <w:abstractNumId w:val="6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Michael Stephenson(UST,US)">
    <w15:presenceInfo w15:providerId="AD" w15:userId="S::284164@ust.com::3fe275b0-3a0a-4dec-8dd3-4ec810e5fe6a"/>
  </w15:person>
  <w15:person w15:author="Angela King(UST,US)">
    <w15:presenceInfo w15:providerId="AD" w15:userId="S::287055@ust.com::8c1cc25c-f17e-4a62-b68f-87edc12e4cd5"/>
  </w15:person>
  <w15:person w15:author="Haila Fine(UST,US)">
    <w15:presenceInfo w15:providerId="AD" w15:userId="S::284125@ust.com::07f01550-1e2d-435c-b021-1da3c71706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25"/>
    <w:rsid w:val="00002C09"/>
    <w:rsid w:val="0000414F"/>
    <w:rsid w:val="000062E3"/>
    <w:rsid w:val="000078EC"/>
    <w:rsid w:val="000108E4"/>
    <w:rsid w:val="00010F40"/>
    <w:rsid w:val="00014585"/>
    <w:rsid w:val="000151BF"/>
    <w:rsid w:val="0001642F"/>
    <w:rsid w:val="00025652"/>
    <w:rsid w:val="00026612"/>
    <w:rsid w:val="00026EEB"/>
    <w:rsid w:val="00032B69"/>
    <w:rsid w:val="00041F01"/>
    <w:rsid w:val="00045BAC"/>
    <w:rsid w:val="000603CF"/>
    <w:rsid w:val="0006496C"/>
    <w:rsid w:val="00070FC2"/>
    <w:rsid w:val="000711AE"/>
    <w:rsid w:val="000760B2"/>
    <w:rsid w:val="0008060C"/>
    <w:rsid w:val="000852AC"/>
    <w:rsid w:val="00085F64"/>
    <w:rsid w:val="0008719D"/>
    <w:rsid w:val="00087DCB"/>
    <w:rsid w:val="00093200"/>
    <w:rsid w:val="000967B3"/>
    <w:rsid w:val="000A0704"/>
    <w:rsid w:val="000A0E68"/>
    <w:rsid w:val="000B250F"/>
    <w:rsid w:val="000C0D61"/>
    <w:rsid w:val="000C1A5D"/>
    <w:rsid w:val="000C728E"/>
    <w:rsid w:val="000C7AEB"/>
    <w:rsid w:val="000D05F0"/>
    <w:rsid w:val="000D426C"/>
    <w:rsid w:val="000E0D25"/>
    <w:rsid w:val="000F429B"/>
    <w:rsid w:val="000F65AC"/>
    <w:rsid w:val="001015E4"/>
    <w:rsid w:val="00117A44"/>
    <w:rsid w:val="00117D1A"/>
    <w:rsid w:val="0012013C"/>
    <w:rsid w:val="00124CFA"/>
    <w:rsid w:val="00124EFF"/>
    <w:rsid w:val="00133671"/>
    <w:rsid w:val="00134E69"/>
    <w:rsid w:val="00136FA6"/>
    <w:rsid w:val="00137791"/>
    <w:rsid w:val="001409CA"/>
    <w:rsid w:val="00145BDD"/>
    <w:rsid w:val="001478C1"/>
    <w:rsid w:val="001639E4"/>
    <w:rsid w:val="00165B8C"/>
    <w:rsid w:val="001675FB"/>
    <w:rsid w:val="001714E6"/>
    <w:rsid w:val="0018069C"/>
    <w:rsid w:val="001814B1"/>
    <w:rsid w:val="00181A8D"/>
    <w:rsid w:val="00184551"/>
    <w:rsid w:val="00190D03"/>
    <w:rsid w:val="001924CA"/>
    <w:rsid w:val="00192E49"/>
    <w:rsid w:val="0019457F"/>
    <w:rsid w:val="0019469A"/>
    <w:rsid w:val="001A00AC"/>
    <w:rsid w:val="001A109E"/>
    <w:rsid w:val="001A407A"/>
    <w:rsid w:val="001A5366"/>
    <w:rsid w:val="001B2401"/>
    <w:rsid w:val="001C6AEE"/>
    <w:rsid w:val="001C7AD3"/>
    <w:rsid w:val="001D5DFD"/>
    <w:rsid w:val="001E0C5B"/>
    <w:rsid w:val="001E1923"/>
    <w:rsid w:val="001F40DB"/>
    <w:rsid w:val="0021463A"/>
    <w:rsid w:val="00214B6C"/>
    <w:rsid w:val="0022494D"/>
    <w:rsid w:val="002256EE"/>
    <w:rsid w:val="00226525"/>
    <w:rsid w:val="00233038"/>
    <w:rsid w:val="002344F8"/>
    <w:rsid w:val="002356AC"/>
    <w:rsid w:val="002364F5"/>
    <w:rsid w:val="00240746"/>
    <w:rsid w:val="00244115"/>
    <w:rsid w:val="00244AFB"/>
    <w:rsid w:val="00254772"/>
    <w:rsid w:val="002575F7"/>
    <w:rsid w:val="002611E0"/>
    <w:rsid w:val="00265CF5"/>
    <w:rsid w:val="0027015A"/>
    <w:rsid w:val="00270478"/>
    <w:rsid w:val="00271500"/>
    <w:rsid w:val="00272490"/>
    <w:rsid w:val="002862E9"/>
    <w:rsid w:val="002963F3"/>
    <w:rsid w:val="00297FFB"/>
    <w:rsid w:val="002A4CDC"/>
    <w:rsid w:val="002A6C70"/>
    <w:rsid w:val="002B39C6"/>
    <w:rsid w:val="002B699A"/>
    <w:rsid w:val="002B6B2E"/>
    <w:rsid w:val="002B7421"/>
    <w:rsid w:val="002C196B"/>
    <w:rsid w:val="002C19BF"/>
    <w:rsid w:val="002D00E8"/>
    <w:rsid w:val="002D6770"/>
    <w:rsid w:val="002E1A67"/>
    <w:rsid w:val="002E1E42"/>
    <w:rsid w:val="002E3CEF"/>
    <w:rsid w:val="002F0BF4"/>
    <w:rsid w:val="002F6A97"/>
    <w:rsid w:val="003008D9"/>
    <w:rsid w:val="00304E6E"/>
    <w:rsid w:val="00312CF0"/>
    <w:rsid w:val="00312DA0"/>
    <w:rsid w:val="00315E41"/>
    <w:rsid w:val="00317CBB"/>
    <w:rsid w:val="003203AD"/>
    <w:rsid w:val="00320832"/>
    <w:rsid w:val="00323FE6"/>
    <w:rsid w:val="00324E73"/>
    <w:rsid w:val="00325CB0"/>
    <w:rsid w:val="0032787B"/>
    <w:rsid w:val="00330AA0"/>
    <w:rsid w:val="00331181"/>
    <w:rsid w:val="00331C6C"/>
    <w:rsid w:val="00331C97"/>
    <w:rsid w:val="00337833"/>
    <w:rsid w:val="00344748"/>
    <w:rsid w:val="00344C6E"/>
    <w:rsid w:val="003451A7"/>
    <w:rsid w:val="00350B35"/>
    <w:rsid w:val="00353045"/>
    <w:rsid w:val="00354BE9"/>
    <w:rsid w:val="0036436E"/>
    <w:rsid w:val="00364D91"/>
    <w:rsid w:val="0036503B"/>
    <w:rsid w:val="003744A3"/>
    <w:rsid w:val="00374FF3"/>
    <w:rsid w:val="003861A1"/>
    <w:rsid w:val="00387AC3"/>
    <w:rsid w:val="00390282"/>
    <w:rsid w:val="00391AF3"/>
    <w:rsid w:val="003A3548"/>
    <w:rsid w:val="003A7E6A"/>
    <w:rsid w:val="003B02D2"/>
    <w:rsid w:val="003B39B0"/>
    <w:rsid w:val="003B57F7"/>
    <w:rsid w:val="003B5EB6"/>
    <w:rsid w:val="003C1725"/>
    <w:rsid w:val="003C1EA1"/>
    <w:rsid w:val="003C3704"/>
    <w:rsid w:val="003D4434"/>
    <w:rsid w:val="003D704A"/>
    <w:rsid w:val="003E398E"/>
    <w:rsid w:val="003E4374"/>
    <w:rsid w:val="003E45BB"/>
    <w:rsid w:val="003E6ADD"/>
    <w:rsid w:val="003F01DF"/>
    <w:rsid w:val="003F088D"/>
    <w:rsid w:val="003F08AA"/>
    <w:rsid w:val="003F18EC"/>
    <w:rsid w:val="003F2D6A"/>
    <w:rsid w:val="00403081"/>
    <w:rsid w:val="00411D85"/>
    <w:rsid w:val="00412CB0"/>
    <w:rsid w:val="00413868"/>
    <w:rsid w:val="004177BD"/>
    <w:rsid w:val="00420607"/>
    <w:rsid w:val="00422FB7"/>
    <w:rsid w:val="004243E1"/>
    <w:rsid w:val="004310B3"/>
    <w:rsid w:val="004342C2"/>
    <w:rsid w:val="00434317"/>
    <w:rsid w:val="00437EF2"/>
    <w:rsid w:val="004403B5"/>
    <w:rsid w:val="004429E2"/>
    <w:rsid w:val="00444185"/>
    <w:rsid w:val="00445A22"/>
    <w:rsid w:val="004474C4"/>
    <w:rsid w:val="00463804"/>
    <w:rsid w:val="004657ED"/>
    <w:rsid w:val="00466033"/>
    <w:rsid w:val="0047258F"/>
    <w:rsid w:val="0047426F"/>
    <w:rsid w:val="00474CA0"/>
    <w:rsid w:val="00480950"/>
    <w:rsid w:val="00493529"/>
    <w:rsid w:val="004962B1"/>
    <w:rsid w:val="004A6229"/>
    <w:rsid w:val="004A6375"/>
    <w:rsid w:val="004B2035"/>
    <w:rsid w:val="004B6806"/>
    <w:rsid w:val="004B7EC3"/>
    <w:rsid w:val="004C3598"/>
    <w:rsid w:val="004D3842"/>
    <w:rsid w:val="004D459C"/>
    <w:rsid w:val="004E3D92"/>
    <w:rsid w:val="004E78BD"/>
    <w:rsid w:val="004F4843"/>
    <w:rsid w:val="004F55BA"/>
    <w:rsid w:val="00505B98"/>
    <w:rsid w:val="00506765"/>
    <w:rsid w:val="00514B90"/>
    <w:rsid w:val="00515807"/>
    <w:rsid w:val="005200DF"/>
    <w:rsid w:val="0052161D"/>
    <w:rsid w:val="005248DC"/>
    <w:rsid w:val="00525DEF"/>
    <w:rsid w:val="0053238C"/>
    <w:rsid w:val="00534995"/>
    <w:rsid w:val="00536E2F"/>
    <w:rsid w:val="0054587B"/>
    <w:rsid w:val="005467FD"/>
    <w:rsid w:val="005517F0"/>
    <w:rsid w:val="005522AE"/>
    <w:rsid w:val="00560C03"/>
    <w:rsid w:val="005644B3"/>
    <w:rsid w:val="00567EE4"/>
    <w:rsid w:val="00571E4A"/>
    <w:rsid w:val="00575160"/>
    <w:rsid w:val="00586BA3"/>
    <w:rsid w:val="00595158"/>
    <w:rsid w:val="005A4BDF"/>
    <w:rsid w:val="005B0BCA"/>
    <w:rsid w:val="005B7313"/>
    <w:rsid w:val="005C06EB"/>
    <w:rsid w:val="005C3F6A"/>
    <w:rsid w:val="005D2670"/>
    <w:rsid w:val="005D5B4B"/>
    <w:rsid w:val="005E1244"/>
    <w:rsid w:val="005E32E7"/>
    <w:rsid w:val="005F102C"/>
    <w:rsid w:val="005F1F86"/>
    <w:rsid w:val="005F71D8"/>
    <w:rsid w:val="00611EB0"/>
    <w:rsid w:val="006175B1"/>
    <w:rsid w:val="00617FD3"/>
    <w:rsid w:val="006275EC"/>
    <w:rsid w:val="00627706"/>
    <w:rsid w:val="00627C49"/>
    <w:rsid w:val="00631172"/>
    <w:rsid w:val="00634D70"/>
    <w:rsid w:val="006411F9"/>
    <w:rsid w:val="0064152C"/>
    <w:rsid w:val="00650044"/>
    <w:rsid w:val="006528F5"/>
    <w:rsid w:val="00654D90"/>
    <w:rsid w:val="00656A01"/>
    <w:rsid w:val="0065E83E"/>
    <w:rsid w:val="00664997"/>
    <w:rsid w:val="00667205"/>
    <w:rsid w:val="00671251"/>
    <w:rsid w:val="00671D09"/>
    <w:rsid w:val="00672934"/>
    <w:rsid w:val="006744C1"/>
    <w:rsid w:val="00675FAB"/>
    <w:rsid w:val="006820D8"/>
    <w:rsid w:val="0068371F"/>
    <w:rsid w:val="0068536E"/>
    <w:rsid w:val="006920CD"/>
    <w:rsid w:val="006926AB"/>
    <w:rsid w:val="00697611"/>
    <w:rsid w:val="006A0D37"/>
    <w:rsid w:val="006A2AB7"/>
    <w:rsid w:val="006B40A2"/>
    <w:rsid w:val="006B5872"/>
    <w:rsid w:val="006B65B2"/>
    <w:rsid w:val="006B7452"/>
    <w:rsid w:val="006C0D05"/>
    <w:rsid w:val="006C163C"/>
    <w:rsid w:val="006C57B7"/>
    <w:rsid w:val="006C6A26"/>
    <w:rsid w:val="006C77B5"/>
    <w:rsid w:val="006D5367"/>
    <w:rsid w:val="006D545C"/>
    <w:rsid w:val="006D575A"/>
    <w:rsid w:val="006D680B"/>
    <w:rsid w:val="006E04BF"/>
    <w:rsid w:val="006F23B3"/>
    <w:rsid w:val="006F30E3"/>
    <w:rsid w:val="006F6910"/>
    <w:rsid w:val="00700131"/>
    <w:rsid w:val="007104B6"/>
    <w:rsid w:val="0071096A"/>
    <w:rsid w:val="00712FA5"/>
    <w:rsid w:val="0071450A"/>
    <w:rsid w:val="007251C7"/>
    <w:rsid w:val="00726C2B"/>
    <w:rsid w:val="0073106F"/>
    <w:rsid w:val="00735016"/>
    <w:rsid w:val="00737135"/>
    <w:rsid w:val="00746085"/>
    <w:rsid w:val="00746B36"/>
    <w:rsid w:val="007503BD"/>
    <w:rsid w:val="00757479"/>
    <w:rsid w:val="00758C3C"/>
    <w:rsid w:val="00760443"/>
    <w:rsid w:val="00764A17"/>
    <w:rsid w:val="00764F3A"/>
    <w:rsid w:val="00772576"/>
    <w:rsid w:val="0077501C"/>
    <w:rsid w:val="007778B7"/>
    <w:rsid w:val="00787BD5"/>
    <w:rsid w:val="0079595B"/>
    <w:rsid w:val="007A087B"/>
    <w:rsid w:val="007A7E1F"/>
    <w:rsid w:val="007B1557"/>
    <w:rsid w:val="007B2A55"/>
    <w:rsid w:val="007B4670"/>
    <w:rsid w:val="007B521E"/>
    <w:rsid w:val="007C3F65"/>
    <w:rsid w:val="007C4BA3"/>
    <w:rsid w:val="007C669E"/>
    <w:rsid w:val="007C757D"/>
    <w:rsid w:val="007D4FBE"/>
    <w:rsid w:val="007D760F"/>
    <w:rsid w:val="007E2DBA"/>
    <w:rsid w:val="007E46C8"/>
    <w:rsid w:val="007E6BBF"/>
    <w:rsid w:val="007F0907"/>
    <w:rsid w:val="007F0EDC"/>
    <w:rsid w:val="007F1CDA"/>
    <w:rsid w:val="007F551C"/>
    <w:rsid w:val="007F7020"/>
    <w:rsid w:val="00803B03"/>
    <w:rsid w:val="00805180"/>
    <w:rsid w:val="00810321"/>
    <w:rsid w:val="008135B4"/>
    <w:rsid w:val="00821791"/>
    <w:rsid w:val="008218B7"/>
    <w:rsid w:val="00825663"/>
    <w:rsid w:val="00825796"/>
    <w:rsid w:val="00826A1A"/>
    <w:rsid w:val="008313B9"/>
    <w:rsid w:val="008352FE"/>
    <w:rsid w:val="008373B3"/>
    <w:rsid w:val="0084230B"/>
    <w:rsid w:val="00843CF5"/>
    <w:rsid w:val="008549D2"/>
    <w:rsid w:val="008716CB"/>
    <w:rsid w:val="00880309"/>
    <w:rsid w:val="008833A8"/>
    <w:rsid w:val="00883D82"/>
    <w:rsid w:val="0088443D"/>
    <w:rsid w:val="00884F4C"/>
    <w:rsid w:val="00890C71"/>
    <w:rsid w:val="0089435B"/>
    <w:rsid w:val="008948AB"/>
    <w:rsid w:val="00894DBD"/>
    <w:rsid w:val="008B17F1"/>
    <w:rsid w:val="008BCFB3"/>
    <w:rsid w:val="008C26F8"/>
    <w:rsid w:val="008C34A8"/>
    <w:rsid w:val="008C4604"/>
    <w:rsid w:val="008C60AD"/>
    <w:rsid w:val="008D1474"/>
    <w:rsid w:val="008D46A4"/>
    <w:rsid w:val="008D6145"/>
    <w:rsid w:val="008F0496"/>
    <w:rsid w:val="008F18A2"/>
    <w:rsid w:val="008F6418"/>
    <w:rsid w:val="008F6EC6"/>
    <w:rsid w:val="00904C37"/>
    <w:rsid w:val="0090526C"/>
    <w:rsid w:val="00912642"/>
    <w:rsid w:val="009205A7"/>
    <w:rsid w:val="00924624"/>
    <w:rsid w:val="00925E1D"/>
    <w:rsid w:val="00925F6F"/>
    <w:rsid w:val="009335DB"/>
    <w:rsid w:val="00934005"/>
    <w:rsid w:val="009371B9"/>
    <w:rsid w:val="00937643"/>
    <w:rsid w:val="00942B20"/>
    <w:rsid w:val="009521C2"/>
    <w:rsid w:val="009533A7"/>
    <w:rsid w:val="00955BFA"/>
    <w:rsid w:val="0095644E"/>
    <w:rsid w:val="00956B16"/>
    <w:rsid w:val="00961A82"/>
    <w:rsid w:val="00965A04"/>
    <w:rsid w:val="00971B09"/>
    <w:rsid w:val="00973DFC"/>
    <w:rsid w:val="00973FF0"/>
    <w:rsid w:val="00976AA7"/>
    <w:rsid w:val="009820B6"/>
    <w:rsid w:val="009825FC"/>
    <w:rsid w:val="009857C1"/>
    <w:rsid w:val="00990200"/>
    <w:rsid w:val="00990587"/>
    <w:rsid w:val="00996DDE"/>
    <w:rsid w:val="009A13F2"/>
    <w:rsid w:val="009B22C7"/>
    <w:rsid w:val="009B38C0"/>
    <w:rsid w:val="009B5980"/>
    <w:rsid w:val="009C193B"/>
    <w:rsid w:val="009C3439"/>
    <w:rsid w:val="009D12D7"/>
    <w:rsid w:val="009D2315"/>
    <w:rsid w:val="009D2C01"/>
    <w:rsid w:val="009E092C"/>
    <w:rsid w:val="009E0BB9"/>
    <w:rsid w:val="009E4984"/>
    <w:rsid w:val="009E54E1"/>
    <w:rsid w:val="009F26BA"/>
    <w:rsid w:val="009F35CE"/>
    <w:rsid w:val="00A01FE4"/>
    <w:rsid w:val="00A05FA3"/>
    <w:rsid w:val="00A12F54"/>
    <w:rsid w:val="00A13C92"/>
    <w:rsid w:val="00A1717E"/>
    <w:rsid w:val="00A3137F"/>
    <w:rsid w:val="00A316A0"/>
    <w:rsid w:val="00A41495"/>
    <w:rsid w:val="00A4202A"/>
    <w:rsid w:val="00A4326F"/>
    <w:rsid w:val="00A45BF3"/>
    <w:rsid w:val="00A4649A"/>
    <w:rsid w:val="00A5534C"/>
    <w:rsid w:val="00A55DB0"/>
    <w:rsid w:val="00A73BF5"/>
    <w:rsid w:val="00A74A19"/>
    <w:rsid w:val="00A774CA"/>
    <w:rsid w:val="00A80ED2"/>
    <w:rsid w:val="00A81BEC"/>
    <w:rsid w:val="00AA41AD"/>
    <w:rsid w:val="00AB2569"/>
    <w:rsid w:val="00AC1225"/>
    <w:rsid w:val="00AC5D4C"/>
    <w:rsid w:val="00AC750E"/>
    <w:rsid w:val="00AC7D63"/>
    <w:rsid w:val="00AD039E"/>
    <w:rsid w:val="00AD4E7A"/>
    <w:rsid w:val="00AD50EA"/>
    <w:rsid w:val="00AE1BB4"/>
    <w:rsid w:val="00AF064B"/>
    <w:rsid w:val="00AF31C7"/>
    <w:rsid w:val="00AF3DEC"/>
    <w:rsid w:val="00AF600D"/>
    <w:rsid w:val="00AF695F"/>
    <w:rsid w:val="00B14A31"/>
    <w:rsid w:val="00B36CB5"/>
    <w:rsid w:val="00B40438"/>
    <w:rsid w:val="00B45537"/>
    <w:rsid w:val="00B61BAD"/>
    <w:rsid w:val="00B67127"/>
    <w:rsid w:val="00B91091"/>
    <w:rsid w:val="00BA1E72"/>
    <w:rsid w:val="00BA31FC"/>
    <w:rsid w:val="00BA68F9"/>
    <w:rsid w:val="00BA6DF6"/>
    <w:rsid w:val="00BA7D33"/>
    <w:rsid w:val="00BA7DD2"/>
    <w:rsid w:val="00BB5196"/>
    <w:rsid w:val="00BB625C"/>
    <w:rsid w:val="00BC09FD"/>
    <w:rsid w:val="00BC3D5B"/>
    <w:rsid w:val="00BC42E3"/>
    <w:rsid w:val="00BC4320"/>
    <w:rsid w:val="00BE145E"/>
    <w:rsid w:val="00BE4D67"/>
    <w:rsid w:val="00BF0860"/>
    <w:rsid w:val="00BF538F"/>
    <w:rsid w:val="00C02890"/>
    <w:rsid w:val="00C13C79"/>
    <w:rsid w:val="00C16C8D"/>
    <w:rsid w:val="00C240C4"/>
    <w:rsid w:val="00C267CB"/>
    <w:rsid w:val="00C2692A"/>
    <w:rsid w:val="00C269F8"/>
    <w:rsid w:val="00C3225A"/>
    <w:rsid w:val="00C32A15"/>
    <w:rsid w:val="00C32C79"/>
    <w:rsid w:val="00C34405"/>
    <w:rsid w:val="00C37149"/>
    <w:rsid w:val="00C42C32"/>
    <w:rsid w:val="00C4413E"/>
    <w:rsid w:val="00C6034A"/>
    <w:rsid w:val="00C61BEE"/>
    <w:rsid w:val="00C61D97"/>
    <w:rsid w:val="00C621DC"/>
    <w:rsid w:val="00C6429E"/>
    <w:rsid w:val="00C64EB8"/>
    <w:rsid w:val="00C713FB"/>
    <w:rsid w:val="00C72A25"/>
    <w:rsid w:val="00C74673"/>
    <w:rsid w:val="00C81EDE"/>
    <w:rsid w:val="00C879ED"/>
    <w:rsid w:val="00C9710E"/>
    <w:rsid w:val="00CA4823"/>
    <w:rsid w:val="00CA6E08"/>
    <w:rsid w:val="00CB5423"/>
    <w:rsid w:val="00CB7A10"/>
    <w:rsid w:val="00CC301D"/>
    <w:rsid w:val="00CD35E4"/>
    <w:rsid w:val="00CF43D5"/>
    <w:rsid w:val="00D019C6"/>
    <w:rsid w:val="00D03A62"/>
    <w:rsid w:val="00D06B09"/>
    <w:rsid w:val="00D117D3"/>
    <w:rsid w:val="00D132EC"/>
    <w:rsid w:val="00D2269C"/>
    <w:rsid w:val="00D2475F"/>
    <w:rsid w:val="00D2529F"/>
    <w:rsid w:val="00D31564"/>
    <w:rsid w:val="00D34920"/>
    <w:rsid w:val="00D35F56"/>
    <w:rsid w:val="00D41A3C"/>
    <w:rsid w:val="00D42977"/>
    <w:rsid w:val="00D437A4"/>
    <w:rsid w:val="00D43D3C"/>
    <w:rsid w:val="00D45689"/>
    <w:rsid w:val="00D47B61"/>
    <w:rsid w:val="00D52168"/>
    <w:rsid w:val="00D536C2"/>
    <w:rsid w:val="00D610FD"/>
    <w:rsid w:val="00D63BAC"/>
    <w:rsid w:val="00D64AF8"/>
    <w:rsid w:val="00D652DA"/>
    <w:rsid w:val="00D65AA6"/>
    <w:rsid w:val="00D66ED2"/>
    <w:rsid w:val="00D723DB"/>
    <w:rsid w:val="00D7251C"/>
    <w:rsid w:val="00D80625"/>
    <w:rsid w:val="00D90B43"/>
    <w:rsid w:val="00D90DCC"/>
    <w:rsid w:val="00D923F3"/>
    <w:rsid w:val="00DA20E9"/>
    <w:rsid w:val="00DA47F4"/>
    <w:rsid w:val="00DA50B3"/>
    <w:rsid w:val="00DB06C9"/>
    <w:rsid w:val="00DB2834"/>
    <w:rsid w:val="00DB56FF"/>
    <w:rsid w:val="00DC1C95"/>
    <w:rsid w:val="00DC30A2"/>
    <w:rsid w:val="00DC3710"/>
    <w:rsid w:val="00DC4C22"/>
    <w:rsid w:val="00DC6163"/>
    <w:rsid w:val="00DC7838"/>
    <w:rsid w:val="00DD03C6"/>
    <w:rsid w:val="00DD0F76"/>
    <w:rsid w:val="00DD11EF"/>
    <w:rsid w:val="00DD1267"/>
    <w:rsid w:val="00DE5880"/>
    <w:rsid w:val="00DE70D0"/>
    <w:rsid w:val="00DF2936"/>
    <w:rsid w:val="00DF51FF"/>
    <w:rsid w:val="00E00055"/>
    <w:rsid w:val="00E01B2F"/>
    <w:rsid w:val="00E0235F"/>
    <w:rsid w:val="00E04B2B"/>
    <w:rsid w:val="00E067B0"/>
    <w:rsid w:val="00E10DAE"/>
    <w:rsid w:val="00E11DE8"/>
    <w:rsid w:val="00E13F92"/>
    <w:rsid w:val="00E14388"/>
    <w:rsid w:val="00E14967"/>
    <w:rsid w:val="00E14D46"/>
    <w:rsid w:val="00E33EE5"/>
    <w:rsid w:val="00E34E43"/>
    <w:rsid w:val="00E35BB2"/>
    <w:rsid w:val="00E374E7"/>
    <w:rsid w:val="00E42AE9"/>
    <w:rsid w:val="00E44A43"/>
    <w:rsid w:val="00E52225"/>
    <w:rsid w:val="00E53F5B"/>
    <w:rsid w:val="00E56628"/>
    <w:rsid w:val="00E65D21"/>
    <w:rsid w:val="00E70F42"/>
    <w:rsid w:val="00E7523C"/>
    <w:rsid w:val="00E777C8"/>
    <w:rsid w:val="00E834AD"/>
    <w:rsid w:val="00E93F9F"/>
    <w:rsid w:val="00EA2FE5"/>
    <w:rsid w:val="00EA748B"/>
    <w:rsid w:val="00EB1A4C"/>
    <w:rsid w:val="00EC2C00"/>
    <w:rsid w:val="00EC5376"/>
    <w:rsid w:val="00EC7749"/>
    <w:rsid w:val="00ED179F"/>
    <w:rsid w:val="00ED1CE7"/>
    <w:rsid w:val="00ED2286"/>
    <w:rsid w:val="00ED693D"/>
    <w:rsid w:val="00EE67E7"/>
    <w:rsid w:val="00EF1AA2"/>
    <w:rsid w:val="00EF7FE0"/>
    <w:rsid w:val="00F049B1"/>
    <w:rsid w:val="00F061C4"/>
    <w:rsid w:val="00F06966"/>
    <w:rsid w:val="00F073FE"/>
    <w:rsid w:val="00F23AD7"/>
    <w:rsid w:val="00F26993"/>
    <w:rsid w:val="00F26B04"/>
    <w:rsid w:val="00F3030A"/>
    <w:rsid w:val="00F31CC2"/>
    <w:rsid w:val="00F40348"/>
    <w:rsid w:val="00F43BAE"/>
    <w:rsid w:val="00F4773D"/>
    <w:rsid w:val="00F47F52"/>
    <w:rsid w:val="00F511B2"/>
    <w:rsid w:val="00F56B98"/>
    <w:rsid w:val="00F56C91"/>
    <w:rsid w:val="00F5793E"/>
    <w:rsid w:val="00F64FAD"/>
    <w:rsid w:val="00F65270"/>
    <w:rsid w:val="00F665E1"/>
    <w:rsid w:val="00F76A6F"/>
    <w:rsid w:val="00F83AC3"/>
    <w:rsid w:val="00F919A4"/>
    <w:rsid w:val="00F93632"/>
    <w:rsid w:val="00F93E08"/>
    <w:rsid w:val="00FA520E"/>
    <w:rsid w:val="00FA5A9C"/>
    <w:rsid w:val="00FA748B"/>
    <w:rsid w:val="00FB34B4"/>
    <w:rsid w:val="00FB7282"/>
    <w:rsid w:val="00FB7385"/>
    <w:rsid w:val="00FC0932"/>
    <w:rsid w:val="00FD0234"/>
    <w:rsid w:val="00FD0A53"/>
    <w:rsid w:val="00FD15B5"/>
    <w:rsid w:val="00FD16EE"/>
    <w:rsid w:val="00FD35D9"/>
    <w:rsid w:val="00FD4DFC"/>
    <w:rsid w:val="00FD640C"/>
    <w:rsid w:val="00FE0022"/>
    <w:rsid w:val="00FE159B"/>
    <w:rsid w:val="00FE1996"/>
    <w:rsid w:val="00FE34CF"/>
    <w:rsid w:val="00FE3DD6"/>
    <w:rsid w:val="00FE52B6"/>
    <w:rsid w:val="00FF1E21"/>
    <w:rsid w:val="00FF217B"/>
    <w:rsid w:val="00FF292B"/>
    <w:rsid w:val="00FF79F8"/>
    <w:rsid w:val="010CD129"/>
    <w:rsid w:val="0113E0D5"/>
    <w:rsid w:val="011AB9ED"/>
    <w:rsid w:val="014A6AD7"/>
    <w:rsid w:val="01590358"/>
    <w:rsid w:val="015A6749"/>
    <w:rsid w:val="015E0445"/>
    <w:rsid w:val="015FE80F"/>
    <w:rsid w:val="01674A2C"/>
    <w:rsid w:val="016FCA1E"/>
    <w:rsid w:val="018BA059"/>
    <w:rsid w:val="019804EA"/>
    <w:rsid w:val="01A0E31A"/>
    <w:rsid w:val="01FDF653"/>
    <w:rsid w:val="0202D4B3"/>
    <w:rsid w:val="0213C4E3"/>
    <w:rsid w:val="02167D88"/>
    <w:rsid w:val="02352B90"/>
    <w:rsid w:val="02524D7E"/>
    <w:rsid w:val="02687C3F"/>
    <w:rsid w:val="0273E9A5"/>
    <w:rsid w:val="029935A0"/>
    <w:rsid w:val="02AD7F2B"/>
    <w:rsid w:val="02C29C8C"/>
    <w:rsid w:val="02EA5E0D"/>
    <w:rsid w:val="02EAEE46"/>
    <w:rsid w:val="02FE5FBC"/>
    <w:rsid w:val="031830A3"/>
    <w:rsid w:val="03453202"/>
    <w:rsid w:val="03455790"/>
    <w:rsid w:val="034732FF"/>
    <w:rsid w:val="0347F748"/>
    <w:rsid w:val="0369E801"/>
    <w:rsid w:val="03D19C51"/>
    <w:rsid w:val="03E5BC90"/>
    <w:rsid w:val="03E74E62"/>
    <w:rsid w:val="04003FF3"/>
    <w:rsid w:val="045E2E87"/>
    <w:rsid w:val="0467772F"/>
    <w:rsid w:val="047D0F67"/>
    <w:rsid w:val="048544D0"/>
    <w:rsid w:val="04896175"/>
    <w:rsid w:val="04A2FE5B"/>
    <w:rsid w:val="04D6351F"/>
    <w:rsid w:val="04F10FE0"/>
    <w:rsid w:val="04F873DA"/>
    <w:rsid w:val="050CDADA"/>
    <w:rsid w:val="05138FCD"/>
    <w:rsid w:val="0530CC56"/>
    <w:rsid w:val="05B8479E"/>
    <w:rsid w:val="05BDF35C"/>
    <w:rsid w:val="05C412A6"/>
    <w:rsid w:val="05EE20D7"/>
    <w:rsid w:val="06260A23"/>
    <w:rsid w:val="0644EFCD"/>
    <w:rsid w:val="06FCF0B3"/>
    <w:rsid w:val="0717C563"/>
    <w:rsid w:val="072AA356"/>
    <w:rsid w:val="079AC01E"/>
    <w:rsid w:val="07A89786"/>
    <w:rsid w:val="07B40B3D"/>
    <w:rsid w:val="07CEA6AD"/>
    <w:rsid w:val="08108C0A"/>
    <w:rsid w:val="081F3935"/>
    <w:rsid w:val="0825012B"/>
    <w:rsid w:val="084D0CCE"/>
    <w:rsid w:val="0857E08E"/>
    <w:rsid w:val="08D8FA86"/>
    <w:rsid w:val="08DC27DB"/>
    <w:rsid w:val="08ED2217"/>
    <w:rsid w:val="08F6320E"/>
    <w:rsid w:val="09420110"/>
    <w:rsid w:val="094330EF"/>
    <w:rsid w:val="09490CB3"/>
    <w:rsid w:val="096027CF"/>
    <w:rsid w:val="097AC7DF"/>
    <w:rsid w:val="0981D5FA"/>
    <w:rsid w:val="0987400C"/>
    <w:rsid w:val="0993D73D"/>
    <w:rsid w:val="09A725FA"/>
    <w:rsid w:val="09AEF6D4"/>
    <w:rsid w:val="0A34D4D5"/>
    <w:rsid w:val="0A4F03E5"/>
    <w:rsid w:val="0A51DE52"/>
    <w:rsid w:val="0A5C5E52"/>
    <w:rsid w:val="0A9D20E9"/>
    <w:rsid w:val="0AA3A699"/>
    <w:rsid w:val="0ACB3D98"/>
    <w:rsid w:val="0ACBDB18"/>
    <w:rsid w:val="0AD9F206"/>
    <w:rsid w:val="0AF68CC5"/>
    <w:rsid w:val="0B13E152"/>
    <w:rsid w:val="0B2C2A20"/>
    <w:rsid w:val="0B7D1646"/>
    <w:rsid w:val="0B965702"/>
    <w:rsid w:val="0B9931E0"/>
    <w:rsid w:val="0BAB213A"/>
    <w:rsid w:val="0C03379F"/>
    <w:rsid w:val="0C449C51"/>
    <w:rsid w:val="0C7240F2"/>
    <w:rsid w:val="0C7883ED"/>
    <w:rsid w:val="0C8177AD"/>
    <w:rsid w:val="0CB0B00E"/>
    <w:rsid w:val="0CDAF1EF"/>
    <w:rsid w:val="0D1678A0"/>
    <w:rsid w:val="0D39F637"/>
    <w:rsid w:val="0D3DBBAD"/>
    <w:rsid w:val="0D5BB9F5"/>
    <w:rsid w:val="0D638EC8"/>
    <w:rsid w:val="0D9D4846"/>
    <w:rsid w:val="0D9EBCEF"/>
    <w:rsid w:val="0DDA3E37"/>
    <w:rsid w:val="0E364185"/>
    <w:rsid w:val="0E472FCB"/>
    <w:rsid w:val="0E963835"/>
    <w:rsid w:val="0EC3BE92"/>
    <w:rsid w:val="0ECC80A4"/>
    <w:rsid w:val="0F14F4B1"/>
    <w:rsid w:val="0F257404"/>
    <w:rsid w:val="0F3DFDF1"/>
    <w:rsid w:val="0F545C74"/>
    <w:rsid w:val="0F54B8ED"/>
    <w:rsid w:val="0F5D299C"/>
    <w:rsid w:val="0FF66528"/>
    <w:rsid w:val="0FF9227C"/>
    <w:rsid w:val="101BF9C3"/>
    <w:rsid w:val="10335923"/>
    <w:rsid w:val="105FA626"/>
    <w:rsid w:val="10794D60"/>
    <w:rsid w:val="10A8CBA0"/>
    <w:rsid w:val="10B565E6"/>
    <w:rsid w:val="10BCBDDC"/>
    <w:rsid w:val="10DC98D7"/>
    <w:rsid w:val="11278B23"/>
    <w:rsid w:val="1145A32E"/>
    <w:rsid w:val="114FF3D0"/>
    <w:rsid w:val="115C35A8"/>
    <w:rsid w:val="11A9ADB3"/>
    <w:rsid w:val="11B47FBE"/>
    <w:rsid w:val="11F42410"/>
    <w:rsid w:val="11FFC606"/>
    <w:rsid w:val="12101A07"/>
    <w:rsid w:val="124E83BB"/>
    <w:rsid w:val="12529045"/>
    <w:rsid w:val="129E4132"/>
    <w:rsid w:val="12C350CF"/>
    <w:rsid w:val="12F646A4"/>
    <w:rsid w:val="132297CC"/>
    <w:rsid w:val="1329C460"/>
    <w:rsid w:val="132C2116"/>
    <w:rsid w:val="136B335F"/>
    <w:rsid w:val="13721CA9"/>
    <w:rsid w:val="1387348C"/>
    <w:rsid w:val="13A5A0C6"/>
    <w:rsid w:val="13B1DC62"/>
    <w:rsid w:val="13D0BC61"/>
    <w:rsid w:val="13D5D6B7"/>
    <w:rsid w:val="13EFAE85"/>
    <w:rsid w:val="1407F5C9"/>
    <w:rsid w:val="140F8C1F"/>
    <w:rsid w:val="14570073"/>
    <w:rsid w:val="145F6A99"/>
    <w:rsid w:val="1484DAFA"/>
    <w:rsid w:val="14B0032E"/>
    <w:rsid w:val="14C81121"/>
    <w:rsid w:val="14CBCCCC"/>
    <w:rsid w:val="14F03116"/>
    <w:rsid w:val="150F7724"/>
    <w:rsid w:val="15100060"/>
    <w:rsid w:val="151C13B8"/>
    <w:rsid w:val="1543FA05"/>
    <w:rsid w:val="159A1423"/>
    <w:rsid w:val="15CAC4BA"/>
    <w:rsid w:val="15FB53F5"/>
    <w:rsid w:val="161C5224"/>
    <w:rsid w:val="162303C9"/>
    <w:rsid w:val="165695E6"/>
    <w:rsid w:val="1680DC27"/>
    <w:rsid w:val="1694D6ED"/>
    <w:rsid w:val="16A224F3"/>
    <w:rsid w:val="16BEF7BA"/>
    <w:rsid w:val="16CED1C8"/>
    <w:rsid w:val="17237992"/>
    <w:rsid w:val="172F89D6"/>
    <w:rsid w:val="176C4167"/>
    <w:rsid w:val="17738743"/>
    <w:rsid w:val="17769DF2"/>
    <w:rsid w:val="178DC0F9"/>
    <w:rsid w:val="1792B54D"/>
    <w:rsid w:val="17B9FD69"/>
    <w:rsid w:val="17C02542"/>
    <w:rsid w:val="1836B5CC"/>
    <w:rsid w:val="1843C4D8"/>
    <w:rsid w:val="1866E3DE"/>
    <w:rsid w:val="186B83F0"/>
    <w:rsid w:val="1882C3F2"/>
    <w:rsid w:val="18D18139"/>
    <w:rsid w:val="18DA113E"/>
    <w:rsid w:val="18DAFF3A"/>
    <w:rsid w:val="193FAF80"/>
    <w:rsid w:val="1965A7C5"/>
    <w:rsid w:val="198B3A4D"/>
    <w:rsid w:val="1990BE78"/>
    <w:rsid w:val="199DF603"/>
    <w:rsid w:val="19E63D01"/>
    <w:rsid w:val="19F0A267"/>
    <w:rsid w:val="1A254801"/>
    <w:rsid w:val="1A4D9DB3"/>
    <w:rsid w:val="1A4F02A3"/>
    <w:rsid w:val="1A58A736"/>
    <w:rsid w:val="1A94ACDE"/>
    <w:rsid w:val="1A9A2A09"/>
    <w:rsid w:val="1ADB4B3B"/>
    <w:rsid w:val="1AEB7E88"/>
    <w:rsid w:val="1AEDD00A"/>
    <w:rsid w:val="1B11D1DE"/>
    <w:rsid w:val="1B1BCFA3"/>
    <w:rsid w:val="1BFBF414"/>
    <w:rsid w:val="1C2D3D5E"/>
    <w:rsid w:val="1C37036B"/>
    <w:rsid w:val="1C6B745A"/>
    <w:rsid w:val="1C7EF09C"/>
    <w:rsid w:val="1C9A3A50"/>
    <w:rsid w:val="1CAFB9D5"/>
    <w:rsid w:val="1CBD9A53"/>
    <w:rsid w:val="1CBDA968"/>
    <w:rsid w:val="1CBF9D6E"/>
    <w:rsid w:val="1CD97862"/>
    <w:rsid w:val="1CE58B93"/>
    <w:rsid w:val="1CEAABCA"/>
    <w:rsid w:val="1CFB6D5E"/>
    <w:rsid w:val="1D17BD04"/>
    <w:rsid w:val="1D49009F"/>
    <w:rsid w:val="1D502BBC"/>
    <w:rsid w:val="1D5A6692"/>
    <w:rsid w:val="1D890C83"/>
    <w:rsid w:val="1E86AF0F"/>
    <w:rsid w:val="1E95D6DC"/>
    <w:rsid w:val="1E9F049C"/>
    <w:rsid w:val="1EA2721E"/>
    <w:rsid w:val="1EAE52EC"/>
    <w:rsid w:val="1EB9618E"/>
    <w:rsid w:val="1EDF0A79"/>
    <w:rsid w:val="1F048556"/>
    <w:rsid w:val="1F17DB7B"/>
    <w:rsid w:val="1F180FBE"/>
    <w:rsid w:val="1F1AF950"/>
    <w:rsid w:val="1F1D2F4C"/>
    <w:rsid w:val="1F87EAE2"/>
    <w:rsid w:val="1F8E5CC7"/>
    <w:rsid w:val="1F8EA21D"/>
    <w:rsid w:val="1F92662B"/>
    <w:rsid w:val="1F96308F"/>
    <w:rsid w:val="1FBEB634"/>
    <w:rsid w:val="20132847"/>
    <w:rsid w:val="20244E83"/>
    <w:rsid w:val="2033A234"/>
    <w:rsid w:val="20365E2D"/>
    <w:rsid w:val="2072B9D4"/>
    <w:rsid w:val="20B16081"/>
    <w:rsid w:val="20BA5236"/>
    <w:rsid w:val="20BADA10"/>
    <w:rsid w:val="20F54CF0"/>
    <w:rsid w:val="211FCB4A"/>
    <w:rsid w:val="212722A9"/>
    <w:rsid w:val="214460E7"/>
    <w:rsid w:val="215873DF"/>
    <w:rsid w:val="21698F5F"/>
    <w:rsid w:val="2176A5D2"/>
    <w:rsid w:val="217FE4D5"/>
    <w:rsid w:val="219AAB64"/>
    <w:rsid w:val="21C22A51"/>
    <w:rsid w:val="21D2E8DA"/>
    <w:rsid w:val="21E01755"/>
    <w:rsid w:val="21E7A320"/>
    <w:rsid w:val="21FF0634"/>
    <w:rsid w:val="22144FCD"/>
    <w:rsid w:val="2219D74E"/>
    <w:rsid w:val="2289FE50"/>
    <w:rsid w:val="22A586A2"/>
    <w:rsid w:val="22C10F00"/>
    <w:rsid w:val="22E6F35D"/>
    <w:rsid w:val="22FE16F1"/>
    <w:rsid w:val="232E80E7"/>
    <w:rsid w:val="233FDB46"/>
    <w:rsid w:val="2373F161"/>
    <w:rsid w:val="2390981E"/>
    <w:rsid w:val="2398F05C"/>
    <w:rsid w:val="23B1F991"/>
    <w:rsid w:val="23C30566"/>
    <w:rsid w:val="2440586C"/>
    <w:rsid w:val="24433626"/>
    <w:rsid w:val="24442680"/>
    <w:rsid w:val="248121DD"/>
    <w:rsid w:val="24D703A4"/>
    <w:rsid w:val="24EBFCC5"/>
    <w:rsid w:val="24FAB534"/>
    <w:rsid w:val="25248AE9"/>
    <w:rsid w:val="2530F155"/>
    <w:rsid w:val="25471F3A"/>
    <w:rsid w:val="25569C3B"/>
    <w:rsid w:val="261A5EBE"/>
    <w:rsid w:val="26233AC9"/>
    <w:rsid w:val="2624E16C"/>
    <w:rsid w:val="265BD44F"/>
    <w:rsid w:val="268AB5AA"/>
    <w:rsid w:val="2694062A"/>
    <w:rsid w:val="26A55DD7"/>
    <w:rsid w:val="26B0457F"/>
    <w:rsid w:val="26B8852D"/>
    <w:rsid w:val="2727B3CC"/>
    <w:rsid w:val="276C5DD6"/>
    <w:rsid w:val="27EE4563"/>
    <w:rsid w:val="2812349D"/>
    <w:rsid w:val="281861A4"/>
    <w:rsid w:val="2834932B"/>
    <w:rsid w:val="287855FF"/>
    <w:rsid w:val="2883ED65"/>
    <w:rsid w:val="28A36C88"/>
    <w:rsid w:val="28A526C6"/>
    <w:rsid w:val="28D2AECC"/>
    <w:rsid w:val="28EF18A1"/>
    <w:rsid w:val="29107C03"/>
    <w:rsid w:val="2915B160"/>
    <w:rsid w:val="292A2B69"/>
    <w:rsid w:val="29393B59"/>
    <w:rsid w:val="2958C79C"/>
    <w:rsid w:val="298174E4"/>
    <w:rsid w:val="2996EC7C"/>
    <w:rsid w:val="29BDF0E9"/>
    <w:rsid w:val="29C4D7A6"/>
    <w:rsid w:val="29D2969E"/>
    <w:rsid w:val="29FD4DBD"/>
    <w:rsid w:val="2A042683"/>
    <w:rsid w:val="2A09BFB7"/>
    <w:rsid w:val="2A387FBE"/>
    <w:rsid w:val="2A456D21"/>
    <w:rsid w:val="2A921539"/>
    <w:rsid w:val="2A976465"/>
    <w:rsid w:val="2AC41FC8"/>
    <w:rsid w:val="2AE4898B"/>
    <w:rsid w:val="2B02E72F"/>
    <w:rsid w:val="2B33C523"/>
    <w:rsid w:val="2B3DEA0E"/>
    <w:rsid w:val="2B4E5E53"/>
    <w:rsid w:val="2BA27CA5"/>
    <w:rsid w:val="2BA4024A"/>
    <w:rsid w:val="2BDEC8BE"/>
    <w:rsid w:val="2C031C9C"/>
    <w:rsid w:val="2C3517B8"/>
    <w:rsid w:val="2C490331"/>
    <w:rsid w:val="2C64E070"/>
    <w:rsid w:val="2C6E173A"/>
    <w:rsid w:val="2C83E64A"/>
    <w:rsid w:val="2CB20136"/>
    <w:rsid w:val="2CE758D8"/>
    <w:rsid w:val="2CFA5585"/>
    <w:rsid w:val="2CFF8B09"/>
    <w:rsid w:val="2CFFD40F"/>
    <w:rsid w:val="2D595D3E"/>
    <w:rsid w:val="2D8226A1"/>
    <w:rsid w:val="2DAF2763"/>
    <w:rsid w:val="2DB87BE9"/>
    <w:rsid w:val="2DDCD285"/>
    <w:rsid w:val="2DFCB172"/>
    <w:rsid w:val="2E005675"/>
    <w:rsid w:val="2E01B114"/>
    <w:rsid w:val="2E119748"/>
    <w:rsid w:val="2E2D2718"/>
    <w:rsid w:val="2E2EFFAB"/>
    <w:rsid w:val="2E42BF22"/>
    <w:rsid w:val="2E46F1B8"/>
    <w:rsid w:val="2E51A11A"/>
    <w:rsid w:val="2E66616E"/>
    <w:rsid w:val="2E953DFD"/>
    <w:rsid w:val="2EA1B7BE"/>
    <w:rsid w:val="2EC8BD45"/>
    <w:rsid w:val="2EE89479"/>
    <w:rsid w:val="2F32D716"/>
    <w:rsid w:val="2F4FAEB3"/>
    <w:rsid w:val="2F80CC59"/>
    <w:rsid w:val="2FB00872"/>
    <w:rsid w:val="2FBA9489"/>
    <w:rsid w:val="2FBE2CEE"/>
    <w:rsid w:val="2FDFFDB2"/>
    <w:rsid w:val="3016F31A"/>
    <w:rsid w:val="301E8235"/>
    <w:rsid w:val="30449FC3"/>
    <w:rsid w:val="30482B05"/>
    <w:rsid w:val="304B6354"/>
    <w:rsid w:val="308A8775"/>
    <w:rsid w:val="30DD4047"/>
    <w:rsid w:val="30E78103"/>
    <w:rsid w:val="30FD3994"/>
    <w:rsid w:val="313FEE49"/>
    <w:rsid w:val="315CBF29"/>
    <w:rsid w:val="3174D142"/>
    <w:rsid w:val="31946626"/>
    <w:rsid w:val="31A2DF76"/>
    <w:rsid w:val="31C623EB"/>
    <w:rsid w:val="31DDD56D"/>
    <w:rsid w:val="32106B8A"/>
    <w:rsid w:val="322014B6"/>
    <w:rsid w:val="323D4075"/>
    <w:rsid w:val="3243F28C"/>
    <w:rsid w:val="325A9156"/>
    <w:rsid w:val="32811231"/>
    <w:rsid w:val="32953D9E"/>
    <w:rsid w:val="32AF60EF"/>
    <w:rsid w:val="32C3BEA2"/>
    <w:rsid w:val="32D258F6"/>
    <w:rsid w:val="32D4FD7A"/>
    <w:rsid w:val="33328153"/>
    <w:rsid w:val="33731F83"/>
    <w:rsid w:val="337C33A9"/>
    <w:rsid w:val="33D01A0A"/>
    <w:rsid w:val="33D8B760"/>
    <w:rsid w:val="33F719C4"/>
    <w:rsid w:val="3412F3F2"/>
    <w:rsid w:val="34473466"/>
    <w:rsid w:val="3447A8C0"/>
    <w:rsid w:val="344AFA94"/>
    <w:rsid w:val="3467EA5A"/>
    <w:rsid w:val="347E05BF"/>
    <w:rsid w:val="34811205"/>
    <w:rsid w:val="349D7269"/>
    <w:rsid w:val="34BDE55E"/>
    <w:rsid w:val="35125100"/>
    <w:rsid w:val="352D24AA"/>
    <w:rsid w:val="35435213"/>
    <w:rsid w:val="358722F6"/>
    <w:rsid w:val="35DF6BB0"/>
    <w:rsid w:val="365A0F14"/>
    <w:rsid w:val="365DE68D"/>
    <w:rsid w:val="36893267"/>
    <w:rsid w:val="36F6C4F1"/>
    <w:rsid w:val="3742302F"/>
    <w:rsid w:val="376CA3F6"/>
    <w:rsid w:val="37D42B9E"/>
    <w:rsid w:val="37E6888D"/>
    <w:rsid w:val="37F2BDD9"/>
    <w:rsid w:val="3806449D"/>
    <w:rsid w:val="384A8C52"/>
    <w:rsid w:val="3868336A"/>
    <w:rsid w:val="38748A01"/>
    <w:rsid w:val="38972E8D"/>
    <w:rsid w:val="38E45103"/>
    <w:rsid w:val="38EC1121"/>
    <w:rsid w:val="38EDB315"/>
    <w:rsid w:val="3921518F"/>
    <w:rsid w:val="3965E5AE"/>
    <w:rsid w:val="39A1CEB4"/>
    <w:rsid w:val="39A82EF7"/>
    <w:rsid w:val="3A124FAC"/>
    <w:rsid w:val="3A22667F"/>
    <w:rsid w:val="3A6460A8"/>
    <w:rsid w:val="3A6F00C4"/>
    <w:rsid w:val="3A8F43AB"/>
    <w:rsid w:val="3AA47CC4"/>
    <w:rsid w:val="3AC6861F"/>
    <w:rsid w:val="3AD6C20B"/>
    <w:rsid w:val="3B14D699"/>
    <w:rsid w:val="3B1D90F9"/>
    <w:rsid w:val="3B6C3ED8"/>
    <w:rsid w:val="3B76157A"/>
    <w:rsid w:val="3C0BD091"/>
    <w:rsid w:val="3C3443C4"/>
    <w:rsid w:val="3C354C9B"/>
    <w:rsid w:val="3C368721"/>
    <w:rsid w:val="3C80BAA2"/>
    <w:rsid w:val="3C981F64"/>
    <w:rsid w:val="3CB2D1FD"/>
    <w:rsid w:val="3CB76C16"/>
    <w:rsid w:val="3CE75075"/>
    <w:rsid w:val="3CE838E4"/>
    <w:rsid w:val="3CF00B55"/>
    <w:rsid w:val="3CF33BDE"/>
    <w:rsid w:val="3DB51207"/>
    <w:rsid w:val="3DE6A4A8"/>
    <w:rsid w:val="3E0F568B"/>
    <w:rsid w:val="3E162A2C"/>
    <w:rsid w:val="3E4BBA73"/>
    <w:rsid w:val="3E56DBE3"/>
    <w:rsid w:val="3E5CE8B9"/>
    <w:rsid w:val="3E6BA0EC"/>
    <w:rsid w:val="3E7F5C2C"/>
    <w:rsid w:val="3E820E06"/>
    <w:rsid w:val="3ED5C513"/>
    <w:rsid w:val="3F40B455"/>
    <w:rsid w:val="3FBA538F"/>
    <w:rsid w:val="400D313F"/>
    <w:rsid w:val="402436F3"/>
    <w:rsid w:val="40321B87"/>
    <w:rsid w:val="40412BB0"/>
    <w:rsid w:val="40471AA9"/>
    <w:rsid w:val="4047FE1F"/>
    <w:rsid w:val="405C9E34"/>
    <w:rsid w:val="406114E9"/>
    <w:rsid w:val="407AF72C"/>
    <w:rsid w:val="40D4FCFD"/>
    <w:rsid w:val="41425A95"/>
    <w:rsid w:val="41615B44"/>
    <w:rsid w:val="4189885D"/>
    <w:rsid w:val="41931B0C"/>
    <w:rsid w:val="419A7ED1"/>
    <w:rsid w:val="419F1557"/>
    <w:rsid w:val="420A6B9F"/>
    <w:rsid w:val="424902E9"/>
    <w:rsid w:val="425B07ED"/>
    <w:rsid w:val="4291F1D0"/>
    <w:rsid w:val="429E0063"/>
    <w:rsid w:val="42ABDA11"/>
    <w:rsid w:val="42AEE2F5"/>
    <w:rsid w:val="42DDC5B8"/>
    <w:rsid w:val="42E42007"/>
    <w:rsid w:val="42FC1FDC"/>
    <w:rsid w:val="43006074"/>
    <w:rsid w:val="43024732"/>
    <w:rsid w:val="4321E8FD"/>
    <w:rsid w:val="434F940C"/>
    <w:rsid w:val="438F45A5"/>
    <w:rsid w:val="43B52777"/>
    <w:rsid w:val="441952C9"/>
    <w:rsid w:val="441A582C"/>
    <w:rsid w:val="44306C02"/>
    <w:rsid w:val="44442E48"/>
    <w:rsid w:val="4457BE35"/>
    <w:rsid w:val="4458A63F"/>
    <w:rsid w:val="44597499"/>
    <w:rsid w:val="44921F18"/>
    <w:rsid w:val="44A3C214"/>
    <w:rsid w:val="44A5CA8F"/>
    <w:rsid w:val="44C486BB"/>
    <w:rsid w:val="44FD146B"/>
    <w:rsid w:val="4510F4DE"/>
    <w:rsid w:val="4534A864"/>
    <w:rsid w:val="453BC41E"/>
    <w:rsid w:val="45509874"/>
    <w:rsid w:val="4557AFBB"/>
    <w:rsid w:val="45679236"/>
    <w:rsid w:val="4574CD6E"/>
    <w:rsid w:val="45890181"/>
    <w:rsid w:val="45B5AC38"/>
    <w:rsid w:val="45B6758D"/>
    <w:rsid w:val="45F82155"/>
    <w:rsid w:val="460F9072"/>
    <w:rsid w:val="46172E3C"/>
    <w:rsid w:val="4627BFE5"/>
    <w:rsid w:val="464A0CA4"/>
    <w:rsid w:val="46531A78"/>
    <w:rsid w:val="465BB386"/>
    <w:rsid w:val="4695473F"/>
    <w:rsid w:val="46A50A7B"/>
    <w:rsid w:val="46C5018E"/>
    <w:rsid w:val="46D3D015"/>
    <w:rsid w:val="46FB96AB"/>
    <w:rsid w:val="470572F8"/>
    <w:rsid w:val="47079BCA"/>
    <w:rsid w:val="470DC3C3"/>
    <w:rsid w:val="472D798E"/>
    <w:rsid w:val="474A9E7C"/>
    <w:rsid w:val="4781A591"/>
    <w:rsid w:val="479407AA"/>
    <w:rsid w:val="47D91613"/>
    <w:rsid w:val="4808F6CF"/>
    <w:rsid w:val="4818B592"/>
    <w:rsid w:val="4871E245"/>
    <w:rsid w:val="488CCDAE"/>
    <w:rsid w:val="48AA1A2F"/>
    <w:rsid w:val="48E3B373"/>
    <w:rsid w:val="491103A9"/>
    <w:rsid w:val="493C275B"/>
    <w:rsid w:val="4958A86B"/>
    <w:rsid w:val="499B4F9F"/>
    <w:rsid w:val="49BC10BC"/>
    <w:rsid w:val="49BE251B"/>
    <w:rsid w:val="49DBB95A"/>
    <w:rsid w:val="49EF8575"/>
    <w:rsid w:val="4A2C233D"/>
    <w:rsid w:val="4A40482F"/>
    <w:rsid w:val="4A72349A"/>
    <w:rsid w:val="4A947438"/>
    <w:rsid w:val="4A959907"/>
    <w:rsid w:val="4AC23E56"/>
    <w:rsid w:val="4AC60D9A"/>
    <w:rsid w:val="4ACE8C4F"/>
    <w:rsid w:val="4AE35C56"/>
    <w:rsid w:val="4B026371"/>
    <w:rsid w:val="4B7FC772"/>
    <w:rsid w:val="4BC8404D"/>
    <w:rsid w:val="4C18FD42"/>
    <w:rsid w:val="4C2AAB45"/>
    <w:rsid w:val="4C35BDD2"/>
    <w:rsid w:val="4C7479F0"/>
    <w:rsid w:val="4C7E2EFC"/>
    <w:rsid w:val="4C8640F3"/>
    <w:rsid w:val="4C91475E"/>
    <w:rsid w:val="4D35773E"/>
    <w:rsid w:val="4D3C9399"/>
    <w:rsid w:val="4D40AE65"/>
    <w:rsid w:val="4D603F81"/>
    <w:rsid w:val="4D631BD9"/>
    <w:rsid w:val="4D68F788"/>
    <w:rsid w:val="4D7E003E"/>
    <w:rsid w:val="4DAC67FE"/>
    <w:rsid w:val="4DC9D878"/>
    <w:rsid w:val="4DE606EE"/>
    <w:rsid w:val="4E0C032B"/>
    <w:rsid w:val="4E11B19E"/>
    <w:rsid w:val="4E4B6842"/>
    <w:rsid w:val="4E8584AB"/>
    <w:rsid w:val="4EAC7E13"/>
    <w:rsid w:val="4F030066"/>
    <w:rsid w:val="4F30418C"/>
    <w:rsid w:val="4F725986"/>
    <w:rsid w:val="4FC79F20"/>
    <w:rsid w:val="4FD795E2"/>
    <w:rsid w:val="4FFC482B"/>
    <w:rsid w:val="500ECB38"/>
    <w:rsid w:val="501AD848"/>
    <w:rsid w:val="504D00BE"/>
    <w:rsid w:val="506314BD"/>
    <w:rsid w:val="50657D6D"/>
    <w:rsid w:val="50694994"/>
    <w:rsid w:val="507C1737"/>
    <w:rsid w:val="5090241F"/>
    <w:rsid w:val="50D7AB90"/>
    <w:rsid w:val="50D7F4C3"/>
    <w:rsid w:val="50FCADEA"/>
    <w:rsid w:val="51808029"/>
    <w:rsid w:val="5184E48F"/>
    <w:rsid w:val="5186C20A"/>
    <w:rsid w:val="51D3E3BD"/>
    <w:rsid w:val="51DA440A"/>
    <w:rsid w:val="51E85EBA"/>
    <w:rsid w:val="51FF8762"/>
    <w:rsid w:val="5253FA72"/>
    <w:rsid w:val="5268D6C6"/>
    <w:rsid w:val="52805C04"/>
    <w:rsid w:val="5309AA62"/>
    <w:rsid w:val="535D828C"/>
    <w:rsid w:val="538C28FB"/>
    <w:rsid w:val="53A49E77"/>
    <w:rsid w:val="53C1CA40"/>
    <w:rsid w:val="53EC149D"/>
    <w:rsid w:val="540B7B86"/>
    <w:rsid w:val="54C67579"/>
    <w:rsid w:val="54CCF550"/>
    <w:rsid w:val="54DD215E"/>
    <w:rsid w:val="54E1AEF6"/>
    <w:rsid w:val="54E853C4"/>
    <w:rsid w:val="54EC32DC"/>
    <w:rsid w:val="54F20C52"/>
    <w:rsid w:val="54F28FF4"/>
    <w:rsid w:val="54F6CDDA"/>
    <w:rsid w:val="551C8A70"/>
    <w:rsid w:val="553FA093"/>
    <w:rsid w:val="5552A75B"/>
    <w:rsid w:val="55550ED3"/>
    <w:rsid w:val="5580DF4E"/>
    <w:rsid w:val="5590C7D4"/>
    <w:rsid w:val="55BBAFCC"/>
    <w:rsid w:val="55BF4CF8"/>
    <w:rsid w:val="55C52936"/>
    <w:rsid w:val="55E69239"/>
    <w:rsid w:val="55E8C033"/>
    <w:rsid w:val="56263922"/>
    <w:rsid w:val="56280609"/>
    <w:rsid w:val="5630DE7D"/>
    <w:rsid w:val="5645D812"/>
    <w:rsid w:val="565259B8"/>
    <w:rsid w:val="565AB99B"/>
    <w:rsid w:val="568C9000"/>
    <w:rsid w:val="56C56229"/>
    <w:rsid w:val="56F0A482"/>
    <w:rsid w:val="56F5379C"/>
    <w:rsid w:val="570E221B"/>
    <w:rsid w:val="57485AC4"/>
    <w:rsid w:val="5766C9F1"/>
    <w:rsid w:val="57908F0C"/>
    <w:rsid w:val="579CC05B"/>
    <w:rsid w:val="57A1F8CA"/>
    <w:rsid w:val="57C128B4"/>
    <w:rsid w:val="57D00F0F"/>
    <w:rsid w:val="57F7A4D2"/>
    <w:rsid w:val="5807D7F7"/>
    <w:rsid w:val="585AFD71"/>
    <w:rsid w:val="58689412"/>
    <w:rsid w:val="588A50E5"/>
    <w:rsid w:val="58904066"/>
    <w:rsid w:val="58992A2A"/>
    <w:rsid w:val="58C52992"/>
    <w:rsid w:val="58CB57E2"/>
    <w:rsid w:val="58F21709"/>
    <w:rsid w:val="58F3AD7F"/>
    <w:rsid w:val="594AA946"/>
    <w:rsid w:val="59571399"/>
    <w:rsid w:val="599E67DA"/>
    <w:rsid w:val="59A6F710"/>
    <w:rsid w:val="59CECD05"/>
    <w:rsid w:val="59D72041"/>
    <w:rsid w:val="5A0CC36E"/>
    <w:rsid w:val="5A0CC764"/>
    <w:rsid w:val="5A1676C4"/>
    <w:rsid w:val="5A3148B9"/>
    <w:rsid w:val="5A4AC3AB"/>
    <w:rsid w:val="5A4BFE6D"/>
    <w:rsid w:val="5A5F24E6"/>
    <w:rsid w:val="5A870D0D"/>
    <w:rsid w:val="5AF5E93D"/>
    <w:rsid w:val="5B08C9EB"/>
    <w:rsid w:val="5B1EB4F9"/>
    <w:rsid w:val="5B1FFEC2"/>
    <w:rsid w:val="5B38AF02"/>
    <w:rsid w:val="5B3F8FB7"/>
    <w:rsid w:val="5B4338FF"/>
    <w:rsid w:val="5B54F0F0"/>
    <w:rsid w:val="5B5BA97F"/>
    <w:rsid w:val="5B683936"/>
    <w:rsid w:val="5B79F2F9"/>
    <w:rsid w:val="5BA0BC71"/>
    <w:rsid w:val="5C470B3B"/>
    <w:rsid w:val="5C4DA090"/>
    <w:rsid w:val="5C5C5159"/>
    <w:rsid w:val="5C956868"/>
    <w:rsid w:val="5CBAB95F"/>
    <w:rsid w:val="5CBCF025"/>
    <w:rsid w:val="5CDD2AC7"/>
    <w:rsid w:val="5D23D3F2"/>
    <w:rsid w:val="5D5377C2"/>
    <w:rsid w:val="5D5CF006"/>
    <w:rsid w:val="5D696921"/>
    <w:rsid w:val="5D8B2A99"/>
    <w:rsid w:val="5D9D141F"/>
    <w:rsid w:val="5DCC4991"/>
    <w:rsid w:val="5DD1CC9D"/>
    <w:rsid w:val="5DD9E9B7"/>
    <w:rsid w:val="5E4459D7"/>
    <w:rsid w:val="5E4DF112"/>
    <w:rsid w:val="5E8679E3"/>
    <w:rsid w:val="5E93DCC7"/>
    <w:rsid w:val="5EABD618"/>
    <w:rsid w:val="5EAD6059"/>
    <w:rsid w:val="5EC2027B"/>
    <w:rsid w:val="5EC7A105"/>
    <w:rsid w:val="5EE1A8D2"/>
    <w:rsid w:val="5F1C6049"/>
    <w:rsid w:val="5F1D0C8A"/>
    <w:rsid w:val="5F1E16A4"/>
    <w:rsid w:val="5F43BD3B"/>
    <w:rsid w:val="5F4B0D6D"/>
    <w:rsid w:val="5F605ADB"/>
    <w:rsid w:val="5F677785"/>
    <w:rsid w:val="5F7F2928"/>
    <w:rsid w:val="5F83E17D"/>
    <w:rsid w:val="5F879C16"/>
    <w:rsid w:val="5F94CE8C"/>
    <w:rsid w:val="5FB76D33"/>
    <w:rsid w:val="60049EFE"/>
    <w:rsid w:val="60091F07"/>
    <w:rsid w:val="601E7CB2"/>
    <w:rsid w:val="6097E2EF"/>
    <w:rsid w:val="60CB2E6B"/>
    <w:rsid w:val="60E5121B"/>
    <w:rsid w:val="61487A1D"/>
    <w:rsid w:val="614E1E4A"/>
    <w:rsid w:val="6160D273"/>
    <w:rsid w:val="619255C8"/>
    <w:rsid w:val="61B29EAE"/>
    <w:rsid w:val="61DD8764"/>
    <w:rsid w:val="61EE5251"/>
    <w:rsid w:val="61EFFDEC"/>
    <w:rsid w:val="621F4180"/>
    <w:rsid w:val="622E0090"/>
    <w:rsid w:val="623D9539"/>
    <w:rsid w:val="6268400A"/>
    <w:rsid w:val="6276610D"/>
    <w:rsid w:val="627FF6FF"/>
    <w:rsid w:val="62941CEA"/>
    <w:rsid w:val="62AB94A3"/>
    <w:rsid w:val="62FA5C9A"/>
    <w:rsid w:val="62FCFDCE"/>
    <w:rsid w:val="6318F887"/>
    <w:rsid w:val="6320D8A1"/>
    <w:rsid w:val="632636F1"/>
    <w:rsid w:val="6342E263"/>
    <w:rsid w:val="63749CDD"/>
    <w:rsid w:val="63756B55"/>
    <w:rsid w:val="639C780E"/>
    <w:rsid w:val="63A68E49"/>
    <w:rsid w:val="63ACB3B0"/>
    <w:rsid w:val="63B1F3E3"/>
    <w:rsid w:val="63B46FEF"/>
    <w:rsid w:val="63BA6216"/>
    <w:rsid w:val="6419C260"/>
    <w:rsid w:val="642EF38A"/>
    <w:rsid w:val="646072AD"/>
    <w:rsid w:val="64EC71FF"/>
    <w:rsid w:val="6502F8FA"/>
    <w:rsid w:val="650F01CD"/>
    <w:rsid w:val="65116BEE"/>
    <w:rsid w:val="65B63D7E"/>
    <w:rsid w:val="65E1D60A"/>
    <w:rsid w:val="660EDD09"/>
    <w:rsid w:val="6653430A"/>
    <w:rsid w:val="666315D9"/>
    <w:rsid w:val="66640DBE"/>
    <w:rsid w:val="667C252C"/>
    <w:rsid w:val="6696D667"/>
    <w:rsid w:val="66DEEF7C"/>
    <w:rsid w:val="66E53E85"/>
    <w:rsid w:val="6703E64D"/>
    <w:rsid w:val="673E05F6"/>
    <w:rsid w:val="6742B77B"/>
    <w:rsid w:val="674BC392"/>
    <w:rsid w:val="6761B497"/>
    <w:rsid w:val="676BDC2B"/>
    <w:rsid w:val="67C4E8AE"/>
    <w:rsid w:val="67F9C5F9"/>
    <w:rsid w:val="68DB32EB"/>
    <w:rsid w:val="68E49961"/>
    <w:rsid w:val="68F929A6"/>
    <w:rsid w:val="69576C65"/>
    <w:rsid w:val="697078AB"/>
    <w:rsid w:val="6A05818A"/>
    <w:rsid w:val="6A29C317"/>
    <w:rsid w:val="6A75AA14"/>
    <w:rsid w:val="6A9B6E84"/>
    <w:rsid w:val="6AA16019"/>
    <w:rsid w:val="6AB835E6"/>
    <w:rsid w:val="6AC9AC66"/>
    <w:rsid w:val="6ADC12A8"/>
    <w:rsid w:val="6AF31FF7"/>
    <w:rsid w:val="6AF495E4"/>
    <w:rsid w:val="6B025A7E"/>
    <w:rsid w:val="6B171F27"/>
    <w:rsid w:val="6B44456D"/>
    <w:rsid w:val="6B59553F"/>
    <w:rsid w:val="6B6DCB71"/>
    <w:rsid w:val="6B893E5E"/>
    <w:rsid w:val="6BA3BF76"/>
    <w:rsid w:val="6BB534D6"/>
    <w:rsid w:val="6BD2171B"/>
    <w:rsid w:val="6BF05489"/>
    <w:rsid w:val="6C0243E4"/>
    <w:rsid w:val="6C07B27C"/>
    <w:rsid w:val="6C21C3B1"/>
    <w:rsid w:val="6C3E92E7"/>
    <w:rsid w:val="6C4FC120"/>
    <w:rsid w:val="6C61021E"/>
    <w:rsid w:val="6C61BB58"/>
    <w:rsid w:val="6C8CC7E5"/>
    <w:rsid w:val="6D109A7B"/>
    <w:rsid w:val="6D2D9DE2"/>
    <w:rsid w:val="6D49D359"/>
    <w:rsid w:val="6D5021DD"/>
    <w:rsid w:val="6D51A0B3"/>
    <w:rsid w:val="6D6D3EA2"/>
    <w:rsid w:val="6D810C62"/>
    <w:rsid w:val="6DA6C34C"/>
    <w:rsid w:val="6DD4A372"/>
    <w:rsid w:val="6DE53958"/>
    <w:rsid w:val="6DF9D426"/>
    <w:rsid w:val="6DFB7574"/>
    <w:rsid w:val="6E3BF54F"/>
    <w:rsid w:val="6E4342BE"/>
    <w:rsid w:val="6E44AD74"/>
    <w:rsid w:val="6E91520D"/>
    <w:rsid w:val="6EA96ACF"/>
    <w:rsid w:val="6EB231EA"/>
    <w:rsid w:val="6EC82E34"/>
    <w:rsid w:val="6EDCD050"/>
    <w:rsid w:val="6EE83D0E"/>
    <w:rsid w:val="6F10983F"/>
    <w:rsid w:val="6F279DE2"/>
    <w:rsid w:val="6F8B2E49"/>
    <w:rsid w:val="6FA3B78A"/>
    <w:rsid w:val="6FA5F577"/>
    <w:rsid w:val="6FC46519"/>
    <w:rsid w:val="6FCA336A"/>
    <w:rsid w:val="6FE546B1"/>
    <w:rsid w:val="6FE6BD0E"/>
    <w:rsid w:val="702AB1A9"/>
    <w:rsid w:val="705D9861"/>
    <w:rsid w:val="70BCFE28"/>
    <w:rsid w:val="712DFE88"/>
    <w:rsid w:val="714FD39B"/>
    <w:rsid w:val="715A33F3"/>
    <w:rsid w:val="71ADA161"/>
    <w:rsid w:val="71D32BB3"/>
    <w:rsid w:val="7204D557"/>
    <w:rsid w:val="72088316"/>
    <w:rsid w:val="720B7028"/>
    <w:rsid w:val="72205945"/>
    <w:rsid w:val="72594A8B"/>
    <w:rsid w:val="7271C478"/>
    <w:rsid w:val="7276CD52"/>
    <w:rsid w:val="72B14F48"/>
    <w:rsid w:val="72CB030A"/>
    <w:rsid w:val="72DB7E81"/>
    <w:rsid w:val="72F2AACB"/>
    <w:rsid w:val="7358EA48"/>
    <w:rsid w:val="73830C4E"/>
    <w:rsid w:val="7398E270"/>
    <w:rsid w:val="739E2AF7"/>
    <w:rsid w:val="73B8969F"/>
    <w:rsid w:val="73BD2693"/>
    <w:rsid w:val="741D5BE3"/>
    <w:rsid w:val="7445F042"/>
    <w:rsid w:val="745B4E0C"/>
    <w:rsid w:val="74BB2D3C"/>
    <w:rsid w:val="74D16E39"/>
    <w:rsid w:val="7505CE1F"/>
    <w:rsid w:val="751DA4CF"/>
    <w:rsid w:val="752005CD"/>
    <w:rsid w:val="75900B44"/>
    <w:rsid w:val="75ABB0A3"/>
    <w:rsid w:val="75ABDB26"/>
    <w:rsid w:val="75D02CF3"/>
    <w:rsid w:val="75ED42C7"/>
    <w:rsid w:val="7604394A"/>
    <w:rsid w:val="7608A4AB"/>
    <w:rsid w:val="76184022"/>
    <w:rsid w:val="7620D3F8"/>
    <w:rsid w:val="76342045"/>
    <w:rsid w:val="7686DF21"/>
    <w:rsid w:val="76A86EA9"/>
    <w:rsid w:val="76CB1A00"/>
    <w:rsid w:val="76D6F3DC"/>
    <w:rsid w:val="76DB6FA0"/>
    <w:rsid w:val="770D2F6A"/>
    <w:rsid w:val="771589D1"/>
    <w:rsid w:val="771FC8AD"/>
    <w:rsid w:val="7767E282"/>
    <w:rsid w:val="7785656A"/>
    <w:rsid w:val="77B0163B"/>
    <w:rsid w:val="77CC3846"/>
    <w:rsid w:val="7809707B"/>
    <w:rsid w:val="783FBA7C"/>
    <w:rsid w:val="786811EF"/>
    <w:rsid w:val="78AD84AA"/>
    <w:rsid w:val="78CB3347"/>
    <w:rsid w:val="78D67F06"/>
    <w:rsid w:val="79063D66"/>
    <w:rsid w:val="79136226"/>
    <w:rsid w:val="7945FF99"/>
    <w:rsid w:val="7979C60C"/>
    <w:rsid w:val="79943AD3"/>
    <w:rsid w:val="79CEDB11"/>
    <w:rsid w:val="79DEE0CB"/>
    <w:rsid w:val="7A030513"/>
    <w:rsid w:val="7A121D88"/>
    <w:rsid w:val="7A3459B0"/>
    <w:rsid w:val="7A3E0FA0"/>
    <w:rsid w:val="7A51A3D1"/>
    <w:rsid w:val="7A85BE24"/>
    <w:rsid w:val="7AA72167"/>
    <w:rsid w:val="7AE45BA8"/>
    <w:rsid w:val="7AEAFB0A"/>
    <w:rsid w:val="7AF04E77"/>
    <w:rsid w:val="7B3EBE53"/>
    <w:rsid w:val="7B47C922"/>
    <w:rsid w:val="7B5EECA0"/>
    <w:rsid w:val="7B763BA7"/>
    <w:rsid w:val="7B891475"/>
    <w:rsid w:val="7B9B8AAD"/>
    <w:rsid w:val="7C175D94"/>
    <w:rsid w:val="7C1CEB83"/>
    <w:rsid w:val="7C1E7D0B"/>
    <w:rsid w:val="7C2B4EBB"/>
    <w:rsid w:val="7C80CFFF"/>
    <w:rsid w:val="7C81CA6B"/>
    <w:rsid w:val="7C9325A8"/>
    <w:rsid w:val="7CBBBEDC"/>
    <w:rsid w:val="7CF5AE27"/>
    <w:rsid w:val="7D007EA8"/>
    <w:rsid w:val="7D287435"/>
    <w:rsid w:val="7D36A94D"/>
    <w:rsid w:val="7D39E0D1"/>
    <w:rsid w:val="7D3A5AA7"/>
    <w:rsid w:val="7D4481EE"/>
    <w:rsid w:val="7D69F065"/>
    <w:rsid w:val="7DA8E0D4"/>
    <w:rsid w:val="7DCE6C03"/>
    <w:rsid w:val="7DD100F8"/>
    <w:rsid w:val="7E040DCB"/>
    <w:rsid w:val="7E0AA86F"/>
    <w:rsid w:val="7E4C1D04"/>
    <w:rsid w:val="7E7CCAD7"/>
    <w:rsid w:val="7E7ED718"/>
    <w:rsid w:val="7E8E25C7"/>
    <w:rsid w:val="7ED80FAA"/>
    <w:rsid w:val="7EE54A03"/>
    <w:rsid w:val="7EFC898A"/>
    <w:rsid w:val="7F67EF42"/>
    <w:rsid w:val="7F93BD7F"/>
    <w:rsid w:val="7F98EE02"/>
    <w:rsid w:val="7F99915F"/>
    <w:rsid w:val="7FBA599A"/>
    <w:rsid w:val="7FD5B8A0"/>
    <w:rsid w:val="7FDCA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5F3C28"/>
  <w15:chartTrackingRefBased/>
  <w15:docId w15:val="{1F7E21B9-47A0-40AA-8207-953E15B23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00131"/>
    <w:pPr>
      <w:spacing w:after="0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1225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225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1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2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2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2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2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C122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C122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AC122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C122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C122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C122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C122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C122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C1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225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AC122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225"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AC1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225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AC1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225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C1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22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C1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2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rFonts w:asciiTheme="minorHAnsi" w:hAnsiTheme="minorHAnsi" w:eastAsiaTheme="minorHAnsi" w:cstheme="minorBidi"/>
      <w:kern w:val="2"/>
      <w:sz w:val="20"/>
      <w:szCs w:val="20"/>
      <w14:ligatures w14:val="standardContextual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E159B"/>
    <w:pPr>
      <w:spacing w:before="100" w:beforeAutospacing="1" w:after="100" w:afterAutospacing="1"/>
    </w:pPr>
  </w:style>
  <w:style w:type="character" w:styleId="il" w:customStyle="1">
    <w:name w:val="il"/>
    <w:basedOn w:val="DefaultParagraphFont"/>
    <w:rsid w:val="00FE159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8C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478C1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1478C1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FD0A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06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paven.io/content/article/6aYIsFk05vBlvKAeXdnldc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aven.io/benefits/article/1gd9ZmQkYFEtWHRWxNeOAb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04964F-C6A9-4411-A50F-C3A3ACDE40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E4DA6E-0A9F-4F9B-8E87-19578C436608}"/>
</file>

<file path=customXml/itemProps3.xml><?xml version="1.0" encoding="utf-8"?>
<ds:datastoreItem xmlns:ds="http://schemas.openxmlformats.org/officeDocument/2006/customXml" ds:itemID="{1464F409-50C9-4BF2-8487-9F0205F22301}">
  <ds:schemaRefs>
    <ds:schemaRef ds:uri="http://schemas.microsoft.com/office/2006/metadata/properties"/>
    <ds:schemaRef ds:uri="http://schemas.microsoft.com/office/infopath/2007/PartnerControls"/>
    <ds:schemaRef ds:uri="cc4f7e58-aee3-484e-9ced-6ad849805b22"/>
    <ds:schemaRef ds:uri="67eb9fc1-6eb2-4130-bff0-86e2d7b2fa6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King(UST,US)</dc:creator>
  <cp:keywords/>
  <dc:description/>
  <cp:lastModifiedBy>Jolene Haley(UST,US)</cp:lastModifiedBy>
  <cp:revision>21</cp:revision>
  <dcterms:created xsi:type="dcterms:W3CDTF">2025-04-09T13:44:00Z</dcterms:created>
  <dcterms:modified xsi:type="dcterms:W3CDTF">2025-04-28T08:48:18Z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</Properties>
</file>