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5DCC4991" w14:paraId="3D615730"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2A7250ED" w14:textId="465A8DAE" w:rsidR="5DCC4991" w:rsidRDefault="00736608" w:rsidP="5DCC4991">
            <w:pPr>
              <w:pStyle w:val="Heading2"/>
              <w:spacing w:before="0" w:after="0"/>
              <w:jc w:val="center"/>
              <w:rPr>
                <w:rFonts w:ascii="Arial" w:eastAsia="Arial" w:hAnsi="Arial" w:cs="Arial"/>
                <w:sz w:val="26"/>
                <w:szCs w:val="26"/>
              </w:rPr>
            </w:pPr>
            <w:commentRangeStart w:id="0"/>
            <w:commentRangeStart w:id="1"/>
            <w:r>
              <w:rPr>
                <w:rFonts w:ascii="Arial" w:eastAsia="Arial" w:hAnsi="Arial" w:cs="Arial"/>
                <w:b/>
                <w:bCs/>
                <w:sz w:val="26"/>
                <w:szCs w:val="26"/>
                <w:lang w:val="en"/>
              </w:rPr>
              <w:t>May</w:t>
            </w:r>
            <w:r w:rsidR="009C3439" w:rsidRPr="504D00BE">
              <w:rPr>
                <w:rFonts w:ascii="Arial" w:eastAsia="Arial" w:hAnsi="Arial" w:cs="Arial"/>
                <w:b/>
                <w:bCs/>
                <w:sz w:val="26"/>
                <w:szCs w:val="26"/>
                <w:lang w:val="en"/>
              </w:rPr>
              <w:t xml:space="preserve"> 2025 </w:t>
            </w:r>
            <w:r w:rsidR="5DCC4991" w:rsidRPr="504D00BE">
              <w:rPr>
                <w:rFonts w:ascii="Arial" w:eastAsia="Arial" w:hAnsi="Arial" w:cs="Arial"/>
                <w:b/>
                <w:bCs/>
                <w:sz w:val="26"/>
                <w:szCs w:val="26"/>
                <w:lang w:val="en"/>
              </w:rPr>
              <w:t>Poll</w:t>
            </w:r>
            <w:commentRangeEnd w:id="0"/>
            <w:r w:rsidR="001B56D5">
              <w:rPr>
                <w:rStyle w:val="CommentReference"/>
                <w:rFonts w:asciiTheme="minorHAnsi" w:eastAsiaTheme="minorHAnsi" w:hAnsiTheme="minorHAnsi" w:cstheme="minorBidi"/>
                <w:color w:val="auto"/>
              </w:rPr>
              <w:commentReference w:id="0"/>
            </w:r>
            <w:commentRangeEnd w:id="1"/>
            <w:r w:rsidR="0060440C">
              <w:rPr>
                <w:rStyle w:val="CommentReference"/>
                <w:rFonts w:asciiTheme="minorHAnsi" w:eastAsiaTheme="minorHAnsi" w:hAnsiTheme="minorHAnsi" w:cstheme="minorBidi"/>
                <w:color w:val="auto"/>
              </w:rPr>
              <w:commentReference w:id="1"/>
            </w:r>
          </w:p>
        </w:tc>
      </w:tr>
      <w:tr w:rsidR="5DCC4991" w14:paraId="7BCBEAE8"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20D6EA" w14:textId="77777777" w:rsidR="5DCC4991" w:rsidRDefault="5DCC4991" w:rsidP="5DCC4991">
            <w:pPr>
              <w:rPr>
                <w:rFonts w:ascii="Arial" w:eastAsia="Arial" w:hAnsi="Arial" w:cs="Arial"/>
                <w:b/>
                <w:bCs/>
                <w:sz w:val="22"/>
                <w:szCs w:val="22"/>
              </w:rPr>
            </w:pPr>
            <w:r w:rsidRPr="5DCC4991">
              <w:rPr>
                <w:rFonts w:ascii="Arial" w:eastAsia="Arial" w:hAnsi="Arial" w:cs="Arial"/>
                <w:b/>
                <w:bCs/>
                <w:sz w:val="22"/>
                <w:szCs w:val="22"/>
              </w:rPr>
              <w:t xml:space="preserve">Poll concept: </w:t>
            </w:r>
            <w:r w:rsidR="00736608">
              <w:rPr>
                <w:rFonts w:ascii="Arial" w:eastAsia="Arial" w:hAnsi="Arial" w:cs="Arial"/>
                <w:b/>
                <w:bCs/>
                <w:sz w:val="22"/>
                <w:szCs w:val="22"/>
              </w:rPr>
              <w:t>What’s your money dial?</w:t>
            </w:r>
          </w:p>
          <w:p w14:paraId="2B852104" w14:textId="69BB0363" w:rsidR="000E261A" w:rsidRDefault="000E261A" w:rsidP="5DCC4991">
            <w:pPr>
              <w:rPr>
                <w:rFonts w:ascii="Arial" w:eastAsia="Arial" w:hAnsi="Arial" w:cs="Arial"/>
                <w:b/>
                <w:bCs/>
                <w:sz w:val="22"/>
                <w:szCs w:val="22"/>
              </w:rPr>
            </w:pPr>
          </w:p>
        </w:tc>
      </w:tr>
      <w:tr w:rsidR="5DCC4991" w14:paraId="01D0D68F"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7BF07B85" w14:textId="021C4AE3" w:rsidR="5DCC4991" w:rsidRDefault="5DCC4991" w:rsidP="5DCC4991">
            <w:pPr>
              <w:jc w:val="center"/>
              <w:rPr>
                <w:rFonts w:ascii="Arial" w:eastAsia="Arial" w:hAnsi="Arial" w:cs="Arial"/>
                <w:sz w:val="22"/>
                <w:szCs w:val="22"/>
              </w:rPr>
            </w:pPr>
            <w:r w:rsidRPr="0467772F">
              <w:rPr>
                <w:rFonts w:ascii="Arial" w:eastAsia="Arial" w:hAnsi="Arial" w:cs="Arial"/>
                <w:b/>
                <w:bCs/>
                <w:sz w:val="22"/>
                <w:szCs w:val="22"/>
                <w:lang w:val="en"/>
              </w:rPr>
              <w:t xml:space="preserve">Screen 1: </w:t>
            </w:r>
            <w:commentRangeStart w:id="7"/>
            <w:commentRangeStart w:id="8"/>
            <w:commentRangeStart w:id="9"/>
            <w:commentRangeStart w:id="10"/>
            <w:commentRangeStart w:id="11"/>
            <w:commentRangeStart w:id="12"/>
            <w:r w:rsidRPr="0467772F">
              <w:rPr>
                <w:rFonts w:ascii="Arial" w:eastAsia="Arial" w:hAnsi="Arial" w:cs="Arial"/>
                <w:b/>
                <w:bCs/>
                <w:sz w:val="22"/>
                <w:szCs w:val="22"/>
                <w:lang w:val="en"/>
              </w:rPr>
              <w:t>Context Template</w:t>
            </w:r>
            <w:commentRangeEnd w:id="7"/>
            <w:r>
              <w:rPr>
                <w:rStyle w:val="CommentReference"/>
              </w:rPr>
              <w:commentReference w:id="7"/>
            </w:r>
            <w:commentRangeEnd w:id="8"/>
            <w:r>
              <w:rPr>
                <w:rStyle w:val="CommentReference"/>
              </w:rPr>
              <w:commentReference w:id="8"/>
            </w:r>
            <w:commentRangeEnd w:id="9"/>
            <w:r w:rsidR="007A6CB9">
              <w:rPr>
                <w:rStyle w:val="CommentReference"/>
                <w:rFonts w:eastAsiaTheme="minorHAnsi"/>
              </w:rPr>
              <w:commentReference w:id="9"/>
            </w:r>
            <w:commentRangeEnd w:id="10"/>
            <w:r>
              <w:rPr>
                <w:rStyle w:val="CommentReference"/>
              </w:rPr>
              <w:commentReference w:id="10"/>
            </w:r>
            <w:commentRangeEnd w:id="11"/>
            <w:r w:rsidR="001F11E2">
              <w:rPr>
                <w:rStyle w:val="CommentReference"/>
                <w:rFonts w:eastAsiaTheme="minorHAnsi"/>
              </w:rPr>
              <w:commentReference w:id="11"/>
            </w:r>
            <w:commentRangeEnd w:id="12"/>
            <w:r>
              <w:rPr>
                <w:rStyle w:val="CommentReference"/>
              </w:rPr>
              <w:commentReference w:id="12"/>
            </w:r>
          </w:p>
        </w:tc>
      </w:tr>
      <w:tr w:rsidR="5DCC4991" w14:paraId="7C4ECA0C"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18194547" w14:textId="069AA7CA" w:rsidR="5DCC4991" w:rsidRDefault="5DCC4991" w:rsidP="5DCC4991">
            <w:pPr>
              <w:rPr>
                <w:rFonts w:ascii="Arial" w:eastAsia="Arial" w:hAnsi="Arial" w:cs="Arial"/>
                <w:sz w:val="22"/>
                <w:szCs w:val="22"/>
              </w:rPr>
            </w:pPr>
            <w:r w:rsidRPr="5DCC4991">
              <w:rPr>
                <w:rFonts w:ascii="Arial" w:eastAsia="Arial" w:hAnsi="Arial" w:cs="Arial"/>
                <w:b/>
                <w:bCs/>
                <w:sz w:val="22"/>
                <w:szCs w:val="22"/>
                <w:lang w:val="en"/>
              </w:rPr>
              <w:t xml:space="preserve">Content </w:t>
            </w:r>
          </w:p>
        </w:tc>
      </w:tr>
      <w:tr w:rsidR="5DCC4991" w:rsidRPr="009C3439" w14:paraId="02940CFF"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F6C5AC" w14:textId="77777777" w:rsidR="00EF2E11" w:rsidRDefault="00EF2E11" w:rsidP="00EF2E11">
            <w:pPr>
              <w:rPr>
                <w:rFonts w:ascii="Arial" w:eastAsia="Arial" w:hAnsi="Arial" w:cs="Arial"/>
                <w:sz w:val="22"/>
                <w:szCs w:val="22"/>
              </w:rPr>
            </w:pPr>
            <w:r w:rsidRPr="09490CB3">
              <w:rPr>
                <w:rFonts w:ascii="Arial" w:eastAsia="Arial" w:hAnsi="Arial" w:cs="Arial"/>
                <w:sz w:val="22"/>
                <w:szCs w:val="22"/>
              </w:rPr>
              <w:t>PAVEN POLL</w:t>
            </w:r>
          </w:p>
          <w:p w14:paraId="6D3694B5" w14:textId="77777777" w:rsidR="00EF2E11" w:rsidRPr="00D35F56" w:rsidRDefault="00EF2E11" w:rsidP="00EF2E11">
            <w:pPr>
              <w:rPr>
                <w:rFonts w:ascii="Arial" w:eastAsia="Arial" w:hAnsi="Arial" w:cs="Arial"/>
                <w:sz w:val="22"/>
                <w:szCs w:val="22"/>
              </w:rPr>
            </w:pPr>
          </w:p>
          <w:p w14:paraId="19199B36" w14:textId="00757B7A" w:rsidR="09490CB3" w:rsidRDefault="5DCC4991" w:rsidP="09490CB3">
            <w:pPr>
              <w:rPr>
                <w:rFonts w:ascii="Arial" w:eastAsia="Arial" w:hAnsi="Arial" w:cs="Arial"/>
                <w:sz w:val="22"/>
                <w:szCs w:val="22"/>
              </w:rPr>
            </w:pPr>
            <w:r w:rsidRPr="00D35F56">
              <w:rPr>
                <w:rFonts w:ascii="Arial" w:eastAsia="Arial" w:hAnsi="Arial" w:cs="Arial"/>
                <w:b/>
                <w:bCs/>
                <w:sz w:val="22"/>
                <w:szCs w:val="22"/>
                <w:highlight w:val="lightGray"/>
              </w:rPr>
              <w:t>[Title –  / 45]</w:t>
            </w:r>
            <w:r w:rsidRPr="00D35F56">
              <w:rPr>
                <w:rFonts w:ascii="Arial" w:eastAsia="Arial" w:hAnsi="Arial" w:cs="Arial"/>
                <w:b/>
                <w:bCs/>
                <w:sz w:val="22"/>
                <w:szCs w:val="22"/>
              </w:rPr>
              <w:t xml:space="preserve"> </w:t>
            </w:r>
          </w:p>
          <w:p w14:paraId="7F784947" w14:textId="79B47585" w:rsidR="00D35F56" w:rsidRDefault="0069364C" w:rsidP="5DCC4991">
            <w:pPr>
              <w:rPr>
                <w:rFonts w:ascii="Arial" w:eastAsia="Arial" w:hAnsi="Arial" w:cs="Arial"/>
                <w:b/>
                <w:bCs/>
                <w:sz w:val="28"/>
                <w:szCs w:val="28"/>
              </w:rPr>
            </w:pPr>
            <w:r>
              <w:rPr>
                <w:rFonts w:ascii="Arial" w:eastAsia="Arial" w:hAnsi="Arial" w:cs="Arial"/>
                <w:b/>
                <w:bCs/>
                <w:sz w:val="28"/>
                <w:szCs w:val="28"/>
              </w:rPr>
              <w:t xml:space="preserve">Stress-free spending: </w:t>
            </w:r>
            <w:r w:rsidR="001B2359">
              <w:rPr>
                <w:rFonts w:ascii="Arial" w:eastAsia="Arial" w:hAnsi="Arial" w:cs="Arial"/>
                <w:b/>
                <w:bCs/>
                <w:sz w:val="28"/>
                <w:szCs w:val="28"/>
              </w:rPr>
              <w:t xml:space="preserve">What’s your </w:t>
            </w:r>
            <w:commentRangeStart w:id="15"/>
            <w:commentRangeStart w:id="16"/>
            <w:r>
              <w:rPr>
                <w:rFonts w:ascii="Arial" w:eastAsia="Arial" w:hAnsi="Arial" w:cs="Arial"/>
                <w:b/>
                <w:bCs/>
                <w:sz w:val="28"/>
                <w:szCs w:val="28"/>
              </w:rPr>
              <w:t>M</w:t>
            </w:r>
            <w:r w:rsidR="001B2359">
              <w:rPr>
                <w:rFonts w:ascii="Arial" w:eastAsia="Arial" w:hAnsi="Arial" w:cs="Arial"/>
                <w:b/>
                <w:bCs/>
                <w:sz w:val="28"/>
                <w:szCs w:val="28"/>
              </w:rPr>
              <w:t xml:space="preserve">oney </w:t>
            </w:r>
            <w:r>
              <w:rPr>
                <w:rFonts w:ascii="Arial" w:eastAsia="Arial" w:hAnsi="Arial" w:cs="Arial"/>
                <w:b/>
                <w:bCs/>
                <w:sz w:val="28"/>
                <w:szCs w:val="28"/>
              </w:rPr>
              <w:t>D</w:t>
            </w:r>
            <w:r w:rsidR="001B2359">
              <w:rPr>
                <w:rFonts w:ascii="Arial" w:eastAsia="Arial" w:hAnsi="Arial" w:cs="Arial"/>
                <w:b/>
                <w:bCs/>
                <w:sz w:val="28"/>
                <w:szCs w:val="28"/>
              </w:rPr>
              <w:t>ial</w:t>
            </w:r>
            <w:commentRangeEnd w:id="15"/>
            <w:r w:rsidR="00A41109">
              <w:rPr>
                <w:rStyle w:val="CommentReference"/>
                <w:rFonts w:eastAsiaTheme="minorHAnsi"/>
              </w:rPr>
              <w:commentReference w:id="15"/>
            </w:r>
            <w:commentRangeEnd w:id="16"/>
            <w:r>
              <w:rPr>
                <w:rStyle w:val="CommentReference"/>
              </w:rPr>
              <w:commentReference w:id="16"/>
            </w:r>
            <w:r w:rsidR="001B2359">
              <w:rPr>
                <w:rFonts w:ascii="Arial" w:eastAsia="Arial" w:hAnsi="Arial" w:cs="Arial"/>
                <w:b/>
                <w:bCs/>
                <w:sz w:val="28"/>
                <w:szCs w:val="28"/>
              </w:rPr>
              <w:t>?</w:t>
            </w:r>
          </w:p>
          <w:p w14:paraId="5526B7D4" w14:textId="77777777" w:rsidR="00505B98" w:rsidRPr="00D35F56" w:rsidRDefault="00505B98" w:rsidP="5DCC4991">
            <w:pPr>
              <w:rPr>
                <w:rFonts w:ascii="Arial" w:eastAsia="Arial" w:hAnsi="Arial" w:cs="Arial"/>
                <w:b/>
                <w:bCs/>
                <w:sz w:val="28"/>
                <w:szCs w:val="28"/>
              </w:rPr>
            </w:pPr>
          </w:p>
          <w:p w14:paraId="511C4478" w14:textId="49C3EA71" w:rsidR="5DCC4991" w:rsidRPr="00D35F56" w:rsidRDefault="54E1AEF6" w:rsidP="5DCC4991">
            <w:pPr>
              <w:rPr>
                <w:rFonts w:ascii="Arial" w:eastAsia="Arial" w:hAnsi="Arial" w:cs="Arial"/>
                <w:b/>
                <w:bCs/>
                <w:sz w:val="22"/>
                <w:szCs w:val="22"/>
                <w:lang w:val="en"/>
              </w:rPr>
            </w:pPr>
            <w:r w:rsidRPr="09490CB3">
              <w:rPr>
                <w:rFonts w:ascii="Arial" w:eastAsia="Arial" w:hAnsi="Arial" w:cs="Arial"/>
                <w:b/>
                <w:bCs/>
                <w:sz w:val="22"/>
                <w:szCs w:val="22"/>
                <w:highlight w:val="lightGray"/>
                <w:lang w:val="en"/>
              </w:rPr>
              <w:t>[Paragraph 1 – / 147]</w:t>
            </w:r>
          </w:p>
          <w:p w14:paraId="09D27916" w14:textId="0035F94F" w:rsidR="007E4145" w:rsidRDefault="007E4145" w:rsidP="007E4145">
            <w:pPr>
              <w:pStyle w:val="NormalWeb"/>
              <w:spacing w:line="300" w:lineRule="atLeast"/>
              <w:rPr>
                <w:rFonts w:ascii="Segoe UI" w:hAnsi="Segoe UI" w:cs="Segoe UI"/>
                <w:sz w:val="21"/>
                <w:szCs w:val="21"/>
              </w:rPr>
            </w:pPr>
            <w:r>
              <w:rPr>
                <w:rFonts w:ascii="Segoe UI" w:hAnsi="Segoe UI" w:cs="Segoe UI"/>
                <w:sz w:val="21"/>
                <w:szCs w:val="21"/>
              </w:rPr>
              <w:t>May is Mental Health Awareness Month, a</w:t>
            </w:r>
            <w:r w:rsidR="002A5FCC">
              <w:rPr>
                <w:rFonts w:ascii="Segoe UI" w:hAnsi="Segoe UI" w:cs="Segoe UI"/>
                <w:sz w:val="21"/>
                <w:szCs w:val="21"/>
              </w:rPr>
              <w:t xml:space="preserve"> good</w:t>
            </w:r>
            <w:r>
              <w:rPr>
                <w:rFonts w:ascii="Segoe UI" w:hAnsi="Segoe UI" w:cs="Segoe UI"/>
                <w:sz w:val="21"/>
                <w:szCs w:val="21"/>
              </w:rPr>
              <w:t xml:space="preserve"> time to reflect on financial stress. One way to alleviate this is by understanding your Money Dial, a </w:t>
            </w:r>
            <w:r w:rsidR="00434D7B">
              <w:rPr>
                <w:rFonts w:ascii="Segoe UI" w:hAnsi="Segoe UI" w:cs="Segoe UI"/>
                <w:sz w:val="21"/>
                <w:szCs w:val="21"/>
              </w:rPr>
              <w:t xml:space="preserve">framework created </w:t>
            </w:r>
            <w:r>
              <w:rPr>
                <w:rFonts w:ascii="Segoe UI" w:hAnsi="Segoe UI" w:cs="Segoe UI"/>
                <w:sz w:val="21"/>
                <w:szCs w:val="21"/>
              </w:rPr>
              <w:t>by</w:t>
            </w:r>
            <w:r w:rsidR="00434D7B">
              <w:rPr>
                <w:rFonts w:ascii="Segoe UI" w:hAnsi="Segoe UI" w:cs="Segoe UI"/>
                <w:sz w:val="21"/>
                <w:szCs w:val="21"/>
              </w:rPr>
              <w:t xml:space="preserve"> financial thought leader</w:t>
            </w:r>
            <w:r>
              <w:rPr>
                <w:rFonts w:ascii="Segoe UI" w:hAnsi="Segoe UI" w:cs="Segoe UI"/>
                <w:sz w:val="21"/>
                <w:szCs w:val="21"/>
              </w:rPr>
              <w:t xml:space="preserve"> Ramit Sethi. </w:t>
            </w:r>
          </w:p>
          <w:p w14:paraId="57A3D119" w14:textId="77777777" w:rsidR="000760B2" w:rsidRPr="00D35F56" w:rsidRDefault="000760B2" w:rsidP="00FD4DFC">
            <w:pPr>
              <w:rPr>
                <w:rFonts w:ascii="Arial" w:eastAsia="Arial" w:hAnsi="Arial" w:cs="Arial"/>
                <w:b/>
                <w:bCs/>
                <w:sz w:val="22"/>
                <w:szCs w:val="22"/>
                <w:lang w:val="en"/>
              </w:rPr>
            </w:pPr>
          </w:p>
          <w:p w14:paraId="31297D3B" w14:textId="184B86A0" w:rsidR="5DCC4991" w:rsidRPr="00D35F56" w:rsidRDefault="54E1AEF6" w:rsidP="5DCC4991">
            <w:pPr>
              <w:rPr>
                <w:rFonts w:ascii="Arial" w:eastAsia="Arial" w:hAnsi="Arial" w:cs="Arial"/>
                <w:sz w:val="22"/>
                <w:szCs w:val="22"/>
              </w:rPr>
            </w:pPr>
            <w:r w:rsidRPr="261A5EBE">
              <w:rPr>
                <w:rFonts w:ascii="Arial" w:eastAsia="Arial" w:hAnsi="Arial" w:cs="Arial"/>
                <w:b/>
                <w:bCs/>
                <w:sz w:val="22"/>
                <w:szCs w:val="22"/>
                <w:highlight w:val="lightGray"/>
                <w:lang w:val="en"/>
              </w:rPr>
              <w:t>[Paragraph 2 – / 147]</w:t>
            </w:r>
          </w:p>
          <w:p w14:paraId="4ED98014" w14:textId="77777777" w:rsidR="000D1F58" w:rsidRDefault="007E4145" w:rsidP="007E4145">
            <w:pPr>
              <w:pStyle w:val="NormalWeb"/>
              <w:spacing w:line="300" w:lineRule="atLeast"/>
              <w:rPr>
                <w:rFonts w:ascii="Segoe UI" w:hAnsi="Segoe UI" w:cs="Segoe UI"/>
                <w:sz w:val="21"/>
                <w:szCs w:val="21"/>
              </w:rPr>
            </w:pPr>
            <w:r>
              <w:rPr>
                <w:rFonts w:ascii="Segoe UI" w:hAnsi="Segoe UI" w:cs="Segoe UI"/>
                <w:sz w:val="21"/>
                <w:szCs w:val="21"/>
              </w:rPr>
              <w:t xml:space="preserve">We grouped his 10 Money Dials into </w:t>
            </w:r>
            <w:r w:rsidR="00890635">
              <w:rPr>
                <w:rFonts w:ascii="Segoe UI" w:hAnsi="Segoe UI" w:cs="Segoe UI"/>
                <w:sz w:val="21"/>
                <w:szCs w:val="21"/>
              </w:rPr>
              <w:t>5</w:t>
            </w:r>
            <w:r>
              <w:rPr>
                <w:rFonts w:ascii="Segoe UI" w:hAnsi="Segoe UI" w:cs="Segoe UI"/>
                <w:sz w:val="21"/>
                <w:szCs w:val="21"/>
              </w:rPr>
              <w:t xml:space="preserve"> categories: </w:t>
            </w:r>
            <w:r w:rsidR="009F728A">
              <w:rPr>
                <w:rFonts w:ascii="Segoe UI" w:hAnsi="Segoe UI" w:cs="Segoe UI"/>
                <w:sz w:val="21"/>
                <w:szCs w:val="21"/>
              </w:rPr>
              <w:t>Personal</w:t>
            </w:r>
          </w:p>
          <w:p w14:paraId="7F37EEBB" w14:textId="49D6C1E6" w:rsidR="007E4145" w:rsidRDefault="009F728A" w:rsidP="007E4145">
            <w:pPr>
              <w:pStyle w:val="NormalWeb"/>
              <w:spacing w:line="300" w:lineRule="atLeast"/>
              <w:rPr>
                <w:rFonts w:ascii="Segoe UI" w:hAnsi="Segoe UI" w:cs="Segoe UI"/>
                <w:sz w:val="21"/>
                <w:szCs w:val="21"/>
              </w:rPr>
            </w:pPr>
            <w:r>
              <w:rPr>
                <w:rFonts w:ascii="Segoe UI" w:hAnsi="Segoe UI" w:cs="Segoe UI"/>
                <w:sz w:val="21"/>
                <w:szCs w:val="21"/>
              </w:rPr>
              <w:t xml:space="preserve"> Growth</w:t>
            </w:r>
            <w:r w:rsidR="00890635">
              <w:rPr>
                <w:rFonts w:ascii="Segoe UI" w:hAnsi="Segoe UI" w:cs="Segoe UI"/>
                <w:sz w:val="21"/>
                <w:szCs w:val="21"/>
              </w:rPr>
              <w:t xml:space="preserve">, </w:t>
            </w:r>
            <w:r>
              <w:rPr>
                <w:rFonts w:ascii="Segoe UI" w:hAnsi="Segoe UI" w:cs="Segoe UI"/>
                <w:sz w:val="21"/>
                <w:szCs w:val="21"/>
              </w:rPr>
              <w:t>Life Experiences</w:t>
            </w:r>
            <w:r w:rsidR="00890635">
              <w:rPr>
                <w:rFonts w:ascii="Segoe UI" w:hAnsi="Segoe UI" w:cs="Segoe UI"/>
                <w:sz w:val="21"/>
                <w:szCs w:val="21"/>
              </w:rPr>
              <w:t xml:space="preserve">, </w:t>
            </w:r>
            <w:r w:rsidR="003166D3">
              <w:rPr>
                <w:rFonts w:ascii="Segoe UI" w:hAnsi="Segoe UI" w:cs="Segoe UI"/>
                <w:sz w:val="21"/>
                <w:szCs w:val="21"/>
              </w:rPr>
              <w:t>Social Connections</w:t>
            </w:r>
            <w:r w:rsidR="00890635">
              <w:rPr>
                <w:rFonts w:ascii="Segoe UI" w:hAnsi="Segoe UI" w:cs="Segoe UI"/>
                <w:sz w:val="21"/>
                <w:szCs w:val="21"/>
              </w:rPr>
              <w:t xml:space="preserve">, </w:t>
            </w:r>
            <w:r w:rsidR="00AA3DD8">
              <w:rPr>
                <w:rFonts w:ascii="Segoe UI" w:hAnsi="Segoe UI" w:cs="Segoe UI"/>
                <w:sz w:val="21"/>
                <w:szCs w:val="21"/>
              </w:rPr>
              <w:t>Flexibility</w:t>
            </w:r>
            <w:commentRangeStart w:id="17"/>
            <w:commentRangeStart w:id="18"/>
            <w:r w:rsidR="00890635">
              <w:rPr>
                <w:rFonts w:ascii="Segoe UI" w:hAnsi="Segoe UI" w:cs="Segoe UI"/>
                <w:sz w:val="21"/>
                <w:szCs w:val="21"/>
              </w:rPr>
              <w:t>,</w:t>
            </w:r>
            <w:commentRangeEnd w:id="17"/>
            <w:r w:rsidR="007E4145">
              <w:rPr>
                <w:rStyle w:val="CommentReference"/>
              </w:rPr>
              <w:commentReference w:id="17"/>
            </w:r>
            <w:commentRangeEnd w:id="18"/>
            <w:r w:rsidR="00DC159C">
              <w:rPr>
                <w:rStyle w:val="CommentReference"/>
                <w:rFonts w:asciiTheme="minorHAnsi" w:eastAsiaTheme="minorHAnsi" w:hAnsiTheme="minorHAnsi" w:cstheme="minorBidi"/>
                <w:kern w:val="2"/>
                <w14:ligatures w14:val="standardContextual"/>
              </w:rPr>
              <w:commentReference w:id="18"/>
            </w:r>
            <w:r w:rsidR="00890635">
              <w:rPr>
                <w:rFonts w:ascii="Segoe UI" w:hAnsi="Segoe UI" w:cs="Segoe UI"/>
                <w:sz w:val="21"/>
                <w:szCs w:val="21"/>
              </w:rPr>
              <w:t xml:space="preserve"> and </w:t>
            </w:r>
            <w:r w:rsidR="00E701BD">
              <w:rPr>
                <w:rFonts w:ascii="Segoe UI" w:hAnsi="Segoe UI" w:cs="Segoe UI"/>
                <w:sz w:val="21"/>
                <w:szCs w:val="21"/>
              </w:rPr>
              <w:t>Reputation</w:t>
            </w:r>
            <w:r w:rsidR="007E4145">
              <w:rPr>
                <w:rFonts w:ascii="Segoe UI" w:hAnsi="Segoe UI" w:cs="Segoe UI"/>
                <w:sz w:val="21"/>
                <w:szCs w:val="21"/>
              </w:rPr>
              <w:t xml:space="preserve">. Take our poll to </w:t>
            </w:r>
            <w:r w:rsidR="00162E5D">
              <w:rPr>
                <w:rFonts w:ascii="Segoe UI" w:hAnsi="Segoe UI" w:cs="Segoe UI"/>
                <w:sz w:val="21"/>
                <w:szCs w:val="21"/>
              </w:rPr>
              <w:t>find</w:t>
            </w:r>
            <w:r w:rsidR="00024D85">
              <w:rPr>
                <w:rFonts w:ascii="Segoe UI" w:hAnsi="Segoe UI" w:cs="Segoe UI"/>
                <w:sz w:val="21"/>
                <w:szCs w:val="21"/>
              </w:rPr>
              <w:t xml:space="preserve"> </w:t>
            </w:r>
            <w:r w:rsidR="004346FB" w:rsidRPr="6EF1094D">
              <w:rPr>
                <w:rFonts w:ascii="Segoe UI" w:hAnsi="Segoe UI" w:cs="Segoe UI"/>
                <w:sz w:val="21"/>
                <w:szCs w:val="21"/>
              </w:rPr>
              <w:t>your</w:t>
            </w:r>
            <w:ins w:id="19" w:author="Jolene Haley(UST,US)" w:date="2025-05-07T17:15:00Z">
              <w:r w:rsidR="6B061655" w:rsidRPr="6EF1094D">
                <w:rPr>
                  <w:rFonts w:ascii="Segoe UI" w:hAnsi="Segoe UI" w:cs="Segoe UI"/>
                  <w:sz w:val="21"/>
                  <w:szCs w:val="21"/>
                </w:rPr>
                <w:t xml:space="preserve"> </w:t>
              </w:r>
              <w:r w:rsidR="6B061655" w:rsidRPr="5A609AAE">
                <w:rPr>
                  <w:rFonts w:ascii="Segoe UI" w:hAnsi="Segoe UI" w:cs="Segoe UI"/>
                  <w:sz w:val="21"/>
                  <w:szCs w:val="21"/>
                </w:rPr>
                <w:t>dial</w:t>
              </w:r>
            </w:ins>
            <w:del w:id="20" w:author="Jolene Haley(UST,US)" w:date="2025-05-07T17:15:00Z">
              <w:r w:rsidR="004346FB" w:rsidRPr="6EF1094D">
                <w:rPr>
                  <w:rFonts w:ascii="Segoe UI" w:hAnsi="Segoe UI" w:cs="Segoe UI"/>
                  <w:sz w:val="21"/>
                  <w:szCs w:val="21"/>
                </w:rPr>
                <w:delText>s</w:delText>
              </w:r>
            </w:del>
            <w:r w:rsidR="004346FB">
              <w:rPr>
                <w:rFonts w:ascii="Segoe UI" w:hAnsi="Segoe UI" w:cs="Segoe UI"/>
                <w:sz w:val="21"/>
                <w:szCs w:val="21"/>
              </w:rPr>
              <w:t xml:space="preserve"> and how turning it up could help turn down </w:t>
            </w:r>
            <w:r w:rsidR="0072276A">
              <w:rPr>
                <w:rFonts w:ascii="Segoe UI" w:hAnsi="Segoe UI" w:cs="Segoe UI"/>
                <w:sz w:val="21"/>
                <w:szCs w:val="21"/>
              </w:rPr>
              <w:t>stress levels</w:t>
            </w:r>
            <w:r w:rsidR="009B29EC">
              <w:rPr>
                <w:rFonts w:ascii="Segoe UI" w:hAnsi="Segoe UI" w:cs="Segoe UI"/>
                <w:sz w:val="21"/>
                <w:szCs w:val="21"/>
              </w:rPr>
              <w:t>!</w:t>
            </w:r>
          </w:p>
          <w:p w14:paraId="349EA4D6" w14:textId="537D0BBB" w:rsidR="00505B98" w:rsidRPr="009C3439" w:rsidRDefault="00505B98" w:rsidP="00444185">
            <w:pPr>
              <w:rPr>
                <w:rFonts w:ascii="Arial" w:eastAsia="Arial" w:hAnsi="Arial" w:cs="Arial"/>
                <w:b/>
                <w:bCs/>
                <w:sz w:val="22"/>
                <w:szCs w:val="22"/>
                <w:highlight w:val="yellow"/>
                <w:lang w:val="en"/>
              </w:rPr>
            </w:pPr>
          </w:p>
        </w:tc>
      </w:tr>
      <w:tr w:rsidR="5DCC4991" w:rsidRPr="009C3439" w14:paraId="4D368C9F"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4AC2C87" w14:textId="04E65E6D" w:rsidR="4E8584AB" w:rsidRPr="009C3439" w:rsidRDefault="4E8584AB" w:rsidP="5DCC4991">
            <w:pPr>
              <w:rPr>
                <w:rFonts w:ascii="Arial" w:eastAsia="Arial" w:hAnsi="Arial" w:cs="Arial"/>
                <w:b/>
                <w:bCs/>
                <w:sz w:val="22"/>
                <w:szCs w:val="22"/>
              </w:rPr>
            </w:pPr>
            <w:r w:rsidRPr="009C3439">
              <w:rPr>
                <w:rFonts w:ascii="Arial" w:eastAsia="Arial" w:hAnsi="Arial" w:cs="Arial"/>
                <w:b/>
                <w:bCs/>
                <w:sz w:val="22"/>
                <w:szCs w:val="22"/>
              </w:rPr>
              <w:t>Design direction</w:t>
            </w:r>
          </w:p>
        </w:tc>
      </w:tr>
      <w:tr w:rsidR="5DCC4991" w:rsidRPr="009C3439" w14:paraId="58CD9E17"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CD1ACB" w14:textId="373CC004" w:rsidR="008B04E2" w:rsidRPr="00F56CD7" w:rsidRDefault="0086530D" w:rsidP="00F56CD7">
            <w:pPr>
              <w:pStyle w:val="NormalWeb"/>
              <w:spacing w:line="300" w:lineRule="atLeast"/>
              <w:rPr>
                <w:rFonts w:ascii="Segoe UI" w:hAnsi="Segoe UI" w:cs="Segoe UI"/>
                <w:sz w:val="21"/>
                <w:szCs w:val="21"/>
              </w:rPr>
            </w:pPr>
            <w:commentRangeStart w:id="21"/>
            <w:r w:rsidRPr="00F56CD7">
              <w:rPr>
                <w:rFonts w:ascii="Segoe UI" w:hAnsi="Segoe UI" w:cs="Segoe UI"/>
                <w:sz w:val="21"/>
                <w:szCs w:val="21"/>
              </w:rPr>
              <w:t xml:space="preserve">Person </w:t>
            </w:r>
            <w:r w:rsidR="00E67012" w:rsidRPr="00F56CD7">
              <w:rPr>
                <w:rFonts w:ascii="Segoe UI" w:hAnsi="Segoe UI" w:cs="Segoe UI"/>
                <w:sz w:val="21"/>
                <w:szCs w:val="21"/>
              </w:rPr>
              <w:t xml:space="preserve">walking down the sidewalk of a shopping </w:t>
            </w:r>
            <w:r w:rsidR="00F21104" w:rsidRPr="00F56CD7">
              <w:rPr>
                <w:rFonts w:ascii="Segoe UI" w:hAnsi="Segoe UI" w:cs="Segoe UI"/>
                <w:sz w:val="21"/>
                <w:szCs w:val="21"/>
              </w:rPr>
              <w:t>district</w:t>
            </w:r>
            <w:r w:rsidR="000F1A56" w:rsidRPr="00F56CD7">
              <w:rPr>
                <w:rFonts w:ascii="Segoe UI" w:hAnsi="Segoe UI" w:cs="Segoe UI"/>
                <w:sz w:val="21"/>
                <w:szCs w:val="21"/>
              </w:rPr>
              <w:t xml:space="preserve"> in a quaint downtown area</w:t>
            </w:r>
            <w:r w:rsidR="00F21104" w:rsidRPr="00F56CD7">
              <w:rPr>
                <w:rFonts w:ascii="Segoe UI" w:hAnsi="Segoe UI" w:cs="Segoe UI"/>
                <w:sz w:val="21"/>
                <w:szCs w:val="21"/>
              </w:rPr>
              <w:t xml:space="preserve">. Signs on the stores say: </w:t>
            </w:r>
            <w:r w:rsidR="009F728A">
              <w:rPr>
                <w:rFonts w:ascii="Segoe UI" w:hAnsi="Segoe UI" w:cs="Segoe UI"/>
                <w:sz w:val="21"/>
                <w:szCs w:val="21"/>
              </w:rPr>
              <w:t>Personal Growth</w:t>
            </w:r>
            <w:r w:rsidR="00AE4075" w:rsidRPr="00F56CD7">
              <w:rPr>
                <w:rFonts w:ascii="Segoe UI" w:hAnsi="Segoe UI" w:cs="Segoe UI"/>
                <w:sz w:val="21"/>
                <w:szCs w:val="21"/>
              </w:rPr>
              <w:t xml:space="preserve">, </w:t>
            </w:r>
            <w:r w:rsidR="009F728A">
              <w:rPr>
                <w:rFonts w:ascii="Segoe UI" w:hAnsi="Segoe UI" w:cs="Segoe UI"/>
                <w:sz w:val="21"/>
                <w:szCs w:val="21"/>
              </w:rPr>
              <w:t>Life Experiences</w:t>
            </w:r>
            <w:r w:rsidR="00AE4075" w:rsidRPr="00F56CD7">
              <w:rPr>
                <w:rFonts w:ascii="Segoe UI" w:hAnsi="Segoe UI" w:cs="Segoe UI"/>
                <w:sz w:val="21"/>
                <w:szCs w:val="21"/>
              </w:rPr>
              <w:t xml:space="preserve">, </w:t>
            </w:r>
            <w:r w:rsidR="000B7954">
              <w:rPr>
                <w:rFonts w:ascii="Segoe UI" w:hAnsi="Segoe UI" w:cs="Segoe UI"/>
                <w:sz w:val="21"/>
                <w:szCs w:val="21"/>
              </w:rPr>
              <w:t>Flexibility</w:t>
            </w:r>
            <w:r w:rsidR="00AE4075" w:rsidRPr="00F56CD7">
              <w:rPr>
                <w:rFonts w:ascii="Segoe UI" w:hAnsi="Segoe UI" w:cs="Segoe UI"/>
                <w:sz w:val="21"/>
                <w:szCs w:val="21"/>
              </w:rPr>
              <w:t xml:space="preserve">, </w:t>
            </w:r>
            <w:r w:rsidR="003166D3">
              <w:rPr>
                <w:rFonts w:ascii="Segoe UI" w:hAnsi="Segoe UI" w:cs="Segoe UI"/>
                <w:sz w:val="21"/>
                <w:szCs w:val="21"/>
              </w:rPr>
              <w:t>Social Connections</w:t>
            </w:r>
            <w:r w:rsidR="00AE4075" w:rsidRPr="00F56CD7">
              <w:rPr>
                <w:rFonts w:ascii="Segoe UI" w:hAnsi="Segoe UI" w:cs="Segoe UI"/>
                <w:sz w:val="21"/>
                <w:szCs w:val="21"/>
              </w:rPr>
              <w:t xml:space="preserve">, </w:t>
            </w:r>
            <w:r w:rsidR="00E701BD">
              <w:rPr>
                <w:rFonts w:ascii="Segoe UI" w:hAnsi="Segoe UI" w:cs="Segoe UI"/>
                <w:sz w:val="21"/>
                <w:szCs w:val="21"/>
              </w:rPr>
              <w:t>Reputation</w:t>
            </w:r>
            <w:r w:rsidR="000F1A56" w:rsidRPr="00F56CD7">
              <w:rPr>
                <w:rFonts w:ascii="Segoe UI" w:hAnsi="Segoe UI" w:cs="Segoe UI"/>
                <w:sz w:val="21"/>
                <w:szCs w:val="21"/>
              </w:rPr>
              <w:t>.</w:t>
            </w:r>
            <w:commentRangeEnd w:id="21"/>
            <w:r w:rsidRPr="00F56CD7">
              <w:rPr>
                <w:rFonts w:ascii="Segoe UI" w:hAnsi="Segoe UI" w:cs="Segoe UI"/>
                <w:sz w:val="21"/>
                <w:szCs w:val="21"/>
              </w:rPr>
              <w:commentReference w:id="21"/>
            </w:r>
          </w:p>
          <w:p w14:paraId="517A7C81" w14:textId="65E4FE13" w:rsidR="008B04E2" w:rsidRPr="00F56CD7" w:rsidRDefault="4BBDC8DB" w:rsidP="00F56CD7">
            <w:pPr>
              <w:pStyle w:val="NormalWeb"/>
              <w:spacing w:line="300" w:lineRule="atLeast"/>
              <w:rPr>
                <w:rFonts w:ascii="Segoe UI" w:hAnsi="Segoe UI" w:cs="Segoe UI"/>
                <w:sz w:val="21"/>
                <w:szCs w:val="21"/>
              </w:rPr>
            </w:pPr>
            <w:commentRangeStart w:id="22"/>
            <w:commentRangeStart w:id="23"/>
            <w:r w:rsidRPr="00F56CD7">
              <w:rPr>
                <w:rFonts w:ascii="Segoe UI" w:hAnsi="Segoe UI" w:cs="Segoe UI"/>
                <w:sz w:val="21"/>
                <w:szCs w:val="21"/>
              </w:rPr>
              <w:t>Person is NOT carrying any shopping bags yet – that will come in the last screen.</w:t>
            </w:r>
            <w:commentRangeEnd w:id="22"/>
            <w:r w:rsidR="008B04E2" w:rsidRPr="00F56CD7">
              <w:rPr>
                <w:rFonts w:ascii="Segoe UI" w:hAnsi="Segoe UI" w:cs="Segoe UI"/>
                <w:sz w:val="21"/>
                <w:szCs w:val="21"/>
              </w:rPr>
              <w:commentReference w:id="22"/>
            </w:r>
            <w:commentRangeEnd w:id="23"/>
            <w:r w:rsidR="008B04E2" w:rsidRPr="00F56CD7">
              <w:rPr>
                <w:rFonts w:ascii="Segoe UI" w:hAnsi="Segoe UI" w:cs="Segoe UI"/>
                <w:sz w:val="21"/>
                <w:szCs w:val="21"/>
              </w:rPr>
              <w:commentReference w:id="23"/>
            </w:r>
          </w:p>
          <w:p w14:paraId="5A1B3A58" w14:textId="77777777" w:rsidR="008B04E2" w:rsidRDefault="008B04E2" w:rsidP="261A5EBE"/>
          <w:p w14:paraId="03D1AB0D" w14:textId="2137CE96" w:rsidR="00C6429E" w:rsidRPr="00F83AC3" w:rsidRDefault="005C6DC1" w:rsidP="5DCC4991">
            <w:pPr>
              <w:rPr>
                <w:rFonts w:ascii="Arial" w:eastAsia="Arial" w:hAnsi="Arial" w:cs="Arial"/>
                <w:sz w:val="22"/>
                <w:szCs w:val="22"/>
              </w:rPr>
            </w:pPr>
            <w:r>
              <w:t xml:space="preserve"> </w:t>
            </w:r>
            <w:r>
              <w:fldChar w:fldCharType="begin"/>
            </w:r>
            <w:r>
              <w:instrText xml:space="preserve"> INCLUDEPICTURE "https://encrypted-tbn0.gstatic.com/images?q=tbn:ANd9GcQO2r8spIubAjbaIsbkpVeYCinYH4hKxEBtsA&amp;s" \* MERGEFORMATINET </w:instrText>
            </w:r>
            <w:r>
              <w:fldChar w:fldCharType="separate"/>
            </w:r>
            <w:r>
              <w:rPr>
                <w:noProof/>
              </w:rPr>
              <w:drawing>
                <wp:inline distT="0" distB="0" distL="0" distR="0" wp14:anchorId="5332F5B6" wp14:editId="0069499E">
                  <wp:extent cx="1693994" cy="1066800"/>
                  <wp:effectExtent l="0" t="0" r="0" b="0"/>
                  <wp:docPr id="811883117" name="Picture 2" descr="Shopping Street Stock Illustr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pping Street Stock Illustration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3340" cy="1110471"/>
                          </a:xfrm>
                          <a:prstGeom prst="rect">
                            <a:avLst/>
                          </a:prstGeom>
                          <a:noFill/>
                          <a:ln>
                            <a:noFill/>
                          </a:ln>
                        </pic:spPr>
                      </pic:pic>
                    </a:graphicData>
                  </a:graphic>
                </wp:inline>
              </w:drawing>
            </w:r>
            <w:r>
              <w:fldChar w:fldCharType="end"/>
            </w:r>
            <w:r w:rsidR="001671FF">
              <w:rPr>
                <w:noProof/>
              </w:rPr>
              <w:drawing>
                <wp:inline distT="0" distB="0" distL="0" distR="0" wp14:anchorId="145F85D3" wp14:editId="7AFBAECB">
                  <wp:extent cx="1905000" cy="1066800"/>
                  <wp:effectExtent l="0" t="0" r="0" b="0"/>
                  <wp:docPr id="1302920180" name="Picture 5" descr="Urban Stores Stock Illustrations –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rban Stores Stock Illustrations – 2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r w:rsidR="006266BF">
              <w:rPr>
                <w:noProof/>
              </w:rPr>
              <w:drawing>
                <wp:inline distT="0" distB="0" distL="0" distR="0" wp14:anchorId="4DA9F2FC" wp14:editId="21BE6BBC">
                  <wp:extent cx="1887855" cy="1083945"/>
                  <wp:effectExtent l="0" t="0" r="4445" b="0"/>
                  <wp:docPr id="729139613" name="Picture 6" descr="Colorful Downtown Shops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lorful Downtown Shops Stock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7855" cy="1083945"/>
                          </a:xfrm>
                          <a:prstGeom prst="rect">
                            <a:avLst/>
                          </a:prstGeom>
                          <a:noFill/>
                          <a:ln>
                            <a:noFill/>
                          </a:ln>
                        </pic:spPr>
                      </pic:pic>
                    </a:graphicData>
                  </a:graphic>
                </wp:inline>
              </w:drawing>
            </w:r>
          </w:p>
        </w:tc>
      </w:tr>
      <w:tr w:rsidR="000A36E5" w:rsidRPr="009C3439" w14:paraId="379C7246"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57E998EC" w14:textId="171517FE" w:rsidR="000A36E5" w:rsidRDefault="000A36E5" w:rsidP="00D4401A">
            <w:pPr>
              <w:jc w:val="center"/>
            </w:pPr>
            <w:r w:rsidRPr="00DC7838">
              <w:rPr>
                <w:rFonts w:ascii="Arial" w:eastAsia="Arial" w:hAnsi="Arial" w:cs="Arial"/>
                <w:b/>
                <w:bCs/>
                <w:sz w:val="22"/>
                <w:szCs w:val="22"/>
                <w:lang w:val="en"/>
              </w:rPr>
              <w:t xml:space="preserve">Screen </w:t>
            </w:r>
            <w:r w:rsidR="00D4401A">
              <w:rPr>
                <w:rFonts w:ascii="Arial" w:eastAsia="Arial" w:hAnsi="Arial" w:cs="Arial"/>
                <w:b/>
                <w:bCs/>
                <w:sz w:val="22"/>
                <w:szCs w:val="22"/>
                <w:lang w:val="en"/>
              </w:rPr>
              <w:t>2</w:t>
            </w:r>
            <w:r w:rsidRPr="00DC7838">
              <w:rPr>
                <w:rFonts w:ascii="Arial" w:eastAsia="Arial" w:hAnsi="Arial" w:cs="Arial"/>
                <w:b/>
                <w:bCs/>
                <w:sz w:val="22"/>
                <w:szCs w:val="22"/>
                <w:lang w:val="en"/>
              </w:rPr>
              <w:t>: Context Screen #1</w:t>
            </w:r>
          </w:p>
        </w:tc>
      </w:tr>
      <w:tr w:rsidR="000A36E5" w:rsidRPr="009C3439" w14:paraId="476B2181"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B2FB9B" w14:textId="51F9FEEB" w:rsidR="000A36E5" w:rsidRDefault="000A36E5" w:rsidP="000A36E5">
            <w:r w:rsidRPr="00DC7838">
              <w:rPr>
                <w:rFonts w:ascii="Arial" w:eastAsia="Arial" w:hAnsi="Arial" w:cs="Arial"/>
                <w:b/>
                <w:bCs/>
                <w:sz w:val="22"/>
                <w:szCs w:val="22"/>
                <w:lang w:val="en"/>
              </w:rPr>
              <w:lastRenderedPageBreak/>
              <w:t xml:space="preserve">Content </w:t>
            </w:r>
          </w:p>
        </w:tc>
      </w:tr>
      <w:tr w:rsidR="000A36E5" w:rsidRPr="009C3439" w14:paraId="228C4CE3"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495CFA" w14:textId="77777777" w:rsidR="000A36E5" w:rsidRPr="00DC7838" w:rsidRDefault="000A36E5" w:rsidP="000A36E5">
            <w:pPr>
              <w:rPr>
                <w:rFonts w:ascii="Arial" w:eastAsia="Arial" w:hAnsi="Arial" w:cs="Arial"/>
                <w:sz w:val="22"/>
                <w:szCs w:val="22"/>
              </w:rPr>
            </w:pPr>
            <w:r w:rsidRPr="261A5EBE">
              <w:rPr>
                <w:rFonts w:ascii="Arial" w:eastAsia="Arial" w:hAnsi="Arial" w:cs="Arial"/>
                <w:b/>
                <w:bCs/>
                <w:sz w:val="22"/>
                <w:szCs w:val="22"/>
                <w:highlight w:val="lightGray"/>
              </w:rPr>
              <w:t>[Title –  / 45]</w:t>
            </w:r>
            <w:r w:rsidRPr="261A5EBE">
              <w:rPr>
                <w:rFonts w:ascii="Arial" w:eastAsia="Arial" w:hAnsi="Arial" w:cs="Arial"/>
                <w:b/>
                <w:bCs/>
                <w:sz w:val="22"/>
                <w:szCs w:val="22"/>
              </w:rPr>
              <w:t xml:space="preserve"> </w:t>
            </w:r>
          </w:p>
          <w:p w14:paraId="4680A309" w14:textId="55B9820F" w:rsidR="000A36E5" w:rsidRDefault="009F728A" w:rsidP="000A36E5">
            <w:r>
              <w:rPr>
                <w:rFonts w:ascii="Arial" w:eastAsia="Arial" w:hAnsi="Arial" w:cs="Arial"/>
                <w:b/>
                <w:bCs/>
                <w:sz w:val="28"/>
                <w:szCs w:val="28"/>
              </w:rPr>
              <w:t>Personal Growth</w:t>
            </w:r>
            <w:r w:rsidR="004B667E">
              <w:rPr>
                <w:rFonts w:ascii="Arial" w:eastAsia="Arial" w:hAnsi="Arial" w:cs="Arial"/>
                <w:b/>
                <w:bCs/>
                <w:sz w:val="28"/>
                <w:szCs w:val="28"/>
              </w:rPr>
              <w:t xml:space="preserve">: </w:t>
            </w:r>
            <w:r w:rsidR="006740CA">
              <w:rPr>
                <w:rFonts w:ascii="Arial" w:eastAsia="Arial" w:hAnsi="Arial" w:cs="Arial"/>
                <w:b/>
                <w:bCs/>
                <w:sz w:val="28"/>
                <w:szCs w:val="28"/>
              </w:rPr>
              <w:t>H</w:t>
            </w:r>
            <w:r w:rsidR="004B667E">
              <w:rPr>
                <w:rFonts w:ascii="Arial" w:eastAsia="Arial" w:hAnsi="Arial" w:cs="Arial"/>
                <w:b/>
                <w:bCs/>
                <w:sz w:val="28"/>
                <w:szCs w:val="28"/>
              </w:rPr>
              <w:t xml:space="preserve">ealth/fitness </w:t>
            </w:r>
            <w:r w:rsidR="00D0551A">
              <w:rPr>
                <w:rFonts w:ascii="Arial" w:eastAsia="Arial" w:hAnsi="Arial" w:cs="Arial"/>
                <w:b/>
                <w:bCs/>
                <w:sz w:val="28"/>
                <w:szCs w:val="28"/>
              </w:rPr>
              <w:t>&amp;</w:t>
            </w:r>
            <w:r w:rsidR="004B667E">
              <w:rPr>
                <w:rFonts w:ascii="Arial" w:eastAsia="Arial" w:hAnsi="Arial" w:cs="Arial"/>
                <w:b/>
                <w:bCs/>
                <w:sz w:val="28"/>
                <w:szCs w:val="28"/>
              </w:rPr>
              <w:t xml:space="preserve"> self-improvement</w:t>
            </w:r>
          </w:p>
          <w:p w14:paraId="4FFB5D4C" w14:textId="77777777" w:rsidR="000A36E5" w:rsidRPr="00DC7838" w:rsidRDefault="000A36E5" w:rsidP="000A36E5">
            <w:pPr>
              <w:rPr>
                <w:rFonts w:ascii="Arial" w:eastAsia="Arial" w:hAnsi="Arial" w:cs="Arial"/>
                <w:b/>
                <w:bCs/>
                <w:sz w:val="28"/>
                <w:szCs w:val="28"/>
              </w:rPr>
            </w:pPr>
          </w:p>
          <w:p w14:paraId="7936FBF5" w14:textId="77777777" w:rsidR="000A36E5" w:rsidRPr="00DC7838" w:rsidRDefault="000A36E5" w:rsidP="000A36E5">
            <w:pPr>
              <w:rPr>
                <w:rFonts w:ascii="Arial" w:eastAsia="Arial" w:hAnsi="Arial" w:cs="Arial"/>
                <w:sz w:val="22"/>
                <w:szCs w:val="22"/>
              </w:rPr>
            </w:pPr>
            <w:r w:rsidRPr="09490CB3">
              <w:rPr>
                <w:rFonts w:ascii="Arial" w:eastAsia="Arial" w:hAnsi="Arial" w:cs="Arial"/>
                <w:b/>
                <w:bCs/>
                <w:sz w:val="22"/>
                <w:szCs w:val="22"/>
                <w:highlight w:val="lightGray"/>
                <w:lang w:val="en"/>
              </w:rPr>
              <w:t>[Paragraph 1 – / 147]</w:t>
            </w:r>
            <w:r w:rsidRPr="09490CB3">
              <w:rPr>
                <w:rFonts w:ascii="Arial" w:eastAsia="Arial" w:hAnsi="Arial" w:cs="Arial"/>
                <w:sz w:val="22"/>
                <w:szCs w:val="22"/>
              </w:rPr>
              <w:t xml:space="preserve"> </w:t>
            </w:r>
          </w:p>
          <w:p w14:paraId="287B16BE" w14:textId="137352F2" w:rsidR="00073B4E" w:rsidRDefault="00073B4E" w:rsidP="0082557E">
            <w:pPr>
              <w:pStyle w:val="NormalWeb"/>
              <w:spacing w:line="300" w:lineRule="atLeast"/>
              <w:rPr>
                <w:rFonts w:ascii="Segoe UI" w:hAnsi="Segoe UI" w:cs="Segoe UI"/>
                <w:sz w:val="21"/>
                <w:szCs w:val="21"/>
              </w:rPr>
            </w:pPr>
            <w:r>
              <w:rPr>
                <w:rFonts w:ascii="Segoe UI" w:hAnsi="Segoe UI" w:cs="Segoe UI"/>
                <w:sz w:val="21"/>
                <w:szCs w:val="21"/>
              </w:rPr>
              <w:t xml:space="preserve">Ramit Sethi's </w:t>
            </w:r>
            <w:r w:rsidR="00A42F77">
              <w:rPr>
                <w:rFonts w:ascii="Segoe UI" w:hAnsi="Segoe UI" w:cs="Segoe UI"/>
                <w:sz w:val="21"/>
                <w:szCs w:val="21"/>
              </w:rPr>
              <w:t>h</w:t>
            </w:r>
            <w:r>
              <w:rPr>
                <w:rFonts w:ascii="Segoe UI" w:hAnsi="Segoe UI" w:cs="Segoe UI"/>
                <w:sz w:val="21"/>
                <w:szCs w:val="21"/>
              </w:rPr>
              <w:t>ealth/</w:t>
            </w:r>
            <w:r w:rsidR="0082557E">
              <w:rPr>
                <w:rFonts w:ascii="Segoe UI" w:hAnsi="Segoe UI" w:cs="Segoe UI"/>
                <w:sz w:val="21"/>
                <w:szCs w:val="21"/>
              </w:rPr>
              <w:t>f</w:t>
            </w:r>
            <w:r>
              <w:rPr>
                <w:rFonts w:ascii="Segoe UI" w:hAnsi="Segoe UI" w:cs="Segoe UI"/>
                <w:sz w:val="21"/>
                <w:szCs w:val="21"/>
              </w:rPr>
              <w:t xml:space="preserve">itness and </w:t>
            </w:r>
            <w:r w:rsidR="00A42F77">
              <w:rPr>
                <w:rFonts w:ascii="Segoe UI" w:hAnsi="Segoe UI" w:cs="Segoe UI"/>
                <w:sz w:val="21"/>
                <w:szCs w:val="21"/>
              </w:rPr>
              <w:t>s</w:t>
            </w:r>
            <w:r>
              <w:rPr>
                <w:rFonts w:ascii="Segoe UI" w:hAnsi="Segoe UI" w:cs="Segoe UI"/>
                <w:sz w:val="21"/>
                <w:szCs w:val="21"/>
              </w:rPr>
              <w:t xml:space="preserve">elf-improvement Money Dials focus on spending to enhance well-being and </w:t>
            </w:r>
            <w:r w:rsidR="0082557E">
              <w:rPr>
                <w:rFonts w:ascii="Segoe UI" w:hAnsi="Segoe UI" w:cs="Segoe UI"/>
                <w:sz w:val="21"/>
                <w:szCs w:val="21"/>
              </w:rPr>
              <w:t xml:space="preserve">personal </w:t>
            </w:r>
            <w:r>
              <w:rPr>
                <w:rFonts w:ascii="Segoe UI" w:hAnsi="Segoe UI" w:cs="Segoe UI"/>
                <w:sz w:val="21"/>
                <w:szCs w:val="21"/>
              </w:rPr>
              <w:t xml:space="preserve">development. We've grouped these into a broader </w:t>
            </w:r>
            <w:r w:rsidR="009F728A">
              <w:rPr>
                <w:rFonts w:ascii="Segoe UI" w:hAnsi="Segoe UI" w:cs="Segoe UI"/>
                <w:sz w:val="21"/>
                <w:szCs w:val="21"/>
              </w:rPr>
              <w:t>Personal Growth</w:t>
            </w:r>
            <w:r>
              <w:rPr>
                <w:rFonts w:ascii="Segoe UI" w:hAnsi="Segoe UI" w:cs="Segoe UI"/>
                <w:sz w:val="21"/>
                <w:szCs w:val="21"/>
              </w:rPr>
              <w:t xml:space="preserve"> category. </w:t>
            </w:r>
          </w:p>
          <w:p w14:paraId="69C30FEC" w14:textId="77777777" w:rsidR="000A36E5" w:rsidRDefault="000A36E5" w:rsidP="000A36E5">
            <w:pPr>
              <w:rPr>
                <w:b/>
                <w:bCs/>
                <w:sz w:val="22"/>
                <w:szCs w:val="22"/>
                <w:lang w:val="en"/>
              </w:rPr>
            </w:pPr>
          </w:p>
          <w:p w14:paraId="7B46CA91" w14:textId="77777777" w:rsidR="000A36E5" w:rsidRPr="00DC7838" w:rsidRDefault="000A36E5" w:rsidP="000A36E5">
            <w:pPr>
              <w:rPr>
                <w:sz w:val="22"/>
                <w:szCs w:val="22"/>
              </w:rPr>
            </w:pPr>
            <w:r w:rsidRPr="09490CB3">
              <w:rPr>
                <w:b/>
                <w:bCs/>
                <w:sz w:val="22"/>
                <w:szCs w:val="22"/>
                <w:highlight w:val="lightGray"/>
                <w:lang w:val="en"/>
              </w:rPr>
              <w:t>[Paragraph 2 – / 147]</w:t>
            </w:r>
          </w:p>
          <w:p w14:paraId="48E3AFDB" w14:textId="55E0E22F" w:rsidR="0082557E" w:rsidRDefault="0082557E" w:rsidP="0082557E">
            <w:pPr>
              <w:pStyle w:val="NormalWeb"/>
              <w:spacing w:line="300" w:lineRule="atLeast"/>
              <w:rPr>
                <w:rFonts w:ascii="Segoe UI" w:hAnsi="Segoe UI" w:cs="Segoe UI"/>
                <w:sz w:val="21"/>
                <w:szCs w:val="21"/>
              </w:rPr>
            </w:pPr>
            <w:commentRangeStart w:id="24"/>
            <w:commentRangeStart w:id="25"/>
            <w:r>
              <w:rPr>
                <w:rFonts w:ascii="Segoe UI" w:hAnsi="Segoe UI" w:cs="Segoe UI"/>
                <w:sz w:val="21"/>
                <w:szCs w:val="21"/>
              </w:rPr>
              <w:t>Health/</w:t>
            </w:r>
            <w:r w:rsidR="001B3294">
              <w:rPr>
                <w:rFonts w:ascii="Segoe UI" w:hAnsi="Segoe UI" w:cs="Segoe UI"/>
                <w:sz w:val="21"/>
                <w:szCs w:val="21"/>
              </w:rPr>
              <w:t>f</w:t>
            </w:r>
            <w:r>
              <w:rPr>
                <w:rFonts w:ascii="Segoe UI" w:hAnsi="Segoe UI" w:cs="Segoe UI"/>
                <w:sz w:val="21"/>
                <w:szCs w:val="21"/>
              </w:rPr>
              <w:t xml:space="preserve">itness includes expenses like gym memberships and healthy food, while </w:t>
            </w:r>
            <w:r w:rsidR="00586343">
              <w:rPr>
                <w:rFonts w:ascii="Segoe UI" w:hAnsi="Segoe UI" w:cs="Segoe UI"/>
                <w:sz w:val="21"/>
                <w:szCs w:val="21"/>
              </w:rPr>
              <w:t>s</w:t>
            </w:r>
            <w:r>
              <w:rPr>
                <w:rFonts w:ascii="Segoe UI" w:hAnsi="Segoe UI" w:cs="Segoe UI"/>
                <w:sz w:val="21"/>
                <w:szCs w:val="21"/>
              </w:rPr>
              <w:t>elf-improvement covers courses and books. If these expenses are high on your priority list, consider leaning into them when budgeting.</w:t>
            </w:r>
            <w:commentRangeEnd w:id="24"/>
            <w:r>
              <w:rPr>
                <w:rStyle w:val="CommentReference"/>
              </w:rPr>
              <w:commentReference w:id="24"/>
            </w:r>
            <w:commentRangeEnd w:id="25"/>
            <w:r>
              <w:rPr>
                <w:rStyle w:val="CommentReference"/>
              </w:rPr>
              <w:commentReference w:id="25"/>
            </w:r>
          </w:p>
          <w:p w14:paraId="61DE51E1" w14:textId="77777777" w:rsidR="0082557E" w:rsidRDefault="0082557E" w:rsidP="0082557E">
            <w:pPr>
              <w:spacing w:line="300" w:lineRule="atLeast"/>
              <w:rPr>
                <w:rFonts w:ascii="Segoe UI Semibold" w:hAnsi="Segoe UI Semibold" w:cs="Segoe UI Semibold"/>
                <w:b/>
                <w:bCs/>
                <w:sz w:val="18"/>
                <w:szCs w:val="18"/>
              </w:rPr>
            </w:pPr>
            <w:r>
              <w:rPr>
                <w:rFonts w:ascii="Segoe UI Semibold" w:hAnsi="Segoe UI Semibold" w:cs="Segoe UI Semibold"/>
                <w:b/>
                <w:bCs/>
                <w:sz w:val="18"/>
                <w:szCs w:val="18"/>
              </w:rPr>
              <w:br/>
              <w:t>References</w:t>
            </w:r>
          </w:p>
          <w:p w14:paraId="28F7FF1B" w14:textId="77777777" w:rsidR="0082557E" w:rsidRDefault="0082557E" w:rsidP="0082557E">
            <w:pPr>
              <w:spacing w:line="300" w:lineRule="atLeast"/>
              <w:rPr>
                <w:rFonts w:ascii="Segoe UI" w:hAnsi="Segoe UI" w:cs="Segoe UI"/>
                <w:sz w:val="21"/>
                <w:szCs w:val="21"/>
              </w:rPr>
            </w:pPr>
            <w:r>
              <w:rPr>
                <w:rFonts w:ascii="Segoe UI" w:hAnsi="Segoe UI" w:cs="Segoe UI"/>
                <w:sz w:val="21"/>
                <w:szCs w:val="21"/>
              </w:rPr>
              <w:t xml:space="preserve">[1] </w:t>
            </w:r>
            <w:hyperlink r:id="rId15" w:history="1">
              <w:r>
                <w:rPr>
                  <w:rStyle w:val="Hyperlink"/>
                  <w:rFonts w:ascii="Segoe UI" w:eastAsiaTheme="majorEastAsia" w:hAnsi="Segoe UI" w:cs="Segoe UI"/>
                  <w:sz w:val="21"/>
                  <w:szCs w:val="21"/>
                </w:rPr>
                <w:t>Money Dials: How You Spend &amp; Why (Expert advice on spending)</w:t>
              </w:r>
            </w:hyperlink>
          </w:p>
          <w:p w14:paraId="757848C3" w14:textId="77777777" w:rsidR="000A36E5" w:rsidRDefault="000A36E5" w:rsidP="000A36E5"/>
        </w:tc>
      </w:tr>
      <w:tr w:rsidR="000A36E5" w:rsidRPr="009C3439" w14:paraId="5A6D001D"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7F4B00" w14:textId="14145A2A" w:rsidR="000A36E5" w:rsidRDefault="000A36E5" w:rsidP="000A36E5">
            <w:r w:rsidRPr="00AC750E">
              <w:rPr>
                <w:rFonts w:ascii="Arial" w:eastAsia="Arial" w:hAnsi="Arial" w:cs="Arial"/>
                <w:b/>
                <w:bCs/>
                <w:sz w:val="22"/>
                <w:szCs w:val="22"/>
              </w:rPr>
              <w:t>Design direction</w:t>
            </w:r>
          </w:p>
        </w:tc>
      </w:tr>
      <w:tr w:rsidR="000A36E5" w:rsidRPr="009C3439" w14:paraId="38C81BD6"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D3BC6C" w14:textId="596836B2" w:rsidR="000A36E5" w:rsidRDefault="000A36E5" w:rsidP="000A36E5">
            <w:pPr>
              <w:rPr>
                <w:rFonts w:ascii="Aptos" w:eastAsia="Aptos" w:hAnsi="Aptos" w:cs="Aptos"/>
              </w:rPr>
            </w:pPr>
            <w:r>
              <w:rPr>
                <w:rFonts w:ascii="Aptos" w:eastAsia="Aptos" w:hAnsi="Aptos" w:cs="Aptos"/>
              </w:rPr>
              <w:t>Person walking into the “</w:t>
            </w:r>
            <w:r w:rsidR="009F728A">
              <w:rPr>
                <w:rFonts w:ascii="Aptos" w:eastAsia="Aptos" w:hAnsi="Aptos" w:cs="Aptos"/>
              </w:rPr>
              <w:t>Personal Growth</w:t>
            </w:r>
            <w:r>
              <w:rPr>
                <w:rFonts w:ascii="Aptos" w:eastAsia="Aptos" w:hAnsi="Aptos" w:cs="Aptos"/>
              </w:rPr>
              <w:t>” store, which has stuff representing health/fitness in one window and stuff representing self-improvement in another.</w:t>
            </w:r>
          </w:p>
          <w:p w14:paraId="34F059CB" w14:textId="77777777" w:rsidR="000A36E5" w:rsidRDefault="000A36E5" w:rsidP="000A36E5">
            <w:pPr>
              <w:rPr>
                <w:rFonts w:ascii="Aptos" w:eastAsia="Aptos" w:hAnsi="Aptos" w:cs="Aptos"/>
              </w:rPr>
            </w:pPr>
          </w:p>
          <w:p w14:paraId="5C620E36" w14:textId="03B1A36E" w:rsidR="000A36E5" w:rsidRDefault="000A36E5" w:rsidP="000A36E5">
            <w:r>
              <w:rPr>
                <w:noProof/>
              </w:rPr>
              <w:drawing>
                <wp:inline distT="0" distB="0" distL="0" distR="0" wp14:anchorId="50D76EE7" wp14:editId="73C679BE">
                  <wp:extent cx="1676400" cy="1210945"/>
                  <wp:effectExtent l="0" t="0" r="0" b="0"/>
                  <wp:docPr id="311262721" name="Picture 3" descr="Window Shopping Wom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 Shopping Women Stock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1210945"/>
                          </a:xfrm>
                          <a:prstGeom prst="rect">
                            <a:avLst/>
                          </a:prstGeom>
                          <a:noFill/>
                          <a:ln>
                            <a:noFill/>
                          </a:ln>
                        </pic:spPr>
                      </pic:pic>
                    </a:graphicData>
                  </a:graphic>
                </wp:inline>
              </w:drawing>
            </w:r>
            <w:r>
              <w:rPr>
                <w:rFonts w:ascii="Aptos" w:eastAsia="Aptos" w:hAnsi="Aptos" w:cs="Aptos"/>
              </w:rPr>
              <w:t xml:space="preserve"> </w:t>
            </w:r>
            <w:r>
              <w:rPr>
                <w:noProof/>
              </w:rPr>
              <w:drawing>
                <wp:inline distT="0" distB="0" distL="0" distR="0" wp14:anchorId="20396875" wp14:editId="556922B3">
                  <wp:extent cx="1727200" cy="1176655"/>
                  <wp:effectExtent l="0" t="0" r="0" b="4445"/>
                  <wp:docPr id="874831379" name="Picture 4" descr="Woman Walking Into Store: Over 10,3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man Walking Into Store: Over 10,309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7200" cy="1176655"/>
                          </a:xfrm>
                          <a:prstGeom prst="rect">
                            <a:avLst/>
                          </a:prstGeom>
                          <a:noFill/>
                          <a:ln>
                            <a:noFill/>
                          </a:ln>
                        </pic:spPr>
                      </pic:pic>
                    </a:graphicData>
                  </a:graphic>
                </wp:inline>
              </w:drawing>
            </w:r>
          </w:p>
        </w:tc>
      </w:tr>
      <w:tr w:rsidR="5DCC4991" w:rsidRPr="009C3439" w14:paraId="77A7BA13"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0863D73B" w14:textId="038B193F" w:rsidR="5DCC4991" w:rsidRPr="009C3439" w:rsidRDefault="5DCC4991" w:rsidP="5DCC4991">
            <w:pPr>
              <w:jc w:val="center"/>
              <w:rPr>
                <w:rFonts w:ascii="Arial" w:eastAsia="Arial" w:hAnsi="Arial" w:cs="Arial"/>
                <w:b/>
                <w:bCs/>
                <w:sz w:val="22"/>
                <w:szCs w:val="22"/>
                <w:highlight w:val="yellow"/>
                <w:lang w:val="en"/>
              </w:rPr>
            </w:pPr>
            <w:r w:rsidRPr="001015E4">
              <w:rPr>
                <w:rFonts w:ascii="Arial" w:eastAsia="Arial" w:hAnsi="Arial" w:cs="Arial"/>
                <w:b/>
                <w:bCs/>
                <w:sz w:val="22"/>
                <w:szCs w:val="22"/>
                <w:lang w:val="en"/>
              </w:rPr>
              <w:t xml:space="preserve">Screen </w:t>
            </w:r>
            <w:r w:rsidR="002945AB">
              <w:rPr>
                <w:rFonts w:ascii="Arial" w:eastAsia="Arial" w:hAnsi="Arial" w:cs="Arial"/>
                <w:b/>
                <w:bCs/>
                <w:sz w:val="22"/>
                <w:szCs w:val="22"/>
                <w:lang w:val="en"/>
              </w:rPr>
              <w:t>3</w:t>
            </w:r>
            <w:r w:rsidRPr="001015E4">
              <w:rPr>
                <w:rFonts w:ascii="Arial" w:eastAsia="Arial" w:hAnsi="Arial" w:cs="Arial"/>
                <w:b/>
                <w:bCs/>
                <w:sz w:val="22"/>
                <w:szCs w:val="22"/>
                <w:lang w:val="en"/>
              </w:rPr>
              <w:t>: Poll</w:t>
            </w:r>
            <w:r w:rsidR="59CECD05" w:rsidRPr="001015E4">
              <w:rPr>
                <w:rFonts w:ascii="Arial" w:eastAsia="Arial" w:hAnsi="Arial" w:cs="Arial"/>
                <w:b/>
                <w:bCs/>
                <w:sz w:val="22"/>
                <w:szCs w:val="22"/>
                <w:lang w:val="en"/>
              </w:rPr>
              <w:t xml:space="preserve"> Question</w:t>
            </w:r>
            <w:r w:rsidR="499B4F9F" w:rsidRPr="001015E4">
              <w:rPr>
                <w:rFonts w:ascii="Arial" w:eastAsia="Arial" w:hAnsi="Arial" w:cs="Arial"/>
                <w:b/>
                <w:bCs/>
                <w:sz w:val="22"/>
                <w:szCs w:val="22"/>
                <w:lang w:val="en"/>
              </w:rPr>
              <w:t xml:space="preserve"> #1</w:t>
            </w:r>
          </w:p>
        </w:tc>
      </w:tr>
      <w:tr w:rsidR="5DCC4991" w:rsidRPr="009C3439" w14:paraId="68B60C3B"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9E78996" w14:textId="63614ECE" w:rsidR="5DCC4991" w:rsidRPr="001015E4" w:rsidRDefault="5DCC4991" w:rsidP="5DCC4991">
            <w:pPr>
              <w:rPr>
                <w:rFonts w:ascii="Arial" w:eastAsia="Arial" w:hAnsi="Arial" w:cs="Arial"/>
                <w:sz w:val="22"/>
                <w:szCs w:val="22"/>
              </w:rPr>
            </w:pPr>
            <w:r w:rsidRPr="001015E4">
              <w:rPr>
                <w:rFonts w:ascii="Arial" w:eastAsia="Arial" w:hAnsi="Arial" w:cs="Arial"/>
                <w:b/>
                <w:bCs/>
                <w:sz w:val="22"/>
                <w:szCs w:val="22"/>
                <w:lang w:val="en"/>
              </w:rPr>
              <w:t xml:space="preserve">Content </w:t>
            </w:r>
          </w:p>
        </w:tc>
      </w:tr>
      <w:tr w:rsidR="5DCC4991" w:rsidRPr="009C3439" w14:paraId="0E111522"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3A4FF8B5" w14:textId="0255C35D" w:rsidR="5F677785" w:rsidRPr="00350B35" w:rsidRDefault="500ECB38" w:rsidP="5DCC4991">
            <w:pPr>
              <w:rPr>
                <w:rFonts w:ascii="Arial" w:eastAsia="Arial" w:hAnsi="Arial" w:cs="Arial"/>
                <w:b/>
                <w:sz w:val="22"/>
                <w:szCs w:val="22"/>
                <w:highlight w:val="lightGray"/>
              </w:rPr>
            </w:pPr>
            <w:r w:rsidRPr="261A5EBE">
              <w:rPr>
                <w:rFonts w:ascii="Arial" w:eastAsia="Arial" w:hAnsi="Arial" w:cs="Arial"/>
                <w:b/>
                <w:bCs/>
                <w:sz w:val="22"/>
                <w:szCs w:val="22"/>
                <w:highlight w:val="lightGray"/>
              </w:rPr>
              <w:t xml:space="preserve">[Title –  / 65] </w:t>
            </w:r>
          </w:p>
          <w:p w14:paraId="4059CD63" w14:textId="7BFB7240" w:rsidR="7AF04E77" w:rsidRDefault="009F728A" w:rsidP="261A5EBE">
            <w:pPr>
              <w:rPr>
                <w:rFonts w:ascii="Arial" w:eastAsia="Arial" w:hAnsi="Arial" w:cs="Arial"/>
                <w:b/>
                <w:bCs/>
                <w:sz w:val="28"/>
                <w:szCs w:val="28"/>
              </w:rPr>
            </w:pPr>
            <w:r>
              <w:rPr>
                <w:rFonts w:ascii="Arial" w:eastAsia="Arial" w:hAnsi="Arial" w:cs="Arial"/>
                <w:b/>
                <w:bCs/>
                <w:sz w:val="28"/>
                <w:szCs w:val="28"/>
              </w:rPr>
              <w:t>Personal Growth</w:t>
            </w:r>
            <w:r w:rsidR="00DB73C1">
              <w:rPr>
                <w:rFonts w:ascii="Arial" w:eastAsia="Arial" w:hAnsi="Arial" w:cs="Arial"/>
                <w:b/>
                <w:bCs/>
                <w:sz w:val="28"/>
                <w:szCs w:val="28"/>
              </w:rPr>
              <w:t xml:space="preserve">: </w:t>
            </w:r>
            <w:r w:rsidR="00DB73C1" w:rsidRPr="00F664EF">
              <w:rPr>
                <w:rFonts w:ascii="Arial" w:eastAsia="Arial" w:hAnsi="Arial" w:cs="Arial"/>
                <w:b/>
                <w:bCs/>
                <w:sz w:val="28"/>
                <w:szCs w:val="28"/>
              </w:rPr>
              <w:t>How do these expenses rank on your priority list?</w:t>
            </w:r>
          </w:p>
          <w:p w14:paraId="0BA53678" w14:textId="77777777" w:rsidR="00E44A43" w:rsidRPr="001015E4" w:rsidRDefault="00E44A43" w:rsidP="5DCC4991">
            <w:pPr>
              <w:rPr>
                <w:rFonts w:ascii="Arial" w:eastAsia="Arial" w:hAnsi="Arial" w:cs="Arial"/>
                <w:b/>
                <w:bCs/>
                <w:sz w:val="28"/>
                <w:szCs w:val="28"/>
              </w:rPr>
            </w:pPr>
          </w:p>
          <w:p w14:paraId="16840276" w14:textId="4406810D" w:rsidR="00235374" w:rsidRDefault="2727B3CC" w:rsidP="5DCC4991">
            <w:pPr>
              <w:rPr>
                <w:rFonts w:ascii="Arial" w:eastAsia="Arial" w:hAnsi="Arial" w:cs="Arial"/>
                <w:b/>
                <w:bCs/>
                <w:sz w:val="22"/>
                <w:szCs w:val="22"/>
                <w:highlight w:val="lightGray"/>
                <w:lang w:val="en"/>
              </w:rPr>
            </w:pPr>
            <w:r w:rsidRPr="29BDF0E9">
              <w:rPr>
                <w:rFonts w:ascii="Arial" w:eastAsia="Arial" w:hAnsi="Arial" w:cs="Arial"/>
                <w:b/>
                <w:bCs/>
                <w:sz w:val="22"/>
                <w:szCs w:val="22"/>
                <w:highlight w:val="lightGray"/>
                <w:lang w:val="en"/>
              </w:rPr>
              <w:t>[Description – / 145]</w:t>
            </w:r>
            <w:r>
              <w:br/>
            </w:r>
            <w:commentRangeStart w:id="26"/>
            <w:r w:rsidR="00235374" w:rsidRPr="00886153">
              <w:rPr>
                <w:rFonts w:ascii="Aptos" w:eastAsia="Aptos" w:hAnsi="Aptos" w:cs="Aptos"/>
              </w:rPr>
              <w:t xml:space="preserve">Reflect on </w:t>
            </w:r>
            <w:r w:rsidR="00F340C2" w:rsidRPr="00886153">
              <w:rPr>
                <w:rFonts w:ascii="Aptos" w:eastAsia="Aptos" w:hAnsi="Aptos" w:cs="Aptos"/>
              </w:rPr>
              <w:t>how</w:t>
            </w:r>
            <w:r w:rsidR="00235374" w:rsidRPr="00886153">
              <w:rPr>
                <w:rFonts w:ascii="Aptos" w:eastAsia="Aptos" w:hAnsi="Aptos" w:cs="Aptos"/>
              </w:rPr>
              <w:t xml:space="preserve"> health/fitness and self-improvement </w:t>
            </w:r>
            <w:r w:rsidR="00F340C2" w:rsidRPr="00886153">
              <w:rPr>
                <w:rFonts w:ascii="Aptos" w:eastAsia="Aptos" w:hAnsi="Aptos" w:cs="Aptos"/>
              </w:rPr>
              <w:t>resonate</w:t>
            </w:r>
            <w:r w:rsidR="00235374" w:rsidRPr="00886153">
              <w:rPr>
                <w:rFonts w:ascii="Aptos" w:eastAsia="Aptos" w:hAnsi="Aptos" w:cs="Aptos"/>
              </w:rPr>
              <w:t xml:space="preserve"> with you</w:t>
            </w:r>
            <w:r w:rsidR="00F340C2" w:rsidRPr="00886153">
              <w:rPr>
                <w:rFonts w:ascii="Aptos" w:eastAsia="Aptos" w:hAnsi="Aptos" w:cs="Aptos"/>
              </w:rPr>
              <w:t xml:space="preserve">. </w:t>
            </w:r>
            <w:commentRangeStart w:id="27"/>
            <w:r w:rsidR="00713814">
              <w:rPr>
                <w:rFonts w:ascii="Aptos" w:eastAsia="Aptos" w:hAnsi="Aptos" w:cs="Aptos"/>
              </w:rPr>
              <w:t>(</w:t>
            </w:r>
            <w:r w:rsidR="00F340C2" w:rsidRPr="00886153">
              <w:rPr>
                <w:rFonts w:ascii="Aptos" w:eastAsia="Aptos" w:hAnsi="Aptos" w:cs="Aptos"/>
              </w:rPr>
              <w:t>Only rate it high if it’s</w:t>
            </w:r>
            <w:r w:rsidR="00713814">
              <w:rPr>
                <w:rFonts w:ascii="Aptos" w:eastAsia="Aptos" w:hAnsi="Aptos" w:cs="Aptos"/>
              </w:rPr>
              <w:t xml:space="preserve"> your</w:t>
            </w:r>
            <w:r w:rsidR="00F340C2" w:rsidRPr="00886153">
              <w:rPr>
                <w:rFonts w:ascii="Aptos" w:eastAsia="Aptos" w:hAnsi="Aptos" w:cs="Aptos"/>
              </w:rPr>
              <w:t xml:space="preserve"> top priority</w:t>
            </w:r>
            <w:r w:rsidR="00713814">
              <w:rPr>
                <w:rFonts w:ascii="Aptos" w:eastAsia="Aptos" w:hAnsi="Aptos" w:cs="Aptos"/>
              </w:rPr>
              <w:t>.)</w:t>
            </w:r>
            <w:r w:rsidR="00235374" w:rsidRPr="00350B35">
              <w:rPr>
                <w:rFonts w:ascii="Arial" w:eastAsia="Arial" w:hAnsi="Arial" w:cs="Arial"/>
                <w:b/>
                <w:bCs/>
                <w:sz w:val="22"/>
                <w:szCs w:val="22"/>
                <w:highlight w:val="lightGray"/>
                <w:lang w:val="en"/>
              </w:rPr>
              <w:t xml:space="preserve"> </w:t>
            </w:r>
            <w:commentRangeEnd w:id="27"/>
            <w:r>
              <w:rPr>
                <w:rStyle w:val="CommentReference"/>
              </w:rPr>
              <w:commentReference w:id="27"/>
            </w:r>
            <w:commentRangeEnd w:id="26"/>
            <w:r>
              <w:rPr>
                <w:rStyle w:val="CommentReference"/>
              </w:rPr>
              <w:commentReference w:id="26"/>
            </w:r>
          </w:p>
          <w:p w14:paraId="1C27C71B" w14:textId="77777777" w:rsidR="00235374" w:rsidRDefault="00235374" w:rsidP="5DCC4991">
            <w:pPr>
              <w:rPr>
                <w:rFonts w:ascii="Arial" w:eastAsia="Arial" w:hAnsi="Arial" w:cs="Arial"/>
                <w:b/>
                <w:bCs/>
                <w:sz w:val="22"/>
                <w:szCs w:val="22"/>
                <w:highlight w:val="lightGray"/>
                <w:lang w:val="en"/>
              </w:rPr>
            </w:pPr>
          </w:p>
          <w:p w14:paraId="3D8B1ABA" w14:textId="615F32AB" w:rsidR="00EA2FE5" w:rsidRPr="00350B35" w:rsidRDefault="00EA2FE5" w:rsidP="5DCC4991">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lastRenderedPageBreak/>
              <w:t>[Answers – 80]</w:t>
            </w:r>
          </w:p>
          <w:p w14:paraId="2BA513B2" w14:textId="7A892698" w:rsidR="00850A34" w:rsidRDefault="00850A34" w:rsidP="00BC0BE5">
            <w:pPr>
              <w:pStyle w:val="ListParagraph"/>
              <w:numPr>
                <w:ilvl w:val="0"/>
                <w:numId w:val="31"/>
              </w:numPr>
            </w:pPr>
            <w:r>
              <w:t>High</w:t>
            </w:r>
          </w:p>
          <w:p w14:paraId="76F15FF0" w14:textId="77777777" w:rsidR="00850A34" w:rsidRDefault="00850A34" w:rsidP="00BC0BE5">
            <w:pPr>
              <w:pStyle w:val="ListParagraph"/>
              <w:numPr>
                <w:ilvl w:val="0"/>
                <w:numId w:val="31"/>
              </w:numPr>
            </w:pPr>
            <w:r>
              <w:t>Medium</w:t>
            </w:r>
          </w:p>
          <w:p w14:paraId="24FA76F2" w14:textId="77777777" w:rsidR="00850A34" w:rsidRDefault="00850A34" w:rsidP="00BC0BE5">
            <w:pPr>
              <w:pStyle w:val="ListParagraph"/>
              <w:numPr>
                <w:ilvl w:val="0"/>
                <w:numId w:val="31"/>
              </w:numPr>
            </w:pPr>
            <w:r>
              <w:t>Low</w:t>
            </w:r>
          </w:p>
          <w:p w14:paraId="394665EB" w14:textId="69904627" w:rsidR="006B5872" w:rsidRPr="00850A34" w:rsidRDefault="00850A34" w:rsidP="00BC0BE5">
            <w:pPr>
              <w:pStyle w:val="ListParagraph"/>
              <w:numPr>
                <w:ilvl w:val="0"/>
                <w:numId w:val="31"/>
              </w:numPr>
            </w:pPr>
            <w:r>
              <w:t>Not at all</w:t>
            </w:r>
          </w:p>
        </w:tc>
      </w:tr>
      <w:tr w:rsidR="5DCC4991" w:rsidRPr="009C3439" w14:paraId="62AD6E68"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393CEEDB" w14:textId="215668DE" w:rsidR="36893267" w:rsidRPr="00DC7838" w:rsidRDefault="36893267" w:rsidP="5DCC4991">
            <w:r w:rsidRPr="00DC7838">
              <w:rPr>
                <w:rFonts w:ascii="Arial" w:eastAsia="Arial" w:hAnsi="Arial" w:cs="Arial"/>
                <w:b/>
                <w:bCs/>
                <w:sz w:val="22"/>
                <w:szCs w:val="22"/>
              </w:rPr>
              <w:lastRenderedPageBreak/>
              <w:t>Design direction</w:t>
            </w:r>
          </w:p>
        </w:tc>
      </w:tr>
      <w:tr w:rsidR="5DCC4991" w:rsidRPr="009C3439" w14:paraId="5161AADE"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25630B94" w14:textId="52B5C253" w:rsidR="2033A234" w:rsidRDefault="2033A234" w:rsidP="5DCC4991"/>
          <w:tbl>
            <w:tblPr>
              <w:tblStyle w:val="TableGrid"/>
              <w:tblW w:w="0" w:type="auto"/>
              <w:tblLook w:val="04A0" w:firstRow="1" w:lastRow="0" w:firstColumn="1" w:lastColumn="0" w:noHBand="0" w:noVBand="1"/>
            </w:tblPr>
            <w:tblGrid>
              <w:gridCol w:w="4585"/>
              <w:gridCol w:w="1437"/>
            </w:tblGrid>
            <w:tr w:rsidR="00F239BC" w14:paraId="7021C4F5" w14:textId="77777777" w:rsidTr="5574D212">
              <w:tc>
                <w:tcPr>
                  <w:tcW w:w="4585" w:type="dxa"/>
                </w:tcPr>
                <w:p w14:paraId="1CE23906" w14:textId="77777777" w:rsidR="00F239BC" w:rsidRDefault="00716B87" w:rsidP="00DF1858">
                  <w:r>
                    <w:t xml:space="preserve">A dial with the </w:t>
                  </w:r>
                  <w:r w:rsidR="00063332">
                    <w:t>pointer to the max level</w:t>
                  </w:r>
                </w:p>
                <w:p w14:paraId="520C3CEF" w14:textId="602BE86B" w:rsidR="00063332" w:rsidRDefault="57EE7572" w:rsidP="00DF1858">
                  <w:r>
                    <w:rPr>
                      <w:noProof/>
                    </w:rPr>
                    <w:drawing>
                      <wp:inline distT="0" distB="0" distL="0" distR="0" wp14:anchorId="0F80379A" wp14:editId="7C6B6BE1">
                        <wp:extent cx="535800" cy="541866"/>
                        <wp:effectExtent l="0" t="0" r="0" b="4445"/>
                        <wp:docPr id="190717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800" cy="541866"/>
                                </a:xfrm>
                                <a:prstGeom prst="rect">
                                  <a:avLst/>
                                </a:prstGeom>
                              </pic:spPr>
                            </pic:pic>
                          </a:graphicData>
                        </a:graphic>
                      </wp:inline>
                    </w:drawing>
                  </w:r>
                </w:p>
              </w:tc>
              <w:tc>
                <w:tcPr>
                  <w:tcW w:w="1437" w:type="dxa"/>
                </w:tcPr>
                <w:p w14:paraId="3A8A8BCB" w14:textId="2BA33E61" w:rsidR="00F239BC" w:rsidRDefault="00F239BC" w:rsidP="00DF1858">
                  <w:r>
                    <w:t>High</w:t>
                  </w:r>
                </w:p>
              </w:tc>
            </w:tr>
            <w:tr w:rsidR="00F239BC" w14:paraId="088DB36B" w14:textId="77777777" w:rsidTr="5574D212">
              <w:tc>
                <w:tcPr>
                  <w:tcW w:w="4585" w:type="dxa"/>
                </w:tcPr>
                <w:p w14:paraId="7C241327" w14:textId="46203CB4" w:rsidR="00060649" w:rsidRDefault="001A5434" w:rsidP="00DF1858">
                  <w:r>
                    <w:t>A dial with the pointer to the mid-level</w:t>
                  </w:r>
                </w:p>
                <w:p w14:paraId="5A8DDF84" w14:textId="792E313E" w:rsidR="00F239BC" w:rsidRDefault="00060649" w:rsidP="00DF1858">
                  <w:r w:rsidRPr="00060649">
                    <w:rPr>
                      <w:noProof/>
                    </w:rPr>
                    <w:drawing>
                      <wp:inline distT="0" distB="0" distL="0" distR="0" wp14:anchorId="7E1A5F95" wp14:editId="00A29B58">
                        <wp:extent cx="555812" cy="558800"/>
                        <wp:effectExtent l="0" t="0" r="3175" b="0"/>
                        <wp:docPr id="96518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88866" name=""/>
                                <pic:cNvPicPr/>
                              </pic:nvPicPr>
                              <pic:blipFill>
                                <a:blip r:embed="rId19"/>
                                <a:stretch>
                                  <a:fillRect/>
                                </a:stretch>
                              </pic:blipFill>
                              <pic:spPr>
                                <a:xfrm>
                                  <a:off x="0" y="0"/>
                                  <a:ext cx="570746" cy="573814"/>
                                </a:xfrm>
                                <a:prstGeom prst="rect">
                                  <a:avLst/>
                                </a:prstGeom>
                              </pic:spPr>
                            </pic:pic>
                          </a:graphicData>
                        </a:graphic>
                      </wp:inline>
                    </w:drawing>
                  </w:r>
                </w:p>
              </w:tc>
              <w:tc>
                <w:tcPr>
                  <w:tcW w:w="1437" w:type="dxa"/>
                </w:tcPr>
                <w:p w14:paraId="0FC4B62E" w14:textId="4CB640CF" w:rsidR="00F239BC" w:rsidRDefault="00DF1858" w:rsidP="00DF1858">
                  <w:r>
                    <w:t>Medium</w:t>
                  </w:r>
                </w:p>
              </w:tc>
            </w:tr>
            <w:tr w:rsidR="00F239BC" w14:paraId="26CFB30A" w14:textId="77777777" w:rsidTr="5574D212">
              <w:tc>
                <w:tcPr>
                  <w:tcW w:w="4585" w:type="dxa"/>
                </w:tcPr>
                <w:p w14:paraId="016C0CC2" w14:textId="234038DB" w:rsidR="001A5434" w:rsidRDefault="001A5434" w:rsidP="00DF1858">
                  <w:r>
                    <w:t>A dial with the pointer to the lowest level</w:t>
                  </w:r>
                </w:p>
                <w:p w14:paraId="3F28C5E5" w14:textId="1A685F2F" w:rsidR="00F239BC" w:rsidRDefault="00555859" w:rsidP="00DF1858">
                  <w:r w:rsidRPr="00555859">
                    <w:rPr>
                      <w:noProof/>
                    </w:rPr>
                    <w:drawing>
                      <wp:inline distT="0" distB="0" distL="0" distR="0" wp14:anchorId="31183D5B" wp14:editId="3E4A3790">
                        <wp:extent cx="613691" cy="635000"/>
                        <wp:effectExtent l="0" t="0" r="0" b="0"/>
                        <wp:docPr id="20843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4068" name=""/>
                                <pic:cNvPicPr/>
                              </pic:nvPicPr>
                              <pic:blipFill>
                                <a:blip r:embed="rId20"/>
                                <a:stretch>
                                  <a:fillRect/>
                                </a:stretch>
                              </pic:blipFill>
                              <pic:spPr>
                                <a:xfrm>
                                  <a:off x="0" y="0"/>
                                  <a:ext cx="629502" cy="651360"/>
                                </a:xfrm>
                                <a:prstGeom prst="rect">
                                  <a:avLst/>
                                </a:prstGeom>
                              </pic:spPr>
                            </pic:pic>
                          </a:graphicData>
                        </a:graphic>
                      </wp:inline>
                    </w:drawing>
                  </w:r>
                </w:p>
              </w:tc>
              <w:tc>
                <w:tcPr>
                  <w:tcW w:w="1437" w:type="dxa"/>
                </w:tcPr>
                <w:p w14:paraId="1A3CBA9C" w14:textId="085A31D9" w:rsidR="00F239BC" w:rsidRDefault="00DF1858" w:rsidP="00DF1858">
                  <w:r>
                    <w:t>Low</w:t>
                  </w:r>
                </w:p>
              </w:tc>
            </w:tr>
            <w:tr w:rsidR="00F239BC" w14:paraId="42A10D38" w14:textId="77777777" w:rsidTr="5574D212">
              <w:tc>
                <w:tcPr>
                  <w:tcW w:w="4585" w:type="dxa"/>
                </w:tcPr>
                <w:p w14:paraId="71E2B53C" w14:textId="77777777" w:rsidR="00F239BC" w:rsidRDefault="00D8336C" w:rsidP="00DF1858">
                  <w:r>
                    <w:t>A circle with the line through it indicating “no” or not</w:t>
                  </w:r>
                  <w:r w:rsidR="00DF1858">
                    <w:t xml:space="preserve"> applicable.</w:t>
                  </w:r>
                </w:p>
                <w:p w14:paraId="09143B3C" w14:textId="0A397BBB" w:rsidR="00DF1858" w:rsidRDefault="00DF1858" w:rsidP="00DF1858">
                  <w:r w:rsidRPr="00DF1858">
                    <w:rPr>
                      <w:noProof/>
                    </w:rPr>
                    <w:drawing>
                      <wp:inline distT="0" distB="0" distL="0" distR="0" wp14:anchorId="5A4C79CB" wp14:editId="21C6AB62">
                        <wp:extent cx="499533" cy="515734"/>
                        <wp:effectExtent l="0" t="0" r="0" b="5080"/>
                        <wp:docPr id="159110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02427" name=""/>
                                <pic:cNvPicPr/>
                              </pic:nvPicPr>
                              <pic:blipFill>
                                <a:blip r:embed="rId21"/>
                                <a:stretch>
                                  <a:fillRect/>
                                </a:stretch>
                              </pic:blipFill>
                              <pic:spPr>
                                <a:xfrm>
                                  <a:off x="0" y="0"/>
                                  <a:ext cx="516053" cy="532790"/>
                                </a:xfrm>
                                <a:prstGeom prst="rect">
                                  <a:avLst/>
                                </a:prstGeom>
                              </pic:spPr>
                            </pic:pic>
                          </a:graphicData>
                        </a:graphic>
                      </wp:inline>
                    </w:drawing>
                  </w:r>
                </w:p>
              </w:tc>
              <w:tc>
                <w:tcPr>
                  <w:tcW w:w="1437" w:type="dxa"/>
                </w:tcPr>
                <w:p w14:paraId="683133E7" w14:textId="06FE1802" w:rsidR="00F239BC" w:rsidRDefault="00DF1858" w:rsidP="00DF1858">
                  <w:r>
                    <w:t>Not at all</w:t>
                  </w:r>
                </w:p>
              </w:tc>
            </w:tr>
          </w:tbl>
          <w:p w14:paraId="3DE835AB" w14:textId="0012A36B" w:rsidR="2033A234" w:rsidRPr="00DC7838" w:rsidRDefault="2033A234" w:rsidP="261A5EBE"/>
        </w:tc>
      </w:tr>
      <w:tr w:rsidR="5DCC4991" w:rsidRPr="009C3439" w14:paraId="5C162301"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10BE3884" w14:textId="036590D9" w:rsidR="5DCC4991" w:rsidRPr="000108E4" w:rsidRDefault="5DCC4991" w:rsidP="5DCC4991">
            <w:pPr>
              <w:jc w:val="center"/>
              <w:rPr>
                <w:rFonts w:ascii="Arial" w:eastAsia="Arial" w:hAnsi="Arial" w:cs="Arial"/>
                <w:b/>
                <w:bCs/>
                <w:sz w:val="22"/>
                <w:szCs w:val="22"/>
                <w:lang w:val="en"/>
              </w:rPr>
            </w:pPr>
            <w:r w:rsidRPr="32953D9E">
              <w:rPr>
                <w:rFonts w:ascii="Arial" w:eastAsia="Arial" w:hAnsi="Arial" w:cs="Arial"/>
                <w:b/>
                <w:bCs/>
                <w:sz w:val="22"/>
                <w:szCs w:val="22"/>
                <w:lang w:val="en"/>
              </w:rPr>
              <w:t xml:space="preserve">Screen </w:t>
            </w:r>
            <w:r w:rsidR="002E43E2">
              <w:rPr>
                <w:rFonts w:ascii="Arial" w:eastAsia="Arial" w:hAnsi="Arial" w:cs="Arial"/>
                <w:b/>
                <w:bCs/>
                <w:sz w:val="22"/>
                <w:szCs w:val="22"/>
                <w:lang w:val="en"/>
              </w:rPr>
              <w:t>4</w:t>
            </w:r>
            <w:r w:rsidRPr="32953D9E">
              <w:rPr>
                <w:rFonts w:ascii="Arial" w:eastAsia="Arial" w:hAnsi="Arial" w:cs="Arial"/>
                <w:b/>
                <w:bCs/>
                <w:sz w:val="22"/>
                <w:szCs w:val="22"/>
                <w:lang w:val="en"/>
              </w:rPr>
              <w:t xml:space="preserve">: Context </w:t>
            </w:r>
            <w:r w:rsidR="5580DF4E" w:rsidRPr="32953D9E">
              <w:rPr>
                <w:rFonts w:ascii="Arial" w:eastAsia="Arial" w:hAnsi="Arial" w:cs="Arial"/>
                <w:b/>
                <w:bCs/>
                <w:sz w:val="22"/>
                <w:szCs w:val="22"/>
                <w:lang w:val="en"/>
              </w:rPr>
              <w:t>Screen #2</w:t>
            </w:r>
          </w:p>
        </w:tc>
      </w:tr>
      <w:tr w:rsidR="5DCC4991" w:rsidRPr="009C3439" w14:paraId="72B306E0"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2E21DE4C" w14:textId="0706073E" w:rsidR="5DCC4991" w:rsidRPr="000108E4" w:rsidRDefault="5DCC4991" w:rsidP="5DCC4991">
            <w:pPr>
              <w:rPr>
                <w:rFonts w:ascii="Arial" w:eastAsia="Arial" w:hAnsi="Arial" w:cs="Arial"/>
                <w:sz w:val="22"/>
                <w:szCs w:val="22"/>
              </w:rPr>
            </w:pPr>
            <w:r w:rsidRPr="000108E4">
              <w:rPr>
                <w:rFonts w:ascii="Arial" w:eastAsia="Arial" w:hAnsi="Arial" w:cs="Arial"/>
                <w:b/>
                <w:bCs/>
                <w:sz w:val="22"/>
                <w:szCs w:val="22"/>
                <w:lang w:val="en"/>
              </w:rPr>
              <w:t xml:space="preserve">Content </w:t>
            </w:r>
          </w:p>
        </w:tc>
      </w:tr>
      <w:tr w:rsidR="5DCC4991" w:rsidRPr="009C3439" w14:paraId="7C43DB11"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A87E2D" w14:textId="749E3F20" w:rsidR="13D0BC61" w:rsidRPr="00D64AF8" w:rsidRDefault="5CDD2AC7" w:rsidP="5DCC4991">
            <w:pPr>
              <w:rPr>
                <w:rFonts w:ascii="Arial" w:eastAsia="Arial" w:hAnsi="Arial" w:cs="Arial"/>
                <w:b/>
                <w:bCs/>
                <w:sz w:val="22"/>
                <w:szCs w:val="22"/>
                <w:highlight w:val="lightGray"/>
              </w:rPr>
            </w:pPr>
            <w:r w:rsidRPr="32953D9E">
              <w:rPr>
                <w:rFonts w:ascii="Arial" w:eastAsia="Arial" w:hAnsi="Arial" w:cs="Arial"/>
                <w:b/>
                <w:bCs/>
                <w:sz w:val="22"/>
                <w:szCs w:val="22"/>
                <w:highlight w:val="lightGray"/>
                <w:lang w:val="en"/>
              </w:rPr>
              <w:t xml:space="preserve">[Title –  / 45] </w:t>
            </w:r>
          </w:p>
          <w:p w14:paraId="4DB061F2" w14:textId="44D93DDC" w:rsidR="006304E0" w:rsidRDefault="009F728A" w:rsidP="006304E0">
            <w:r>
              <w:rPr>
                <w:rFonts w:ascii="Arial" w:eastAsia="Arial" w:hAnsi="Arial" w:cs="Arial"/>
                <w:b/>
                <w:bCs/>
                <w:sz w:val="28"/>
                <w:szCs w:val="28"/>
              </w:rPr>
              <w:t>Life Experiences</w:t>
            </w:r>
            <w:r w:rsidR="006304E0">
              <w:rPr>
                <w:rFonts w:ascii="Arial" w:eastAsia="Arial" w:hAnsi="Arial" w:cs="Arial"/>
                <w:b/>
                <w:bCs/>
                <w:sz w:val="28"/>
                <w:szCs w:val="28"/>
              </w:rPr>
              <w:t xml:space="preserve">: </w:t>
            </w:r>
            <w:r w:rsidR="00F86693">
              <w:rPr>
                <w:rFonts w:ascii="Arial" w:eastAsia="Arial" w:hAnsi="Arial" w:cs="Arial"/>
                <w:b/>
                <w:bCs/>
                <w:sz w:val="28"/>
                <w:szCs w:val="28"/>
              </w:rPr>
              <w:t>T</w:t>
            </w:r>
            <w:r w:rsidR="006D2DCC">
              <w:rPr>
                <w:rFonts w:ascii="Arial" w:eastAsia="Arial" w:hAnsi="Arial" w:cs="Arial"/>
                <w:b/>
                <w:bCs/>
                <w:sz w:val="28"/>
                <w:szCs w:val="28"/>
              </w:rPr>
              <w:t xml:space="preserve">ravel </w:t>
            </w:r>
            <w:r w:rsidR="00B05F5D">
              <w:rPr>
                <w:rFonts w:ascii="Arial" w:eastAsia="Arial" w:hAnsi="Arial" w:cs="Arial"/>
                <w:b/>
                <w:bCs/>
                <w:sz w:val="28"/>
                <w:szCs w:val="28"/>
              </w:rPr>
              <w:t>and</w:t>
            </w:r>
            <w:r w:rsidR="00286CE6">
              <w:rPr>
                <w:rFonts w:ascii="Arial" w:eastAsia="Arial" w:hAnsi="Arial" w:cs="Arial"/>
                <w:b/>
                <w:bCs/>
                <w:sz w:val="28"/>
                <w:szCs w:val="28"/>
              </w:rPr>
              <w:t xml:space="preserve"> other</w:t>
            </w:r>
            <w:r w:rsidR="006D2DCC">
              <w:rPr>
                <w:rFonts w:ascii="Arial" w:eastAsia="Arial" w:hAnsi="Arial" w:cs="Arial"/>
                <w:b/>
                <w:bCs/>
                <w:sz w:val="28"/>
                <w:szCs w:val="28"/>
              </w:rPr>
              <w:t xml:space="preserve"> experiences</w:t>
            </w:r>
          </w:p>
          <w:p w14:paraId="3987A020" w14:textId="77777777" w:rsidR="00971B09" w:rsidRDefault="00971B09" w:rsidP="00FD35D9">
            <w:pPr>
              <w:rPr>
                <w:rFonts w:ascii="Arial" w:eastAsia="Arial" w:hAnsi="Arial" w:cs="Arial"/>
                <w:b/>
                <w:bCs/>
                <w:sz w:val="28"/>
                <w:szCs w:val="28"/>
              </w:rPr>
            </w:pPr>
          </w:p>
          <w:p w14:paraId="3A9B15EA" w14:textId="536A8BF2" w:rsidR="00FD35D9" w:rsidRPr="00D64AF8" w:rsidRDefault="29393B59" w:rsidP="00FD35D9">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 xml:space="preserve">[Paragraph 1 – / 147] </w:t>
            </w:r>
          </w:p>
          <w:p w14:paraId="4C4207AC" w14:textId="19C89ABE" w:rsidR="261A5EBE" w:rsidRPr="006D2DCC" w:rsidRDefault="006D2DCC" w:rsidP="006D2DCC">
            <w:pPr>
              <w:pStyle w:val="NormalWeb"/>
              <w:spacing w:line="300" w:lineRule="atLeast"/>
              <w:rPr>
                <w:rFonts w:ascii="Segoe UI" w:hAnsi="Segoe UI" w:cs="Segoe UI"/>
                <w:sz w:val="21"/>
                <w:szCs w:val="21"/>
              </w:rPr>
            </w:pPr>
            <w:r>
              <w:rPr>
                <w:rFonts w:ascii="Segoe UI" w:hAnsi="Segoe UI" w:cs="Segoe UI"/>
                <w:sz w:val="21"/>
                <w:szCs w:val="21"/>
              </w:rPr>
              <w:t>Th</w:t>
            </w:r>
            <w:r w:rsidR="00B05225">
              <w:rPr>
                <w:rFonts w:ascii="Segoe UI" w:hAnsi="Segoe UI" w:cs="Segoe UI"/>
                <w:sz w:val="21"/>
                <w:szCs w:val="21"/>
              </w:rPr>
              <w:t xml:space="preserve">e Money Dials for </w:t>
            </w:r>
            <w:r w:rsidR="00C1364D">
              <w:rPr>
                <w:rFonts w:ascii="Segoe UI" w:hAnsi="Segoe UI" w:cs="Segoe UI"/>
                <w:sz w:val="21"/>
                <w:szCs w:val="21"/>
              </w:rPr>
              <w:t>t</w:t>
            </w:r>
            <w:r w:rsidR="006304E0">
              <w:rPr>
                <w:rFonts w:ascii="Segoe UI" w:hAnsi="Segoe UI" w:cs="Segoe UI"/>
                <w:sz w:val="21"/>
                <w:szCs w:val="21"/>
              </w:rPr>
              <w:t xml:space="preserve">ravel and </w:t>
            </w:r>
            <w:r w:rsidR="00C1364D">
              <w:rPr>
                <w:rFonts w:ascii="Segoe UI" w:hAnsi="Segoe UI" w:cs="Segoe UI"/>
                <w:sz w:val="21"/>
                <w:szCs w:val="21"/>
              </w:rPr>
              <w:t>e</w:t>
            </w:r>
            <w:r w:rsidR="006304E0">
              <w:rPr>
                <w:rFonts w:ascii="Segoe UI" w:hAnsi="Segoe UI" w:cs="Segoe UI"/>
                <w:sz w:val="21"/>
                <w:szCs w:val="21"/>
              </w:rPr>
              <w:t xml:space="preserve">xperiences </w:t>
            </w:r>
            <w:r w:rsidR="00E331D5">
              <w:rPr>
                <w:rFonts w:ascii="Segoe UI" w:hAnsi="Segoe UI" w:cs="Segoe UI"/>
                <w:sz w:val="21"/>
                <w:szCs w:val="21"/>
              </w:rPr>
              <w:t>prioritize</w:t>
            </w:r>
            <w:r w:rsidR="006304E0">
              <w:rPr>
                <w:rFonts w:ascii="Segoe UI" w:hAnsi="Segoe UI" w:cs="Segoe UI"/>
                <w:sz w:val="21"/>
                <w:szCs w:val="21"/>
              </w:rPr>
              <w:t xml:space="preserve"> spending for memorable adventures and personal enrichment. We've grouped these into a broader </w:t>
            </w:r>
            <w:r w:rsidR="009F728A">
              <w:rPr>
                <w:rFonts w:ascii="Segoe UI" w:hAnsi="Segoe UI" w:cs="Segoe UI"/>
                <w:sz w:val="21"/>
                <w:szCs w:val="21"/>
              </w:rPr>
              <w:t>Life Experiences</w:t>
            </w:r>
            <w:r w:rsidR="006304E0">
              <w:rPr>
                <w:rFonts w:ascii="Segoe UI" w:hAnsi="Segoe UI" w:cs="Segoe UI"/>
                <w:sz w:val="21"/>
                <w:szCs w:val="21"/>
              </w:rPr>
              <w:t xml:space="preserve"> category. </w:t>
            </w:r>
          </w:p>
          <w:p w14:paraId="4203BEA1" w14:textId="3957DD31" w:rsidR="00FD35D9" w:rsidRPr="00D64AF8" w:rsidRDefault="29393B59" w:rsidP="00FD35D9">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[Paragraph 2 – / 147]</w:t>
            </w:r>
          </w:p>
          <w:p w14:paraId="7FB1E523" w14:textId="143BFA34" w:rsidR="009861AD" w:rsidRPr="00E331D5" w:rsidRDefault="006D2DCC" w:rsidP="00784955">
            <w:pPr>
              <w:shd w:val="clear" w:color="auto" w:fill="FAFAFA"/>
              <w:spacing w:before="100" w:beforeAutospacing="1" w:after="100" w:afterAutospacing="1"/>
              <w:rPr>
                <w:rFonts w:ascii="Segoe UI" w:hAnsi="Segoe UI" w:cs="Segoe UI"/>
                <w:sz w:val="21"/>
                <w:szCs w:val="21"/>
              </w:rPr>
            </w:pPr>
            <w:commentRangeStart w:id="28"/>
            <w:r>
              <w:rPr>
                <w:rFonts w:ascii="Segoe UI" w:hAnsi="Segoe UI" w:cs="Segoe UI"/>
                <w:sz w:val="21"/>
                <w:szCs w:val="21"/>
              </w:rPr>
              <w:lastRenderedPageBreak/>
              <w:t xml:space="preserve">Travel includes expenses like vacations and exploring new places, while </w:t>
            </w:r>
            <w:r w:rsidR="00C1364D">
              <w:rPr>
                <w:rFonts w:ascii="Segoe UI" w:hAnsi="Segoe UI" w:cs="Segoe UI"/>
                <w:sz w:val="21"/>
                <w:szCs w:val="21"/>
              </w:rPr>
              <w:t>e</w:t>
            </w:r>
            <w:r>
              <w:rPr>
                <w:rFonts w:ascii="Segoe UI" w:hAnsi="Segoe UI" w:cs="Segoe UI"/>
                <w:sz w:val="21"/>
                <w:szCs w:val="21"/>
              </w:rPr>
              <w:t xml:space="preserve">xperiences cover activities like concerts and dining out. </w:t>
            </w:r>
            <w:r w:rsidR="009861AD" w:rsidRPr="00E331D5">
              <w:rPr>
                <w:rFonts w:ascii="Segoe UI" w:hAnsi="Segoe UI" w:cs="Segoe UI"/>
                <w:sz w:val="21"/>
                <w:szCs w:val="21"/>
              </w:rPr>
              <w:t xml:space="preserve">If you value </w:t>
            </w:r>
            <w:commentRangeStart w:id="29"/>
            <w:commentRangeStart w:id="30"/>
            <w:r w:rsidR="009415C1">
              <w:rPr>
                <w:rFonts w:ascii="Segoe UI" w:hAnsi="Segoe UI" w:cs="Segoe UI"/>
                <w:sz w:val="21"/>
                <w:szCs w:val="21"/>
              </w:rPr>
              <w:t>memorable moments</w:t>
            </w:r>
            <w:commentRangeEnd w:id="29"/>
            <w:r>
              <w:rPr>
                <w:rStyle w:val="CommentReference"/>
              </w:rPr>
              <w:commentReference w:id="29"/>
            </w:r>
            <w:commentRangeEnd w:id="30"/>
            <w:r w:rsidR="00BD4BDD">
              <w:rPr>
                <w:rStyle w:val="CommentReference"/>
                <w:rFonts w:asciiTheme="minorHAnsi" w:eastAsiaTheme="minorHAnsi" w:hAnsiTheme="minorHAnsi" w:cstheme="minorBidi"/>
                <w:kern w:val="2"/>
                <w14:ligatures w14:val="standardContextual"/>
              </w:rPr>
              <w:commentReference w:id="30"/>
            </w:r>
            <w:r w:rsidR="009861AD" w:rsidRPr="00E331D5">
              <w:rPr>
                <w:rFonts w:ascii="Segoe UI" w:hAnsi="Segoe UI" w:cs="Segoe UI"/>
                <w:sz w:val="21"/>
                <w:szCs w:val="21"/>
              </w:rPr>
              <w:t>, prioritiz</w:t>
            </w:r>
            <w:r w:rsidR="000F03E8">
              <w:rPr>
                <w:rFonts w:ascii="Segoe UI" w:hAnsi="Segoe UI" w:cs="Segoe UI"/>
                <w:sz w:val="21"/>
                <w:szCs w:val="21"/>
              </w:rPr>
              <w:t>e</w:t>
            </w:r>
            <w:r w:rsidR="009861AD" w:rsidRPr="00E331D5">
              <w:rPr>
                <w:rFonts w:ascii="Segoe UI" w:hAnsi="Segoe UI" w:cs="Segoe UI"/>
                <w:sz w:val="21"/>
                <w:szCs w:val="21"/>
              </w:rPr>
              <w:t xml:space="preserve"> them in your spending plan.</w:t>
            </w:r>
            <w:commentRangeEnd w:id="28"/>
            <w:r>
              <w:rPr>
                <w:rStyle w:val="CommentReference"/>
              </w:rPr>
              <w:commentReference w:id="28"/>
            </w:r>
          </w:p>
          <w:p w14:paraId="5017738F" w14:textId="66B069FF" w:rsidR="00971B09" w:rsidRPr="000108E4" w:rsidRDefault="00971B09" w:rsidP="261A5EBE">
            <w:pPr>
              <w:spacing w:before="240" w:after="240"/>
            </w:pPr>
          </w:p>
        </w:tc>
      </w:tr>
      <w:tr w:rsidR="5DCC4991" w:rsidRPr="009C3439" w14:paraId="0F29D1CE"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759A164B" w14:textId="5CFEA1F2" w:rsidR="50FCADEA" w:rsidRPr="000108E4" w:rsidRDefault="50FCADEA" w:rsidP="5DCC4991">
            <w:pPr>
              <w:rPr>
                <w:rFonts w:ascii="Arial" w:eastAsia="Arial" w:hAnsi="Arial" w:cs="Arial"/>
                <w:b/>
                <w:bCs/>
                <w:sz w:val="22"/>
                <w:szCs w:val="22"/>
              </w:rPr>
            </w:pPr>
            <w:r w:rsidRPr="000108E4">
              <w:rPr>
                <w:rFonts w:ascii="Arial" w:eastAsia="Arial" w:hAnsi="Arial" w:cs="Arial"/>
                <w:b/>
                <w:bCs/>
                <w:sz w:val="22"/>
                <w:szCs w:val="22"/>
              </w:rPr>
              <w:lastRenderedPageBreak/>
              <w:t>Design direction</w:t>
            </w:r>
          </w:p>
        </w:tc>
      </w:tr>
      <w:tr w:rsidR="5DCC4991" w:rsidRPr="009C3439" w14:paraId="39D92697"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F2FC69" w14:textId="7EB849EC" w:rsidR="002F2C87" w:rsidRDefault="002F2C87" w:rsidP="002F2C87">
            <w:pPr>
              <w:rPr>
                <w:rFonts w:ascii="Aptos" w:eastAsia="Aptos" w:hAnsi="Aptos" w:cs="Aptos"/>
              </w:rPr>
            </w:pPr>
            <w:r>
              <w:rPr>
                <w:rFonts w:ascii="Aptos" w:eastAsia="Aptos" w:hAnsi="Aptos" w:cs="Aptos"/>
              </w:rPr>
              <w:t>Person walking into the “</w:t>
            </w:r>
            <w:r w:rsidR="009F728A">
              <w:rPr>
                <w:rFonts w:ascii="Aptos" w:eastAsia="Aptos" w:hAnsi="Aptos" w:cs="Aptos"/>
              </w:rPr>
              <w:t>Life Experiences</w:t>
            </w:r>
            <w:r>
              <w:rPr>
                <w:rFonts w:ascii="Aptos" w:eastAsia="Aptos" w:hAnsi="Aptos" w:cs="Aptos"/>
              </w:rPr>
              <w:t xml:space="preserve">” store, which has stuff representing </w:t>
            </w:r>
            <w:r w:rsidR="00463A61">
              <w:rPr>
                <w:rFonts w:ascii="Aptos" w:eastAsia="Aptos" w:hAnsi="Aptos" w:cs="Aptos"/>
              </w:rPr>
              <w:t xml:space="preserve">travel </w:t>
            </w:r>
            <w:r>
              <w:rPr>
                <w:rFonts w:ascii="Aptos" w:eastAsia="Aptos" w:hAnsi="Aptos" w:cs="Aptos"/>
              </w:rPr>
              <w:t xml:space="preserve">in one window and stuff representing </w:t>
            </w:r>
            <w:r w:rsidR="00463A61">
              <w:rPr>
                <w:rFonts w:ascii="Aptos" w:eastAsia="Aptos" w:hAnsi="Aptos" w:cs="Aptos"/>
              </w:rPr>
              <w:t>experiences</w:t>
            </w:r>
            <w:r>
              <w:rPr>
                <w:rFonts w:ascii="Aptos" w:eastAsia="Aptos" w:hAnsi="Aptos" w:cs="Aptos"/>
              </w:rPr>
              <w:t xml:space="preserve"> in another.</w:t>
            </w:r>
          </w:p>
          <w:p w14:paraId="5DCA2355" w14:textId="77777777" w:rsidR="002F2C87" w:rsidRDefault="002F2C87" w:rsidP="002F2C87">
            <w:pPr>
              <w:rPr>
                <w:rFonts w:ascii="Aptos" w:eastAsia="Aptos" w:hAnsi="Aptos" w:cs="Aptos"/>
              </w:rPr>
            </w:pPr>
          </w:p>
          <w:p w14:paraId="7AB2422B" w14:textId="2EBA4FE4" w:rsidR="32953D9E" w:rsidRDefault="002F2C87" w:rsidP="002F2C87">
            <w:pPr>
              <w:rPr>
                <w:rFonts w:ascii="Aptos" w:eastAsia="Aptos" w:hAnsi="Aptos" w:cs="Aptos"/>
              </w:rPr>
            </w:pPr>
            <w:r>
              <w:rPr>
                <w:noProof/>
              </w:rPr>
              <w:drawing>
                <wp:inline distT="0" distB="0" distL="0" distR="0" wp14:anchorId="3C97B9C4" wp14:editId="23BE692D">
                  <wp:extent cx="1676400" cy="1210945"/>
                  <wp:effectExtent l="0" t="0" r="0" b="0"/>
                  <wp:docPr id="324432243" name="Picture 3" descr="Window Shopping Wom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 Shopping Women Stock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1210945"/>
                          </a:xfrm>
                          <a:prstGeom prst="rect">
                            <a:avLst/>
                          </a:prstGeom>
                          <a:noFill/>
                          <a:ln>
                            <a:noFill/>
                          </a:ln>
                        </pic:spPr>
                      </pic:pic>
                    </a:graphicData>
                  </a:graphic>
                </wp:inline>
              </w:drawing>
            </w:r>
            <w:r>
              <w:rPr>
                <w:rFonts w:ascii="Aptos" w:eastAsia="Aptos" w:hAnsi="Aptos" w:cs="Aptos"/>
              </w:rPr>
              <w:t xml:space="preserve"> </w:t>
            </w:r>
            <w:r>
              <w:rPr>
                <w:noProof/>
              </w:rPr>
              <w:drawing>
                <wp:inline distT="0" distB="0" distL="0" distR="0" wp14:anchorId="5AD59613" wp14:editId="4EEB2F9E">
                  <wp:extent cx="1727200" cy="1176655"/>
                  <wp:effectExtent l="0" t="0" r="0" b="4445"/>
                  <wp:docPr id="701997227" name="Picture 4" descr="Woman Walking Into Store: Over 10,3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man Walking Into Store: Over 10,309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7200" cy="1176655"/>
                          </a:xfrm>
                          <a:prstGeom prst="rect">
                            <a:avLst/>
                          </a:prstGeom>
                          <a:noFill/>
                          <a:ln>
                            <a:noFill/>
                          </a:ln>
                        </pic:spPr>
                      </pic:pic>
                    </a:graphicData>
                  </a:graphic>
                </wp:inline>
              </w:drawing>
            </w:r>
          </w:p>
          <w:p w14:paraId="5BD82443" w14:textId="483251BC" w:rsidR="0A4F03E5" w:rsidRPr="000108E4" w:rsidRDefault="00FD35D9" w:rsidP="00A774CA">
            <w:pPr>
              <w:rPr>
                <w:rFonts w:ascii="Aptos" w:eastAsia="Aptos" w:hAnsi="Aptos" w:cs="Aptos"/>
              </w:rPr>
            </w:pPr>
            <w:r w:rsidRPr="000108E4">
              <w:rPr>
                <w:rFonts w:ascii="Aptos" w:eastAsia="Aptos" w:hAnsi="Aptos" w:cs="Aptos"/>
              </w:rPr>
              <w:t xml:space="preserve"> </w:t>
            </w:r>
          </w:p>
        </w:tc>
      </w:tr>
      <w:tr w:rsidR="002945AB" w:rsidRPr="009C3439" w14:paraId="7BAA5909"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65B569D7" w14:textId="45406341" w:rsidR="002945AB" w:rsidRDefault="002945AB" w:rsidP="001C1C53">
            <w:pPr>
              <w:jc w:val="center"/>
              <w:rPr>
                <w:rFonts w:ascii="Aptos" w:eastAsia="Aptos" w:hAnsi="Aptos" w:cs="Aptos"/>
              </w:rPr>
            </w:pPr>
            <w:r w:rsidRPr="009E0BB9">
              <w:rPr>
                <w:rFonts w:ascii="Arial" w:eastAsia="Arial" w:hAnsi="Arial" w:cs="Arial"/>
                <w:b/>
                <w:bCs/>
                <w:sz w:val="22"/>
                <w:szCs w:val="22"/>
                <w:lang w:val="en"/>
              </w:rPr>
              <w:t xml:space="preserve">Screen </w:t>
            </w:r>
            <w:r w:rsidR="002E43E2">
              <w:rPr>
                <w:rFonts w:ascii="Arial" w:eastAsia="Arial" w:hAnsi="Arial" w:cs="Arial"/>
                <w:b/>
                <w:bCs/>
                <w:sz w:val="22"/>
                <w:szCs w:val="22"/>
                <w:lang w:val="en"/>
              </w:rPr>
              <w:t>5</w:t>
            </w:r>
            <w:r w:rsidRPr="009E0BB9">
              <w:rPr>
                <w:rFonts w:ascii="Arial" w:eastAsia="Arial" w:hAnsi="Arial" w:cs="Arial"/>
                <w:b/>
                <w:bCs/>
                <w:sz w:val="22"/>
                <w:szCs w:val="22"/>
                <w:lang w:val="en"/>
              </w:rPr>
              <w:t>: Poll Question #2</w:t>
            </w:r>
          </w:p>
        </w:tc>
      </w:tr>
      <w:tr w:rsidR="002945AB" w:rsidRPr="009C3439" w14:paraId="5C49387B"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2A0D5381" w14:textId="5FEBA0CA" w:rsidR="002945AB" w:rsidRDefault="002945AB" w:rsidP="002945AB">
            <w:pPr>
              <w:rPr>
                <w:rFonts w:ascii="Aptos" w:eastAsia="Aptos" w:hAnsi="Aptos" w:cs="Aptos"/>
              </w:rPr>
            </w:pPr>
            <w:r w:rsidRPr="009E0BB9">
              <w:rPr>
                <w:rFonts w:ascii="Arial" w:eastAsia="Arial" w:hAnsi="Arial" w:cs="Arial"/>
                <w:b/>
                <w:bCs/>
                <w:sz w:val="22"/>
                <w:szCs w:val="22"/>
                <w:lang w:val="en"/>
              </w:rPr>
              <w:t xml:space="preserve">Content </w:t>
            </w:r>
          </w:p>
        </w:tc>
      </w:tr>
      <w:tr w:rsidR="002945AB" w:rsidRPr="009C3439" w14:paraId="15E97290"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DC5C96" w14:textId="77777777" w:rsidR="00E478E2" w:rsidRPr="00350B35" w:rsidRDefault="00E478E2" w:rsidP="00E478E2">
            <w:pPr>
              <w:rPr>
                <w:rFonts w:ascii="Arial" w:eastAsia="Arial" w:hAnsi="Arial" w:cs="Arial"/>
                <w:b/>
                <w:sz w:val="22"/>
                <w:szCs w:val="22"/>
                <w:highlight w:val="lightGray"/>
              </w:rPr>
            </w:pPr>
            <w:r w:rsidRPr="261A5EBE">
              <w:rPr>
                <w:rFonts w:ascii="Arial" w:eastAsia="Arial" w:hAnsi="Arial" w:cs="Arial"/>
                <w:b/>
                <w:bCs/>
                <w:sz w:val="22"/>
                <w:szCs w:val="22"/>
                <w:highlight w:val="lightGray"/>
              </w:rPr>
              <w:t xml:space="preserve">Title –  / 65] </w:t>
            </w:r>
          </w:p>
          <w:p w14:paraId="7DD88E5A" w14:textId="3E71EFD2" w:rsidR="00E478E2" w:rsidRDefault="008F645D" w:rsidP="00E478E2">
            <w:pPr>
              <w:rPr>
                <w:rFonts w:ascii="Arial" w:eastAsia="Arial" w:hAnsi="Arial" w:cs="Arial"/>
                <w:b/>
                <w:bCs/>
                <w:sz w:val="28"/>
                <w:szCs w:val="28"/>
              </w:rPr>
            </w:pPr>
            <w:r>
              <w:rPr>
                <w:rFonts w:ascii="Arial" w:eastAsia="Arial" w:hAnsi="Arial" w:cs="Arial"/>
                <w:b/>
                <w:bCs/>
                <w:sz w:val="28"/>
                <w:szCs w:val="28"/>
              </w:rPr>
              <w:t xml:space="preserve">Life Experiences: </w:t>
            </w:r>
            <w:r w:rsidRPr="00F664EF">
              <w:rPr>
                <w:rFonts w:ascii="Arial" w:eastAsia="Arial" w:hAnsi="Arial" w:cs="Arial"/>
                <w:b/>
                <w:bCs/>
                <w:sz w:val="28"/>
                <w:szCs w:val="28"/>
              </w:rPr>
              <w:t>How do these expenses rank on your priority list?</w:t>
            </w:r>
          </w:p>
          <w:p w14:paraId="77DA04CF" w14:textId="77777777" w:rsidR="00E478E2" w:rsidRPr="001015E4" w:rsidRDefault="00E478E2" w:rsidP="00E478E2">
            <w:pPr>
              <w:rPr>
                <w:rFonts w:ascii="Arial" w:eastAsia="Arial" w:hAnsi="Arial" w:cs="Arial"/>
                <w:b/>
                <w:bCs/>
                <w:sz w:val="28"/>
                <w:szCs w:val="28"/>
              </w:rPr>
            </w:pPr>
          </w:p>
          <w:p w14:paraId="01F7828C" w14:textId="3C877349" w:rsidR="00E478E2" w:rsidRDefault="00E478E2" w:rsidP="00E478E2">
            <w:pPr>
              <w:rPr>
                <w:rFonts w:ascii="Arial" w:eastAsia="Arial" w:hAnsi="Arial" w:cs="Arial"/>
                <w:b/>
                <w:bCs/>
                <w:sz w:val="22"/>
                <w:szCs w:val="22"/>
                <w:highlight w:val="lightGray"/>
                <w:lang w:val="en"/>
              </w:rPr>
            </w:pPr>
            <w:r w:rsidRPr="29BDF0E9">
              <w:rPr>
                <w:rFonts w:ascii="Arial" w:eastAsia="Arial" w:hAnsi="Arial" w:cs="Arial"/>
                <w:b/>
                <w:bCs/>
                <w:sz w:val="22"/>
                <w:szCs w:val="22"/>
                <w:highlight w:val="lightGray"/>
                <w:lang w:val="en"/>
              </w:rPr>
              <w:t>[Description – / 145]</w:t>
            </w:r>
            <w:r>
              <w:br/>
            </w:r>
            <w:r w:rsidRPr="00886153">
              <w:rPr>
                <w:rFonts w:ascii="Aptos" w:eastAsia="Aptos" w:hAnsi="Aptos" w:cs="Aptos"/>
              </w:rPr>
              <w:t xml:space="preserve">Reflect on how </w:t>
            </w:r>
            <w:r w:rsidR="00B11A8B">
              <w:rPr>
                <w:rFonts w:ascii="Aptos" w:eastAsia="Aptos" w:hAnsi="Aptos" w:cs="Aptos"/>
              </w:rPr>
              <w:t>travel and other experiences</w:t>
            </w:r>
            <w:r w:rsidRPr="00886153">
              <w:rPr>
                <w:rFonts w:ascii="Aptos" w:eastAsia="Aptos" w:hAnsi="Aptos" w:cs="Aptos"/>
              </w:rPr>
              <w:t xml:space="preserve"> resonate with you. </w:t>
            </w:r>
            <w:r>
              <w:rPr>
                <w:rFonts w:ascii="Aptos" w:eastAsia="Aptos" w:hAnsi="Aptos" w:cs="Aptos"/>
              </w:rPr>
              <w:t>(</w:t>
            </w:r>
            <w:r w:rsidRPr="00886153">
              <w:rPr>
                <w:rFonts w:ascii="Aptos" w:eastAsia="Aptos" w:hAnsi="Aptos" w:cs="Aptos"/>
              </w:rPr>
              <w:t>Only rate it high if it’s</w:t>
            </w:r>
            <w:r>
              <w:rPr>
                <w:rFonts w:ascii="Aptos" w:eastAsia="Aptos" w:hAnsi="Aptos" w:cs="Aptos"/>
              </w:rPr>
              <w:t xml:space="preserve"> your</w:t>
            </w:r>
            <w:r w:rsidRPr="00886153">
              <w:rPr>
                <w:rFonts w:ascii="Aptos" w:eastAsia="Aptos" w:hAnsi="Aptos" w:cs="Aptos"/>
              </w:rPr>
              <w:t xml:space="preserve"> top priority</w:t>
            </w:r>
            <w:r>
              <w:rPr>
                <w:rFonts w:ascii="Aptos" w:eastAsia="Aptos" w:hAnsi="Aptos" w:cs="Aptos"/>
              </w:rPr>
              <w:t>.)</w:t>
            </w:r>
            <w:r w:rsidRPr="00350B35">
              <w:rPr>
                <w:rFonts w:ascii="Arial" w:eastAsia="Arial" w:hAnsi="Arial" w:cs="Arial"/>
                <w:b/>
                <w:bCs/>
                <w:sz w:val="22"/>
                <w:szCs w:val="22"/>
                <w:highlight w:val="lightGray"/>
                <w:lang w:val="en"/>
              </w:rPr>
              <w:t xml:space="preserve"> </w:t>
            </w:r>
          </w:p>
          <w:p w14:paraId="0F57E664" w14:textId="77777777" w:rsidR="00E478E2" w:rsidRDefault="00E478E2" w:rsidP="00E478E2">
            <w:pPr>
              <w:rPr>
                <w:rFonts w:ascii="Arial" w:eastAsia="Arial" w:hAnsi="Arial" w:cs="Arial"/>
                <w:b/>
                <w:bCs/>
                <w:sz w:val="22"/>
                <w:szCs w:val="22"/>
                <w:highlight w:val="lightGray"/>
                <w:lang w:val="en"/>
              </w:rPr>
            </w:pPr>
          </w:p>
          <w:p w14:paraId="3A2E4048" w14:textId="77777777" w:rsidR="00E478E2" w:rsidRPr="00350B35" w:rsidRDefault="00E478E2" w:rsidP="00E478E2">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1B64CC3F" w14:textId="77777777" w:rsidR="00E478E2" w:rsidRDefault="00E478E2" w:rsidP="00BC0BE5">
            <w:pPr>
              <w:pStyle w:val="ListParagraph"/>
              <w:numPr>
                <w:ilvl w:val="0"/>
                <w:numId w:val="29"/>
              </w:numPr>
            </w:pPr>
            <w:r>
              <w:t>High</w:t>
            </w:r>
          </w:p>
          <w:p w14:paraId="04FC484F" w14:textId="77777777" w:rsidR="00E478E2" w:rsidRDefault="00E478E2" w:rsidP="00BC0BE5">
            <w:pPr>
              <w:pStyle w:val="ListParagraph"/>
              <w:numPr>
                <w:ilvl w:val="0"/>
                <w:numId w:val="29"/>
              </w:numPr>
            </w:pPr>
            <w:r>
              <w:t>Medium</w:t>
            </w:r>
          </w:p>
          <w:p w14:paraId="09354959" w14:textId="77777777" w:rsidR="00E478E2" w:rsidRDefault="00E478E2" w:rsidP="00BC0BE5">
            <w:pPr>
              <w:pStyle w:val="ListParagraph"/>
              <w:numPr>
                <w:ilvl w:val="0"/>
                <w:numId w:val="29"/>
              </w:numPr>
            </w:pPr>
            <w:r>
              <w:t>Low</w:t>
            </w:r>
          </w:p>
          <w:p w14:paraId="74810D55" w14:textId="3C0AE663" w:rsidR="002945AB" w:rsidRPr="00E478E2" w:rsidRDefault="00E478E2" w:rsidP="00BC0BE5">
            <w:pPr>
              <w:pStyle w:val="ListParagraph"/>
              <w:numPr>
                <w:ilvl w:val="0"/>
                <w:numId w:val="29"/>
              </w:numPr>
            </w:pPr>
            <w:r>
              <w:t>Not at all</w:t>
            </w:r>
          </w:p>
        </w:tc>
      </w:tr>
      <w:tr w:rsidR="002945AB" w:rsidRPr="009C3439" w14:paraId="15F12DA8"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2297003F" w14:textId="274677B4" w:rsidR="002945AB" w:rsidRDefault="002945AB" w:rsidP="002945AB">
            <w:pPr>
              <w:rPr>
                <w:rFonts w:ascii="Aptos" w:eastAsia="Aptos" w:hAnsi="Aptos" w:cs="Aptos"/>
              </w:rPr>
            </w:pPr>
            <w:r w:rsidRPr="001E1923">
              <w:rPr>
                <w:rFonts w:ascii="Arial" w:eastAsia="Arial" w:hAnsi="Arial" w:cs="Arial"/>
                <w:b/>
                <w:bCs/>
                <w:sz w:val="22"/>
                <w:szCs w:val="22"/>
              </w:rPr>
              <w:t>Design direction</w:t>
            </w:r>
          </w:p>
        </w:tc>
      </w:tr>
      <w:tr w:rsidR="002945AB" w:rsidRPr="009C3439" w14:paraId="4FEACDD3"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2DFA5F" w14:textId="556B005E" w:rsidR="002945AB" w:rsidRDefault="002945AB" w:rsidP="002945AB">
            <w:pPr>
              <w:rPr>
                <w:rFonts w:ascii="Aptos" w:eastAsia="Aptos" w:hAnsi="Aptos" w:cs="Aptos"/>
              </w:rPr>
            </w:pPr>
            <w:r>
              <w:t>Same icons as 1</w:t>
            </w:r>
            <w:r w:rsidRPr="00237381">
              <w:rPr>
                <w:vertAlign w:val="superscript"/>
              </w:rPr>
              <w:t>st</w:t>
            </w:r>
            <w:r>
              <w:t xml:space="preserve"> question</w:t>
            </w:r>
          </w:p>
        </w:tc>
      </w:tr>
      <w:tr w:rsidR="002945AB" w:rsidRPr="009C3439" w14:paraId="344F6560"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2E949D15" w14:textId="6FA02E1D" w:rsidR="002945AB" w:rsidRPr="00190D03" w:rsidRDefault="002945AB" w:rsidP="002945AB">
            <w:pPr>
              <w:jc w:val="center"/>
              <w:rPr>
                <w:rFonts w:ascii="Arial" w:eastAsia="Arial" w:hAnsi="Arial" w:cs="Arial"/>
                <w:sz w:val="22"/>
                <w:szCs w:val="22"/>
              </w:rPr>
            </w:pPr>
            <w:r w:rsidRPr="32953D9E">
              <w:rPr>
                <w:rFonts w:ascii="Arial" w:eastAsia="Arial" w:hAnsi="Arial" w:cs="Arial"/>
                <w:b/>
                <w:bCs/>
                <w:sz w:val="22"/>
                <w:szCs w:val="22"/>
                <w:lang w:val="en"/>
              </w:rPr>
              <w:t xml:space="preserve">Screen </w:t>
            </w:r>
            <w:r w:rsidR="002E43E2">
              <w:rPr>
                <w:rFonts w:ascii="Arial" w:eastAsia="Arial" w:hAnsi="Arial" w:cs="Arial"/>
                <w:b/>
                <w:bCs/>
                <w:sz w:val="22"/>
                <w:szCs w:val="22"/>
                <w:lang w:val="en"/>
              </w:rPr>
              <w:t>6</w:t>
            </w:r>
            <w:r w:rsidRPr="32953D9E">
              <w:rPr>
                <w:rFonts w:ascii="Arial" w:eastAsia="Arial" w:hAnsi="Arial" w:cs="Arial"/>
                <w:b/>
                <w:bCs/>
                <w:sz w:val="22"/>
                <w:szCs w:val="22"/>
                <w:lang w:val="en"/>
              </w:rPr>
              <w:t>: Context Screen #3</w:t>
            </w:r>
          </w:p>
        </w:tc>
      </w:tr>
      <w:tr w:rsidR="002945AB" w:rsidRPr="009C3439" w14:paraId="1B2EB5FD"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2429A6D4" w14:textId="0706073E" w:rsidR="002945AB" w:rsidRPr="00190D03" w:rsidRDefault="002945AB" w:rsidP="002945AB">
            <w:pPr>
              <w:rPr>
                <w:rFonts w:ascii="Arial" w:eastAsia="Arial" w:hAnsi="Arial" w:cs="Arial"/>
                <w:sz w:val="22"/>
                <w:szCs w:val="22"/>
              </w:rPr>
            </w:pPr>
            <w:r w:rsidRPr="00190D03">
              <w:rPr>
                <w:rFonts w:ascii="Arial" w:eastAsia="Arial" w:hAnsi="Arial" w:cs="Arial"/>
                <w:b/>
                <w:bCs/>
                <w:sz w:val="22"/>
                <w:szCs w:val="22"/>
                <w:lang w:val="en"/>
              </w:rPr>
              <w:t xml:space="preserve">Content </w:t>
            </w:r>
          </w:p>
        </w:tc>
      </w:tr>
      <w:tr w:rsidR="002945AB" w:rsidRPr="009C3439" w14:paraId="638DC142"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A6094D" w14:textId="77777777" w:rsidR="006A6D6F" w:rsidRPr="00D64AF8" w:rsidRDefault="006A6D6F" w:rsidP="006A6D6F">
            <w:pPr>
              <w:rPr>
                <w:rFonts w:ascii="Arial" w:eastAsia="Arial" w:hAnsi="Arial" w:cs="Arial"/>
                <w:b/>
                <w:bCs/>
                <w:sz w:val="22"/>
                <w:szCs w:val="22"/>
                <w:highlight w:val="lightGray"/>
              </w:rPr>
            </w:pPr>
            <w:r w:rsidRPr="32953D9E">
              <w:rPr>
                <w:rFonts w:ascii="Arial" w:eastAsia="Arial" w:hAnsi="Arial" w:cs="Arial"/>
                <w:b/>
                <w:bCs/>
                <w:sz w:val="22"/>
                <w:szCs w:val="22"/>
                <w:highlight w:val="lightGray"/>
                <w:lang w:val="en"/>
              </w:rPr>
              <w:lastRenderedPageBreak/>
              <w:t xml:space="preserve">[Title –  / 45] </w:t>
            </w:r>
          </w:p>
          <w:p w14:paraId="3ABFAA29" w14:textId="755AD8C0" w:rsidR="006A6D6F" w:rsidRDefault="003166D3" w:rsidP="006A6D6F">
            <w:r>
              <w:rPr>
                <w:rFonts w:ascii="Arial" w:eastAsia="Arial" w:hAnsi="Arial" w:cs="Arial"/>
                <w:b/>
                <w:bCs/>
                <w:sz w:val="28"/>
                <w:szCs w:val="28"/>
              </w:rPr>
              <w:t>Social Connections</w:t>
            </w:r>
            <w:r w:rsidR="006A6D6F">
              <w:rPr>
                <w:rFonts w:ascii="Arial" w:eastAsia="Arial" w:hAnsi="Arial" w:cs="Arial"/>
                <w:b/>
                <w:bCs/>
                <w:sz w:val="28"/>
                <w:szCs w:val="28"/>
              </w:rPr>
              <w:t xml:space="preserve">: </w:t>
            </w:r>
            <w:r w:rsidR="00245C63">
              <w:rPr>
                <w:rFonts w:ascii="Arial" w:eastAsia="Arial" w:hAnsi="Arial" w:cs="Arial"/>
                <w:b/>
                <w:bCs/>
                <w:sz w:val="28"/>
                <w:szCs w:val="28"/>
              </w:rPr>
              <w:t>R</w:t>
            </w:r>
            <w:r w:rsidR="000026ED">
              <w:rPr>
                <w:rFonts w:ascii="Arial" w:eastAsia="Arial" w:hAnsi="Arial" w:cs="Arial"/>
                <w:b/>
                <w:bCs/>
                <w:sz w:val="28"/>
                <w:szCs w:val="28"/>
              </w:rPr>
              <w:t xml:space="preserve">elationships and </w:t>
            </w:r>
            <w:r w:rsidR="000C6DBE">
              <w:rPr>
                <w:rFonts w:ascii="Arial" w:eastAsia="Arial" w:hAnsi="Arial" w:cs="Arial"/>
                <w:b/>
                <w:bCs/>
                <w:sz w:val="28"/>
                <w:szCs w:val="28"/>
              </w:rPr>
              <w:t>generosity</w:t>
            </w:r>
          </w:p>
          <w:p w14:paraId="65EFC2E8" w14:textId="77777777" w:rsidR="006A6D6F" w:rsidRDefault="006A6D6F" w:rsidP="006A6D6F">
            <w:pPr>
              <w:rPr>
                <w:rFonts w:ascii="Arial" w:eastAsia="Arial" w:hAnsi="Arial" w:cs="Arial"/>
                <w:b/>
                <w:bCs/>
                <w:sz w:val="28"/>
                <w:szCs w:val="28"/>
              </w:rPr>
            </w:pPr>
          </w:p>
          <w:p w14:paraId="3A151A38" w14:textId="77777777" w:rsidR="006A6D6F" w:rsidRDefault="006A6D6F" w:rsidP="006A6D6F">
            <w:pPr>
              <w:rPr>
                <w:rFonts w:ascii="Arial" w:eastAsia="Arial" w:hAnsi="Arial" w:cs="Arial"/>
                <w:b/>
                <w:bCs/>
                <w:sz w:val="22"/>
                <w:szCs w:val="22"/>
                <w:highlight w:val="lightGray"/>
                <w:lang w:val="en"/>
              </w:rPr>
            </w:pPr>
            <w:r w:rsidRPr="32953D9E">
              <w:rPr>
                <w:rFonts w:ascii="Arial" w:eastAsia="Arial" w:hAnsi="Arial" w:cs="Arial"/>
                <w:b/>
                <w:bCs/>
                <w:sz w:val="22"/>
                <w:szCs w:val="22"/>
                <w:highlight w:val="lightGray"/>
                <w:lang w:val="en"/>
              </w:rPr>
              <w:t xml:space="preserve">[Paragraph 1 – / 147] </w:t>
            </w:r>
          </w:p>
          <w:p w14:paraId="569BAB50" w14:textId="7EEC7C06" w:rsidR="006A6D6F" w:rsidRPr="009C3D09" w:rsidRDefault="00312139" w:rsidP="00E55102">
            <w:pPr>
              <w:rPr>
                <w:rFonts w:ascii="Aptos" w:eastAsia="Aptos" w:hAnsi="Aptos" w:cs="Aptos"/>
              </w:rPr>
            </w:pPr>
            <w:r w:rsidRPr="009C3D09">
              <w:rPr>
                <w:rFonts w:ascii="Aptos" w:eastAsia="Aptos" w:hAnsi="Aptos" w:cs="Aptos"/>
              </w:rPr>
              <w:t xml:space="preserve">Ramit Sethi's relationships and generosity money dials focus on spending to build </w:t>
            </w:r>
            <w:r w:rsidR="004064B0">
              <w:rPr>
                <w:rFonts w:ascii="Aptos" w:eastAsia="Aptos" w:hAnsi="Aptos" w:cs="Aptos"/>
              </w:rPr>
              <w:t>deep</w:t>
            </w:r>
            <w:r w:rsidRPr="009C3D09">
              <w:rPr>
                <w:rFonts w:ascii="Aptos" w:eastAsia="Aptos" w:hAnsi="Aptos" w:cs="Aptos"/>
              </w:rPr>
              <w:t xml:space="preserve"> connections and </w:t>
            </w:r>
            <w:r w:rsidR="00446ACD">
              <w:rPr>
                <w:rFonts w:ascii="Aptos" w:eastAsia="Aptos" w:hAnsi="Aptos" w:cs="Aptos"/>
              </w:rPr>
              <w:t xml:space="preserve">to </w:t>
            </w:r>
            <w:r w:rsidRPr="009C3D09">
              <w:rPr>
                <w:rFonts w:ascii="Aptos" w:eastAsia="Aptos" w:hAnsi="Aptos" w:cs="Aptos"/>
              </w:rPr>
              <w:t xml:space="preserve">give back. </w:t>
            </w:r>
            <w:r w:rsidR="006A6D6F" w:rsidRPr="009C3D09">
              <w:rPr>
                <w:rFonts w:ascii="Aptos" w:eastAsia="Aptos" w:hAnsi="Aptos" w:cs="Aptos"/>
              </w:rPr>
              <w:t xml:space="preserve">We've grouped these into a broader </w:t>
            </w:r>
            <w:r w:rsidR="003166D3">
              <w:rPr>
                <w:rFonts w:ascii="Aptos" w:eastAsia="Aptos" w:hAnsi="Aptos" w:cs="Aptos"/>
              </w:rPr>
              <w:t>Social Connections</w:t>
            </w:r>
            <w:r w:rsidR="006A6D6F" w:rsidRPr="009C3D09">
              <w:rPr>
                <w:rFonts w:ascii="Aptos" w:eastAsia="Aptos" w:hAnsi="Aptos" w:cs="Aptos"/>
              </w:rPr>
              <w:t xml:space="preserve"> category. </w:t>
            </w:r>
          </w:p>
          <w:p w14:paraId="4D659186" w14:textId="77777777" w:rsidR="006C5F03" w:rsidRPr="006D2DCC" w:rsidRDefault="006C5F03" w:rsidP="00E55102">
            <w:pPr>
              <w:rPr>
                <w:rFonts w:ascii="Segoe UI" w:hAnsi="Segoe UI" w:cs="Segoe UI"/>
                <w:sz w:val="21"/>
                <w:szCs w:val="21"/>
              </w:rPr>
            </w:pPr>
          </w:p>
          <w:p w14:paraId="2D07F527" w14:textId="77777777" w:rsidR="006A6D6F" w:rsidRPr="00D64AF8" w:rsidRDefault="006A6D6F" w:rsidP="006A6D6F">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[Paragraph 2 – / 147]</w:t>
            </w:r>
          </w:p>
          <w:p w14:paraId="64933750" w14:textId="312386EA" w:rsidR="002945AB" w:rsidRPr="009C3D09" w:rsidRDefault="004E70B4" w:rsidP="00E55102">
            <w:pPr>
              <w:rPr>
                <w:rFonts w:ascii="Aptos" w:eastAsia="Aptos" w:hAnsi="Aptos" w:cs="Aptos"/>
              </w:rPr>
            </w:pPr>
            <w:commentRangeStart w:id="31"/>
            <w:r w:rsidRPr="009C3D09">
              <w:rPr>
                <w:rFonts w:ascii="Aptos" w:eastAsia="Aptos" w:hAnsi="Aptos" w:cs="Aptos"/>
              </w:rPr>
              <w:t>T</w:t>
            </w:r>
            <w:r w:rsidR="00E55102" w:rsidRPr="009C3D09">
              <w:rPr>
                <w:rFonts w:ascii="Aptos" w:eastAsia="Aptos" w:hAnsi="Aptos" w:cs="Aptos"/>
              </w:rPr>
              <w:t xml:space="preserve">he relationships dial </w:t>
            </w:r>
            <w:r w:rsidR="00E978BF">
              <w:rPr>
                <w:rFonts w:ascii="Aptos" w:eastAsia="Aptos" w:hAnsi="Aptos" w:cs="Aptos"/>
              </w:rPr>
              <w:t>is all about</w:t>
            </w:r>
            <w:r w:rsidR="00E55102" w:rsidRPr="009C3D09">
              <w:rPr>
                <w:rFonts w:ascii="Aptos" w:eastAsia="Aptos" w:hAnsi="Aptos" w:cs="Aptos"/>
              </w:rPr>
              <w:t xml:space="preserve"> spending to enhance connections with loved ones</w:t>
            </w:r>
            <w:commentRangeEnd w:id="31"/>
            <w:r>
              <w:rPr>
                <w:rStyle w:val="CommentReference"/>
              </w:rPr>
              <w:commentReference w:id="31"/>
            </w:r>
            <w:r w:rsidR="00E55102" w:rsidRPr="009C3D09">
              <w:rPr>
                <w:rFonts w:ascii="Aptos" w:eastAsia="Aptos" w:hAnsi="Aptos" w:cs="Aptos"/>
              </w:rPr>
              <w:t>, like family trips or dinner</w:t>
            </w:r>
            <w:r w:rsidRPr="009C3D09">
              <w:rPr>
                <w:rFonts w:ascii="Aptos" w:eastAsia="Aptos" w:hAnsi="Aptos" w:cs="Aptos"/>
              </w:rPr>
              <w:t xml:space="preserve"> with friends</w:t>
            </w:r>
            <w:r w:rsidR="00E55102" w:rsidRPr="009C3D09">
              <w:rPr>
                <w:rFonts w:ascii="Aptos" w:eastAsia="Aptos" w:hAnsi="Aptos" w:cs="Aptos"/>
              </w:rPr>
              <w:t xml:space="preserve">. The generosity dial involves </w:t>
            </w:r>
            <w:r w:rsidR="001F4511">
              <w:rPr>
                <w:rFonts w:ascii="Aptos" w:eastAsia="Aptos" w:hAnsi="Aptos" w:cs="Aptos"/>
              </w:rPr>
              <w:t xml:space="preserve">charitable </w:t>
            </w:r>
            <w:r w:rsidR="00E55102" w:rsidRPr="009C3D09">
              <w:rPr>
                <w:rFonts w:ascii="Aptos" w:eastAsia="Aptos" w:hAnsi="Aptos" w:cs="Aptos"/>
              </w:rPr>
              <w:t xml:space="preserve">giving, such as donating to causes or treating friends. Both dials </w:t>
            </w:r>
            <w:r w:rsidR="00EF4223">
              <w:rPr>
                <w:rFonts w:ascii="Aptos" w:eastAsia="Aptos" w:hAnsi="Aptos" w:cs="Aptos"/>
              </w:rPr>
              <w:t>focus on</w:t>
            </w:r>
            <w:r w:rsidR="00E55102" w:rsidRPr="009C3D09">
              <w:rPr>
                <w:rFonts w:ascii="Aptos" w:eastAsia="Aptos" w:hAnsi="Aptos" w:cs="Aptos"/>
              </w:rPr>
              <w:t xml:space="preserve"> meaningful</w:t>
            </w:r>
            <w:r w:rsidR="009C3D09" w:rsidRPr="009C3D09">
              <w:rPr>
                <w:rFonts w:ascii="Aptos" w:eastAsia="Aptos" w:hAnsi="Aptos" w:cs="Aptos"/>
              </w:rPr>
              <w:t xml:space="preserve"> </w:t>
            </w:r>
            <w:r w:rsidR="00E55102" w:rsidRPr="009C3D09">
              <w:rPr>
                <w:rFonts w:ascii="Aptos" w:eastAsia="Aptos" w:hAnsi="Aptos" w:cs="Aptos"/>
              </w:rPr>
              <w:t>over</w:t>
            </w:r>
            <w:r w:rsidR="00EF4223">
              <w:rPr>
                <w:rFonts w:ascii="Aptos" w:eastAsia="Aptos" w:hAnsi="Aptos" w:cs="Aptos"/>
              </w:rPr>
              <w:t xml:space="preserve"> </w:t>
            </w:r>
            <w:r w:rsidR="00E55102" w:rsidRPr="009C3D09">
              <w:rPr>
                <w:rFonts w:ascii="Aptos" w:eastAsia="Aptos" w:hAnsi="Aptos" w:cs="Aptos"/>
              </w:rPr>
              <w:t>material</w:t>
            </w:r>
            <w:r w:rsidR="00EC3B09">
              <w:rPr>
                <w:rFonts w:ascii="Aptos" w:eastAsia="Aptos" w:hAnsi="Aptos" w:cs="Aptos"/>
              </w:rPr>
              <w:t xml:space="preserve"> spending</w:t>
            </w:r>
            <w:r w:rsidR="00E55102" w:rsidRPr="009C3D09">
              <w:rPr>
                <w:rFonts w:ascii="Aptos" w:eastAsia="Aptos" w:hAnsi="Aptos" w:cs="Aptos"/>
              </w:rPr>
              <w:t xml:space="preserve">. </w:t>
            </w:r>
          </w:p>
          <w:p w14:paraId="613ED641" w14:textId="752E2BA6" w:rsidR="002945AB" w:rsidRPr="00190D03" w:rsidRDefault="002945AB" w:rsidP="002945AB">
            <w:r w:rsidRPr="32953D9E">
              <w:t xml:space="preserve"> </w:t>
            </w:r>
          </w:p>
        </w:tc>
      </w:tr>
      <w:tr w:rsidR="002945AB" w:rsidRPr="009C3439" w14:paraId="1B929707"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20DE1E6" w14:textId="6B83A606" w:rsidR="002945AB" w:rsidRPr="00190D03" w:rsidRDefault="002945AB" w:rsidP="002945AB">
            <w:pPr>
              <w:rPr>
                <w:rFonts w:ascii="Arial" w:eastAsia="Arial" w:hAnsi="Arial" w:cs="Arial"/>
                <w:b/>
                <w:bCs/>
                <w:sz w:val="22"/>
                <w:szCs w:val="22"/>
              </w:rPr>
            </w:pPr>
            <w:r w:rsidRPr="000108E4">
              <w:rPr>
                <w:rFonts w:ascii="Arial" w:eastAsia="Arial" w:hAnsi="Arial" w:cs="Arial"/>
                <w:b/>
                <w:bCs/>
                <w:sz w:val="22"/>
                <w:szCs w:val="22"/>
              </w:rPr>
              <w:t>Design direction</w:t>
            </w:r>
          </w:p>
        </w:tc>
      </w:tr>
      <w:tr w:rsidR="002945AB" w:rsidRPr="009C3439" w14:paraId="4CB0B0D3"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8515BD" w14:textId="4374008A" w:rsidR="002945AB" w:rsidRDefault="002945AB" w:rsidP="002945AB">
            <w:pPr>
              <w:rPr>
                <w:rFonts w:ascii="Aptos" w:eastAsia="Aptos" w:hAnsi="Aptos" w:cs="Aptos"/>
              </w:rPr>
            </w:pPr>
            <w:r>
              <w:rPr>
                <w:rFonts w:ascii="Aptos" w:eastAsia="Aptos" w:hAnsi="Aptos" w:cs="Aptos"/>
              </w:rPr>
              <w:t>Person walking into the “</w:t>
            </w:r>
            <w:r w:rsidR="003166D3">
              <w:rPr>
                <w:rFonts w:ascii="Aptos" w:eastAsia="Aptos" w:hAnsi="Aptos" w:cs="Aptos"/>
              </w:rPr>
              <w:t>Social Connections</w:t>
            </w:r>
            <w:r>
              <w:rPr>
                <w:rFonts w:ascii="Aptos" w:eastAsia="Aptos" w:hAnsi="Aptos" w:cs="Aptos"/>
              </w:rPr>
              <w:t>” store, which has stuff representing relationships in one window and stuff representing generosity in another.</w:t>
            </w:r>
          </w:p>
          <w:p w14:paraId="709FBA2A" w14:textId="77777777" w:rsidR="002945AB" w:rsidRDefault="002945AB" w:rsidP="002945AB">
            <w:pPr>
              <w:rPr>
                <w:rFonts w:ascii="Aptos" w:eastAsia="Aptos" w:hAnsi="Aptos" w:cs="Aptos"/>
              </w:rPr>
            </w:pPr>
          </w:p>
          <w:p w14:paraId="3AB5DA8A" w14:textId="77777777" w:rsidR="002945AB" w:rsidRDefault="002945AB" w:rsidP="002945AB">
            <w:pPr>
              <w:rPr>
                <w:rFonts w:ascii="Aptos" w:eastAsia="Aptos" w:hAnsi="Aptos" w:cs="Aptos"/>
              </w:rPr>
            </w:pPr>
            <w:r>
              <w:rPr>
                <w:noProof/>
              </w:rPr>
              <w:drawing>
                <wp:inline distT="0" distB="0" distL="0" distR="0" wp14:anchorId="6F6F6AC9" wp14:editId="20608700">
                  <wp:extent cx="1676400" cy="1210945"/>
                  <wp:effectExtent l="0" t="0" r="0" b="0"/>
                  <wp:docPr id="1644856565" name="Picture 3" descr="Window Shopping Wom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 Shopping Women Stock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1210945"/>
                          </a:xfrm>
                          <a:prstGeom prst="rect">
                            <a:avLst/>
                          </a:prstGeom>
                          <a:noFill/>
                          <a:ln>
                            <a:noFill/>
                          </a:ln>
                        </pic:spPr>
                      </pic:pic>
                    </a:graphicData>
                  </a:graphic>
                </wp:inline>
              </w:drawing>
            </w:r>
            <w:r>
              <w:rPr>
                <w:rFonts w:ascii="Aptos" w:eastAsia="Aptos" w:hAnsi="Aptos" w:cs="Aptos"/>
              </w:rPr>
              <w:t xml:space="preserve"> </w:t>
            </w:r>
            <w:r>
              <w:rPr>
                <w:noProof/>
              </w:rPr>
              <w:drawing>
                <wp:inline distT="0" distB="0" distL="0" distR="0" wp14:anchorId="3227C6B8" wp14:editId="3AFF51C4">
                  <wp:extent cx="1727200" cy="1176655"/>
                  <wp:effectExtent l="0" t="0" r="0" b="4445"/>
                  <wp:docPr id="1839947528" name="Picture 4" descr="Woman Walking Into Store: Over 10,3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man Walking Into Store: Over 10,309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7200" cy="1176655"/>
                          </a:xfrm>
                          <a:prstGeom prst="rect">
                            <a:avLst/>
                          </a:prstGeom>
                          <a:noFill/>
                          <a:ln>
                            <a:noFill/>
                          </a:ln>
                        </pic:spPr>
                      </pic:pic>
                    </a:graphicData>
                  </a:graphic>
                </wp:inline>
              </w:drawing>
            </w:r>
          </w:p>
          <w:p w14:paraId="4C1D6CD6" w14:textId="6D8DAE95" w:rsidR="002945AB" w:rsidRPr="00190D03" w:rsidRDefault="002945AB" w:rsidP="002945AB">
            <w:pPr>
              <w:rPr>
                <w:rFonts w:ascii="Aptos" w:eastAsia="Aptos" w:hAnsi="Aptos" w:cs="Aptos"/>
              </w:rPr>
            </w:pPr>
            <w:r w:rsidRPr="000108E4">
              <w:rPr>
                <w:rFonts w:ascii="Aptos" w:eastAsia="Aptos" w:hAnsi="Aptos" w:cs="Aptos"/>
              </w:rPr>
              <w:t xml:space="preserve"> </w:t>
            </w:r>
          </w:p>
        </w:tc>
      </w:tr>
      <w:tr w:rsidR="002E43E2" w:rsidRPr="009C3439" w14:paraId="46EF4169"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32C19148" w14:textId="3B0F881E" w:rsidR="002E43E2" w:rsidRDefault="002E43E2" w:rsidP="002E43E2">
            <w:pPr>
              <w:jc w:val="center"/>
              <w:rPr>
                <w:rFonts w:ascii="Aptos" w:eastAsia="Aptos" w:hAnsi="Aptos" w:cs="Aptos"/>
              </w:rPr>
            </w:pPr>
            <w:r w:rsidRPr="00925E1D">
              <w:rPr>
                <w:rFonts w:ascii="Arial" w:eastAsia="Arial" w:hAnsi="Arial" w:cs="Arial"/>
                <w:b/>
                <w:bCs/>
                <w:sz w:val="22"/>
                <w:szCs w:val="22"/>
                <w:lang w:val="en"/>
              </w:rPr>
              <w:t xml:space="preserve">Screen </w:t>
            </w:r>
            <w:r>
              <w:rPr>
                <w:rFonts w:ascii="Arial" w:eastAsia="Arial" w:hAnsi="Arial" w:cs="Arial"/>
                <w:b/>
                <w:bCs/>
                <w:sz w:val="22"/>
                <w:szCs w:val="22"/>
                <w:lang w:val="en"/>
              </w:rPr>
              <w:t>7</w:t>
            </w:r>
            <w:r w:rsidRPr="00925E1D">
              <w:rPr>
                <w:rFonts w:ascii="Arial" w:eastAsia="Arial" w:hAnsi="Arial" w:cs="Arial"/>
                <w:b/>
                <w:bCs/>
                <w:sz w:val="22"/>
                <w:szCs w:val="22"/>
                <w:lang w:val="en"/>
              </w:rPr>
              <w:t>: Poll Question #3</w:t>
            </w:r>
          </w:p>
        </w:tc>
      </w:tr>
      <w:tr w:rsidR="002E43E2" w:rsidRPr="009C3439" w14:paraId="2A0AABAE"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26F542A6" w14:textId="351026D9" w:rsidR="002E43E2" w:rsidRDefault="002E43E2" w:rsidP="002E43E2">
            <w:pPr>
              <w:rPr>
                <w:rFonts w:ascii="Aptos" w:eastAsia="Aptos" w:hAnsi="Aptos" w:cs="Aptos"/>
              </w:rPr>
            </w:pPr>
            <w:r w:rsidRPr="00925E1D">
              <w:rPr>
                <w:rFonts w:ascii="Arial" w:eastAsia="Arial" w:hAnsi="Arial" w:cs="Arial"/>
                <w:b/>
                <w:bCs/>
                <w:sz w:val="22"/>
                <w:szCs w:val="22"/>
                <w:lang w:val="en"/>
              </w:rPr>
              <w:t xml:space="preserve">Content </w:t>
            </w:r>
          </w:p>
        </w:tc>
      </w:tr>
      <w:tr w:rsidR="002E43E2" w:rsidRPr="009C3439" w14:paraId="6079A7FB"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AF264D" w14:textId="77777777" w:rsidR="002E43E2" w:rsidRPr="009B78A5" w:rsidRDefault="002E43E2" w:rsidP="002E43E2">
            <w:pPr>
              <w:rPr>
                <w:rFonts w:ascii="Arial" w:eastAsia="Arial" w:hAnsi="Arial" w:cs="Arial"/>
                <w:b/>
                <w:bCs/>
                <w:sz w:val="22"/>
                <w:szCs w:val="22"/>
              </w:rPr>
            </w:pPr>
            <w:r w:rsidRPr="009B78A5">
              <w:rPr>
                <w:rFonts w:ascii="Arial" w:eastAsia="Arial" w:hAnsi="Arial" w:cs="Arial"/>
                <w:b/>
                <w:bCs/>
                <w:sz w:val="22"/>
                <w:szCs w:val="22"/>
              </w:rPr>
              <w:t xml:space="preserve">[Title –  / 65] </w:t>
            </w:r>
          </w:p>
          <w:p w14:paraId="4261A24B" w14:textId="306D2BC9" w:rsidR="00DF35BA" w:rsidRDefault="00F664EF" w:rsidP="00DF35BA">
            <w:pPr>
              <w:rPr>
                <w:rFonts w:ascii="Arial" w:eastAsia="Arial" w:hAnsi="Arial" w:cs="Arial"/>
                <w:b/>
                <w:bCs/>
                <w:sz w:val="28"/>
                <w:szCs w:val="28"/>
              </w:rPr>
            </w:pPr>
            <w:r w:rsidRPr="00F664EF">
              <w:rPr>
                <w:rFonts w:ascii="Arial" w:eastAsia="Arial" w:hAnsi="Arial" w:cs="Arial"/>
                <w:b/>
                <w:bCs/>
                <w:sz w:val="28"/>
                <w:szCs w:val="28"/>
              </w:rPr>
              <w:t>Social Connections: How do these expenses rank on your priority list?</w:t>
            </w:r>
          </w:p>
          <w:p w14:paraId="1C062A64" w14:textId="77777777" w:rsidR="000F3C10" w:rsidRPr="001015E4" w:rsidRDefault="000F3C10" w:rsidP="00DF35BA">
            <w:pPr>
              <w:rPr>
                <w:rFonts w:ascii="Arial" w:eastAsia="Arial" w:hAnsi="Arial" w:cs="Arial"/>
                <w:b/>
                <w:bCs/>
                <w:sz w:val="28"/>
                <w:szCs w:val="28"/>
              </w:rPr>
            </w:pPr>
          </w:p>
          <w:p w14:paraId="369BF4E8" w14:textId="689FBE66" w:rsidR="00DF35BA" w:rsidRDefault="00DF35BA" w:rsidP="00DF35BA">
            <w:pPr>
              <w:rPr>
                <w:rFonts w:ascii="Arial" w:eastAsia="Arial" w:hAnsi="Arial" w:cs="Arial"/>
                <w:b/>
                <w:bCs/>
                <w:sz w:val="22"/>
                <w:szCs w:val="22"/>
                <w:highlight w:val="lightGray"/>
                <w:lang w:val="en"/>
              </w:rPr>
            </w:pPr>
            <w:r w:rsidRPr="29BDF0E9">
              <w:rPr>
                <w:rFonts w:ascii="Arial" w:eastAsia="Arial" w:hAnsi="Arial" w:cs="Arial"/>
                <w:b/>
                <w:bCs/>
                <w:sz w:val="22"/>
                <w:szCs w:val="22"/>
                <w:highlight w:val="lightGray"/>
                <w:lang w:val="en"/>
              </w:rPr>
              <w:t>[Description – / 145]</w:t>
            </w:r>
            <w:r>
              <w:br/>
            </w:r>
            <w:r w:rsidRPr="00886153">
              <w:rPr>
                <w:rFonts w:ascii="Aptos" w:eastAsia="Aptos" w:hAnsi="Aptos" w:cs="Aptos"/>
              </w:rPr>
              <w:t xml:space="preserve">Reflect on how </w:t>
            </w:r>
            <w:r w:rsidR="00760CA4">
              <w:rPr>
                <w:rFonts w:ascii="Aptos" w:eastAsia="Aptos" w:hAnsi="Aptos" w:cs="Aptos"/>
              </w:rPr>
              <w:t>relationships and generosity</w:t>
            </w:r>
            <w:r w:rsidRPr="00886153">
              <w:rPr>
                <w:rFonts w:ascii="Aptos" w:eastAsia="Aptos" w:hAnsi="Aptos" w:cs="Aptos"/>
              </w:rPr>
              <w:t xml:space="preserve"> resonate with you. </w:t>
            </w:r>
            <w:r>
              <w:rPr>
                <w:rFonts w:ascii="Aptos" w:eastAsia="Aptos" w:hAnsi="Aptos" w:cs="Aptos"/>
              </w:rPr>
              <w:t>(</w:t>
            </w:r>
            <w:r w:rsidRPr="00886153">
              <w:rPr>
                <w:rFonts w:ascii="Aptos" w:eastAsia="Aptos" w:hAnsi="Aptos" w:cs="Aptos"/>
              </w:rPr>
              <w:t>Only rate it high if it’s</w:t>
            </w:r>
            <w:r>
              <w:rPr>
                <w:rFonts w:ascii="Aptos" w:eastAsia="Aptos" w:hAnsi="Aptos" w:cs="Aptos"/>
              </w:rPr>
              <w:t xml:space="preserve"> your</w:t>
            </w:r>
            <w:r w:rsidRPr="00886153">
              <w:rPr>
                <w:rFonts w:ascii="Aptos" w:eastAsia="Aptos" w:hAnsi="Aptos" w:cs="Aptos"/>
              </w:rPr>
              <w:t xml:space="preserve"> top priority</w:t>
            </w:r>
            <w:r>
              <w:rPr>
                <w:rFonts w:ascii="Aptos" w:eastAsia="Aptos" w:hAnsi="Aptos" w:cs="Aptos"/>
              </w:rPr>
              <w:t>.)</w:t>
            </w:r>
            <w:r w:rsidRPr="00350B35">
              <w:rPr>
                <w:rFonts w:ascii="Arial" w:eastAsia="Arial" w:hAnsi="Arial" w:cs="Arial"/>
                <w:b/>
                <w:bCs/>
                <w:sz w:val="22"/>
                <w:szCs w:val="22"/>
                <w:highlight w:val="lightGray"/>
                <w:lang w:val="en"/>
              </w:rPr>
              <w:t xml:space="preserve"> </w:t>
            </w:r>
          </w:p>
          <w:p w14:paraId="180F4412" w14:textId="77777777" w:rsidR="00DF35BA" w:rsidRDefault="00DF35BA" w:rsidP="00DF35BA">
            <w:pPr>
              <w:rPr>
                <w:rFonts w:ascii="Arial" w:eastAsia="Arial" w:hAnsi="Arial" w:cs="Arial"/>
                <w:b/>
                <w:bCs/>
                <w:sz w:val="22"/>
                <w:szCs w:val="22"/>
                <w:highlight w:val="lightGray"/>
                <w:lang w:val="en"/>
              </w:rPr>
            </w:pPr>
          </w:p>
          <w:p w14:paraId="1CB32D93" w14:textId="77777777" w:rsidR="00DF35BA" w:rsidRPr="00350B35" w:rsidRDefault="00DF35BA" w:rsidP="00DF35BA">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20E81B60" w14:textId="77777777" w:rsidR="00DF35BA" w:rsidRDefault="00DF35BA" w:rsidP="00DF35BA">
            <w:pPr>
              <w:pStyle w:val="ListParagraph"/>
              <w:numPr>
                <w:ilvl w:val="0"/>
                <w:numId w:val="29"/>
              </w:numPr>
            </w:pPr>
            <w:r>
              <w:t>High</w:t>
            </w:r>
          </w:p>
          <w:p w14:paraId="036EE37B" w14:textId="77777777" w:rsidR="00DF35BA" w:rsidRDefault="00DF35BA" w:rsidP="00DF35BA">
            <w:pPr>
              <w:pStyle w:val="ListParagraph"/>
              <w:numPr>
                <w:ilvl w:val="0"/>
                <w:numId w:val="29"/>
              </w:numPr>
            </w:pPr>
            <w:r>
              <w:t>Medium</w:t>
            </w:r>
          </w:p>
          <w:p w14:paraId="44C51308" w14:textId="77777777" w:rsidR="00760CA4" w:rsidRDefault="00DF35BA" w:rsidP="00DF35BA">
            <w:pPr>
              <w:pStyle w:val="ListParagraph"/>
              <w:numPr>
                <w:ilvl w:val="0"/>
                <w:numId w:val="29"/>
              </w:numPr>
            </w:pPr>
            <w:r>
              <w:t>Low</w:t>
            </w:r>
          </w:p>
          <w:p w14:paraId="546276F0" w14:textId="2CEE15BF" w:rsidR="002E43E2" w:rsidRPr="00760CA4" w:rsidRDefault="00DF35BA" w:rsidP="00DF35BA">
            <w:pPr>
              <w:pStyle w:val="ListParagraph"/>
              <w:numPr>
                <w:ilvl w:val="0"/>
                <w:numId w:val="29"/>
              </w:numPr>
            </w:pPr>
            <w:r>
              <w:lastRenderedPageBreak/>
              <w:t>Not at all</w:t>
            </w:r>
          </w:p>
        </w:tc>
      </w:tr>
      <w:tr w:rsidR="002E43E2" w:rsidRPr="009C3439" w14:paraId="2A3316BD"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08546F00" w14:textId="07982B3C" w:rsidR="002E43E2" w:rsidRDefault="002E43E2" w:rsidP="002E43E2">
            <w:pPr>
              <w:rPr>
                <w:rFonts w:ascii="Aptos" w:eastAsia="Aptos" w:hAnsi="Aptos" w:cs="Aptos"/>
              </w:rPr>
            </w:pPr>
            <w:r w:rsidRPr="009B78A5">
              <w:rPr>
                <w:rFonts w:ascii="Arial" w:eastAsia="Arial" w:hAnsi="Arial" w:cs="Arial"/>
                <w:b/>
                <w:bCs/>
                <w:sz w:val="22"/>
                <w:szCs w:val="22"/>
              </w:rPr>
              <w:lastRenderedPageBreak/>
              <w:t>Design direction</w:t>
            </w:r>
          </w:p>
        </w:tc>
      </w:tr>
      <w:tr w:rsidR="002E43E2" w:rsidRPr="009C3439" w14:paraId="43B60477"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BF4F25" w14:textId="77777777" w:rsidR="002E43E2" w:rsidRPr="00190D03" w:rsidRDefault="002E43E2" w:rsidP="002E43E2">
            <w:pPr>
              <w:pStyle w:val="ListParagraph"/>
              <w:numPr>
                <w:ilvl w:val="0"/>
                <w:numId w:val="21"/>
              </w:numPr>
              <w:spacing w:before="240" w:after="240"/>
              <w:rPr>
                <w:rFonts w:ascii="Times New Roman" w:eastAsia="Times New Roman" w:hAnsi="Times New Roman" w:cs="Times New Roman"/>
              </w:rPr>
            </w:pPr>
            <w:r>
              <w:rPr>
                <w:rFonts w:ascii="Times New Roman" w:eastAsia="Times New Roman" w:hAnsi="Times New Roman" w:cs="Times New Roman"/>
              </w:rPr>
              <w:t>Same dials as first question</w:t>
            </w:r>
          </w:p>
          <w:p w14:paraId="3F1C820D" w14:textId="77777777" w:rsidR="002E43E2" w:rsidRDefault="002E43E2" w:rsidP="002E43E2">
            <w:pPr>
              <w:rPr>
                <w:rFonts w:ascii="Aptos" w:eastAsia="Aptos" w:hAnsi="Aptos" w:cs="Aptos"/>
              </w:rPr>
            </w:pPr>
          </w:p>
        </w:tc>
      </w:tr>
      <w:tr w:rsidR="002E43E2" w:rsidRPr="009C3439" w14:paraId="4D027883"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7F3C7286" w14:textId="5803C1B3" w:rsidR="002E43E2" w:rsidRDefault="002E43E2" w:rsidP="002E43E2">
            <w:pPr>
              <w:jc w:val="center"/>
              <w:rPr>
                <w:rFonts w:ascii="Aptos" w:eastAsia="Aptos" w:hAnsi="Aptos" w:cs="Aptos"/>
              </w:rPr>
            </w:pPr>
            <w:r w:rsidRPr="32953D9E">
              <w:rPr>
                <w:rFonts w:ascii="Arial" w:eastAsia="Arial" w:hAnsi="Arial" w:cs="Arial"/>
                <w:b/>
                <w:bCs/>
                <w:sz w:val="22"/>
                <w:szCs w:val="22"/>
                <w:lang w:val="en"/>
              </w:rPr>
              <w:t xml:space="preserve">Screen </w:t>
            </w:r>
            <w:r w:rsidR="00D648BD">
              <w:rPr>
                <w:rFonts w:ascii="Arial" w:eastAsia="Arial" w:hAnsi="Arial" w:cs="Arial"/>
                <w:b/>
                <w:bCs/>
                <w:sz w:val="22"/>
                <w:szCs w:val="22"/>
                <w:lang w:val="en"/>
              </w:rPr>
              <w:t>8</w:t>
            </w:r>
            <w:r w:rsidRPr="32953D9E">
              <w:rPr>
                <w:rFonts w:ascii="Arial" w:eastAsia="Arial" w:hAnsi="Arial" w:cs="Arial"/>
                <w:b/>
                <w:bCs/>
                <w:sz w:val="22"/>
                <w:szCs w:val="22"/>
                <w:lang w:val="en"/>
              </w:rPr>
              <w:t>: Context Screen #</w:t>
            </w:r>
            <w:r>
              <w:rPr>
                <w:rFonts w:ascii="Arial" w:eastAsia="Arial" w:hAnsi="Arial" w:cs="Arial"/>
                <w:b/>
                <w:bCs/>
                <w:sz w:val="22"/>
                <w:szCs w:val="22"/>
                <w:lang w:val="en"/>
              </w:rPr>
              <w:t>4</w:t>
            </w:r>
          </w:p>
        </w:tc>
      </w:tr>
      <w:tr w:rsidR="002E43E2" w:rsidRPr="009C3439" w14:paraId="0D602461"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6172D4F2" w14:textId="1861D0DE" w:rsidR="002E43E2" w:rsidRDefault="002E43E2" w:rsidP="002E43E2">
            <w:pPr>
              <w:rPr>
                <w:rFonts w:ascii="Aptos" w:eastAsia="Aptos" w:hAnsi="Aptos" w:cs="Aptos"/>
              </w:rPr>
            </w:pPr>
            <w:r w:rsidRPr="00190D03">
              <w:rPr>
                <w:rFonts w:ascii="Arial" w:eastAsia="Arial" w:hAnsi="Arial" w:cs="Arial"/>
                <w:b/>
                <w:bCs/>
                <w:sz w:val="22"/>
                <w:szCs w:val="22"/>
                <w:lang w:val="en"/>
              </w:rPr>
              <w:t xml:space="preserve">Content </w:t>
            </w:r>
          </w:p>
        </w:tc>
      </w:tr>
      <w:tr w:rsidR="002E43E2" w:rsidRPr="009C3439" w14:paraId="29002E44"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969B74" w14:textId="77777777" w:rsidR="002E43E2" w:rsidRPr="00D64AF8" w:rsidRDefault="002E43E2" w:rsidP="002E43E2">
            <w:pPr>
              <w:rPr>
                <w:rFonts w:ascii="Arial" w:eastAsia="Arial" w:hAnsi="Arial" w:cs="Arial"/>
                <w:b/>
                <w:bCs/>
                <w:sz w:val="22"/>
                <w:szCs w:val="22"/>
                <w:highlight w:val="lightGray"/>
              </w:rPr>
            </w:pPr>
            <w:r w:rsidRPr="32953D9E">
              <w:rPr>
                <w:rFonts w:ascii="Arial" w:eastAsia="Arial" w:hAnsi="Arial" w:cs="Arial"/>
                <w:b/>
                <w:bCs/>
                <w:sz w:val="22"/>
                <w:szCs w:val="22"/>
                <w:highlight w:val="lightGray"/>
                <w:lang w:val="en"/>
              </w:rPr>
              <w:t xml:space="preserve">[Title –  / 45] </w:t>
            </w:r>
          </w:p>
          <w:p w14:paraId="5BD6A3EE" w14:textId="0890209A" w:rsidR="002E43E2" w:rsidRDefault="000B7954" w:rsidP="002E43E2">
            <w:r>
              <w:rPr>
                <w:rFonts w:ascii="Arial" w:eastAsia="Arial" w:hAnsi="Arial" w:cs="Arial"/>
                <w:sz w:val="28"/>
                <w:szCs w:val="28"/>
              </w:rPr>
              <w:t>Flexibility</w:t>
            </w:r>
            <w:r w:rsidR="002F1497">
              <w:rPr>
                <w:rFonts w:ascii="Arial" w:eastAsia="Arial" w:hAnsi="Arial" w:cs="Arial"/>
                <w:sz w:val="28"/>
                <w:szCs w:val="28"/>
              </w:rPr>
              <w:t xml:space="preserve">: </w:t>
            </w:r>
            <w:r w:rsidR="00245C63">
              <w:rPr>
                <w:rFonts w:ascii="Arial" w:eastAsia="Arial" w:hAnsi="Arial" w:cs="Arial"/>
                <w:sz w:val="28"/>
                <w:szCs w:val="28"/>
              </w:rPr>
              <w:t>F</w:t>
            </w:r>
            <w:r w:rsidR="002F1497">
              <w:rPr>
                <w:rFonts w:ascii="Arial" w:eastAsia="Arial" w:hAnsi="Arial" w:cs="Arial"/>
                <w:sz w:val="28"/>
                <w:szCs w:val="28"/>
              </w:rPr>
              <w:t>reedom and convenience</w:t>
            </w:r>
          </w:p>
          <w:p w14:paraId="545BC5CA" w14:textId="77777777" w:rsidR="002E43E2" w:rsidRDefault="002E43E2" w:rsidP="002E43E2">
            <w:pPr>
              <w:rPr>
                <w:rFonts w:ascii="Arial" w:eastAsia="Arial" w:hAnsi="Arial" w:cs="Arial"/>
                <w:b/>
                <w:bCs/>
                <w:sz w:val="28"/>
                <w:szCs w:val="28"/>
              </w:rPr>
            </w:pPr>
          </w:p>
          <w:p w14:paraId="5FBFB88A" w14:textId="77777777" w:rsidR="002E43E2" w:rsidRPr="00D64AF8" w:rsidRDefault="002E43E2" w:rsidP="002E43E2">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 xml:space="preserve">[Paragraph 1 – / 147] </w:t>
            </w:r>
          </w:p>
          <w:p w14:paraId="47177E44" w14:textId="2324A77A" w:rsidR="002E43E2" w:rsidRPr="00855C24" w:rsidRDefault="008441DA" w:rsidP="00855C24">
            <w:pPr>
              <w:pStyle w:val="NormalWeb"/>
              <w:spacing w:line="300" w:lineRule="atLeast"/>
              <w:rPr>
                <w:rFonts w:ascii="Segoe UI" w:hAnsi="Segoe UI" w:cs="Segoe UI"/>
                <w:sz w:val="21"/>
                <w:szCs w:val="21"/>
              </w:rPr>
            </w:pPr>
            <w:r>
              <w:rPr>
                <w:rFonts w:ascii="Segoe UI" w:hAnsi="Segoe UI" w:cs="Segoe UI"/>
                <w:sz w:val="21"/>
                <w:szCs w:val="21"/>
              </w:rPr>
              <w:t>The</w:t>
            </w:r>
            <w:r w:rsidR="002F1497">
              <w:rPr>
                <w:rFonts w:ascii="Segoe UI" w:hAnsi="Segoe UI" w:cs="Segoe UI"/>
                <w:sz w:val="21"/>
                <w:szCs w:val="21"/>
              </w:rPr>
              <w:t xml:space="preserve"> </w:t>
            </w:r>
            <w:r>
              <w:rPr>
                <w:rFonts w:ascii="Segoe UI" w:hAnsi="Segoe UI" w:cs="Segoe UI"/>
                <w:sz w:val="21"/>
                <w:szCs w:val="21"/>
              </w:rPr>
              <w:t>f</w:t>
            </w:r>
            <w:r w:rsidR="002F1497">
              <w:rPr>
                <w:rFonts w:ascii="Segoe UI" w:hAnsi="Segoe UI" w:cs="Segoe UI"/>
                <w:sz w:val="21"/>
                <w:szCs w:val="21"/>
              </w:rPr>
              <w:t xml:space="preserve">reedom and </w:t>
            </w:r>
            <w:r>
              <w:rPr>
                <w:rFonts w:ascii="Segoe UI" w:hAnsi="Segoe UI" w:cs="Segoe UI"/>
                <w:sz w:val="21"/>
                <w:szCs w:val="21"/>
              </w:rPr>
              <w:t>c</w:t>
            </w:r>
            <w:r w:rsidR="002F1497">
              <w:rPr>
                <w:rFonts w:ascii="Segoe UI" w:hAnsi="Segoe UI" w:cs="Segoe UI"/>
                <w:sz w:val="21"/>
                <w:szCs w:val="21"/>
              </w:rPr>
              <w:t xml:space="preserve">onvenience </w:t>
            </w:r>
            <w:ins w:id="32" w:author="Jolene Haley(UST,US)" w:date="2025-05-07T17:23:00Z">
              <w:r w:rsidR="73232466" w:rsidRPr="0F6F3EE3">
                <w:rPr>
                  <w:rFonts w:ascii="Segoe UI" w:hAnsi="Segoe UI" w:cs="Segoe UI"/>
                  <w:sz w:val="21"/>
                  <w:szCs w:val="21"/>
                </w:rPr>
                <w:t>M</w:t>
              </w:r>
            </w:ins>
            <w:del w:id="33" w:author="Jolene Haley(UST,US)" w:date="2025-05-07T17:23:00Z">
              <w:r w:rsidR="002F1497" w:rsidRPr="0F6F3EE3">
                <w:rPr>
                  <w:rFonts w:ascii="Segoe UI" w:hAnsi="Segoe UI" w:cs="Segoe UI"/>
                  <w:sz w:val="21"/>
                  <w:szCs w:val="21"/>
                </w:rPr>
                <w:delText>m</w:delText>
              </w:r>
            </w:del>
            <w:r w:rsidR="002F1497" w:rsidRPr="0F6F3EE3">
              <w:rPr>
                <w:rFonts w:ascii="Segoe UI" w:hAnsi="Segoe UI" w:cs="Segoe UI"/>
                <w:sz w:val="21"/>
                <w:szCs w:val="21"/>
              </w:rPr>
              <w:t>oney</w:t>
            </w:r>
            <w:r w:rsidR="002F1497">
              <w:rPr>
                <w:rFonts w:ascii="Segoe UI" w:hAnsi="Segoe UI" w:cs="Segoe UI"/>
                <w:sz w:val="21"/>
                <w:szCs w:val="21"/>
              </w:rPr>
              <w:t xml:space="preserve"> </w:t>
            </w:r>
            <w:ins w:id="34" w:author="Jolene Haley(UST,US)" w:date="2025-05-07T17:23:00Z">
              <w:r w:rsidR="39EABEA4" w:rsidRPr="5C64E1E0">
                <w:rPr>
                  <w:rFonts w:ascii="Segoe UI" w:hAnsi="Segoe UI" w:cs="Segoe UI"/>
                  <w:sz w:val="21"/>
                  <w:szCs w:val="21"/>
                </w:rPr>
                <w:t>D</w:t>
              </w:r>
            </w:ins>
            <w:del w:id="35" w:author="Jolene Haley(UST,US)" w:date="2025-05-07T17:23:00Z">
              <w:r w:rsidR="002F1497">
                <w:rPr>
                  <w:rFonts w:ascii="Segoe UI" w:hAnsi="Segoe UI" w:cs="Segoe UI"/>
                  <w:sz w:val="21"/>
                  <w:szCs w:val="21"/>
                </w:rPr>
                <w:delText>d</w:delText>
              </w:r>
            </w:del>
            <w:r w:rsidR="002F1497">
              <w:rPr>
                <w:rFonts w:ascii="Segoe UI" w:hAnsi="Segoe UI" w:cs="Segoe UI"/>
                <w:sz w:val="21"/>
                <w:szCs w:val="21"/>
              </w:rPr>
              <w:t xml:space="preserve">ials focus on spending to </w:t>
            </w:r>
            <w:r w:rsidR="004D29CB">
              <w:rPr>
                <w:rFonts w:ascii="Segoe UI" w:hAnsi="Segoe UI" w:cs="Segoe UI"/>
                <w:sz w:val="21"/>
                <w:szCs w:val="21"/>
              </w:rPr>
              <w:t>bring more ease to</w:t>
            </w:r>
            <w:r w:rsidR="002F1497">
              <w:rPr>
                <w:rFonts w:ascii="Segoe UI" w:hAnsi="Segoe UI" w:cs="Segoe UI"/>
                <w:sz w:val="21"/>
                <w:szCs w:val="21"/>
              </w:rPr>
              <w:t xml:space="preserve"> your daily life.</w:t>
            </w:r>
            <w:r w:rsidR="00855C24">
              <w:rPr>
                <w:rFonts w:ascii="Segoe UI" w:hAnsi="Segoe UI" w:cs="Segoe UI"/>
                <w:sz w:val="21"/>
                <w:szCs w:val="21"/>
              </w:rPr>
              <w:t xml:space="preserve"> That’s why we grouped these together under a broader </w:t>
            </w:r>
            <w:r w:rsidR="000B7954">
              <w:rPr>
                <w:rFonts w:ascii="Segoe UI" w:hAnsi="Segoe UI" w:cs="Segoe UI"/>
                <w:sz w:val="21"/>
                <w:szCs w:val="21"/>
              </w:rPr>
              <w:t>Flexibility</w:t>
            </w:r>
            <w:r w:rsidR="00855C24">
              <w:rPr>
                <w:rFonts w:ascii="Segoe UI" w:hAnsi="Segoe UI" w:cs="Segoe UI"/>
                <w:sz w:val="21"/>
                <w:szCs w:val="21"/>
              </w:rPr>
              <w:t xml:space="preserve"> category.</w:t>
            </w:r>
          </w:p>
          <w:p w14:paraId="6B53D842" w14:textId="77777777" w:rsidR="002E43E2" w:rsidRPr="00D64AF8" w:rsidRDefault="002E43E2" w:rsidP="002E43E2">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[Paragraph 2 – / 147]</w:t>
            </w:r>
          </w:p>
          <w:p w14:paraId="05D19E24" w14:textId="5440A481" w:rsidR="002E43E2" w:rsidRDefault="00855C24" w:rsidP="002B2D6E">
            <w:pPr>
              <w:pStyle w:val="NormalWeb"/>
              <w:spacing w:line="300" w:lineRule="atLeast"/>
              <w:rPr>
                <w:rFonts w:ascii="Segoe UI" w:hAnsi="Segoe UI" w:cs="Segoe UI"/>
                <w:sz w:val="21"/>
                <w:szCs w:val="21"/>
              </w:rPr>
            </w:pPr>
            <w:commentRangeStart w:id="36"/>
            <w:commentRangeStart w:id="37"/>
            <w:r>
              <w:rPr>
                <w:rFonts w:ascii="Segoe UI" w:hAnsi="Segoe UI" w:cs="Segoe UI"/>
                <w:sz w:val="21"/>
                <w:szCs w:val="21"/>
              </w:rPr>
              <w:t xml:space="preserve">Freedom </w:t>
            </w:r>
            <w:r w:rsidR="007A3C8F">
              <w:rPr>
                <w:rFonts w:ascii="Segoe UI" w:hAnsi="Segoe UI" w:cs="Segoe UI"/>
                <w:sz w:val="21"/>
                <w:szCs w:val="21"/>
              </w:rPr>
              <w:t xml:space="preserve">means not having to think </w:t>
            </w:r>
            <w:r w:rsidR="007A3C8F" w:rsidRPr="7DACB76C">
              <w:rPr>
                <w:rFonts w:ascii="Segoe UI" w:hAnsi="Segoe UI" w:cs="Segoe UI"/>
                <w:sz w:val="21"/>
                <w:szCs w:val="21"/>
              </w:rPr>
              <w:t>ab</w:t>
            </w:r>
            <w:r w:rsidR="0FFBBAD6" w:rsidRPr="7DACB76C">
              <w:rPr>
                <w:rFonts w:ascii="Segoe UI" w:hAnsi="Segoe UI" w:cs="Segoe UI"/>
                <w:sz w:val="21"/>
                <w:szCs w:val="21"/>
              </w:rPr>
              <w:t>o</w:t>
            </w:r>
            <w:r w:rsidR="007A3C8F" w:rsidRPr="7DACB76C">
              <w:rPr>
                <w:rFonts w:ascii="Segoe UI" w:hAnsi="Segoe UI" w:cs="Segoe UI"/>
                <w:sz w:val="21"/>
                <w:szCs w:val="21"/>
              </w:rPr>
              <w:t>ut</w:t>
            </w:r>
            <w:r w:rsidR="007A3C8F">
              <w:rPr>
                <w:rFonts w:ascii="Segoe UI" w:hAnsi="Segoe UI" w:cs="Segoe UI"/>
                <w:sz w:val="21"/>
                <w:szCs w:val="21"/>
              </w:rPr>
              <w:t xml:space="preserve"> money constantly, </w:t>
            </w:r>
            <w:r w:rsidR="002B2D6E">
              <w:rPr>
                <w:rFonts w:ascii="Segoe UI" w:hAnsi="Segoe UI" w:cs="Segoe UI"/>
                <w:sz w:val="21"/>
                <w:szCs w:val="21"/>
              </w:rPr>
              <w:t>making choices based on time, quality and experience rather than cost.</w:t>
            </w:r>
            <w:commentRangeEnd w:id="36"/>
            <w:r>
              <w:rPr>
                <w:rStyle w:val="CommentReference"/>
              </w:rPr>
              <w:commentReference w:id="36"/>
            </w:r>
            <w:commentRangeEnd w:id="37"/>
            <w:r w:rsidR="00B107A8">
              <w:rPr>
                <w:rStyle w:val="CommentReference"/>
                <w:rFonts w:asciiTheme="minorHAnsi" w:eastAsiaTheme="minorHAnsi" w:hAnsiTheme="minorHAnsi" w:cstheme="minorBidi"/>
                <w:kern w:val="2"/>
                <w14:ligatures w14:val="standardContextual"/>
              </w:rPr>
              <w:commentReference w:id="37"/>
            </w:r>
            <w:r>
              <w:rPr>
                <w:rFonts w:ascii="Segoe UI" w:hAnsi="Segoe UI" w:cs="Segoe UI"/>
                <w:sz w:val="21"/>
                <w:szCs w:val="21"/>
              </w:rPr>
              <w:t xml:space="preserve"> </w:t>
            </w:r>
            <w:r w:rsidR="002B2D6E">
              <w:rPr>
                <w:rFonts w:ascii="Segoe UI" w:hAnsi="Segoe UI" w:cs="Segoe UI"/>
                <w:sz w:val="21"/>
                <w:szCs w:val="21"/>
              </w:rPr>
              <w:t>C</w:t>
            </w:r>
            <w:r>
              <w:rPr>
                <w:rFonts w:ascii="Segoe UI" w:hAnsi="Segoe UI" w:cs="Segoe UI"/>
                <w:sz w:val="21"/>
                <w:szCs w:val="21"/>
              </w:rPr>
              <w:t xml:space="preserve">onvenience covers services like meal delivery and housekeeping. </w:t>
            </w:r>
            <w:r w:rsidR="004F5ED2">
              <w:rPr>
                <w:rFonts w:ascii="Segoe UI" w:hAnsi="Segoe UI" w:cs="Segoe UI"/>
                <w:sz w:val="21"/>
                <w:szCs w:val="21"/>
              </w:rPr>
              <w:t xml:space="preserve">Both </w:t>
            </w:r>
            <w:r w:rsidR="002740FA">
              <w:rPr>
                <w:rFonts w:ascii="Segoe UI" w:hAnsi="Segoe UI" w:cs="Segoe UI"/>
                <w:sz w:val="21"/>
                <w:szCs w:val="21"/>
              </w:rPr>
              <w:t>encourage a feeling of flexibility in spending</w:t>
            </w:r>
            <w:r w:rsidR="00C3190B">
              <w:rPr>
                <w:rFonts w:ascii="Segoe UI" w:hAnsi="Segoe UI" w:cs="Segoe UI"/>
                <w:sz w:val="21"/>
                <w:szCs w:val="21"/>
              </w:rPr>
              <w:t xml:space="preserve">. </w:t>
            </w:r>
          </w:p>
          <w:p w14:paraId="5038AAE0" w14:textId="108C96F5" w:rsidR="004D29CB" w:rsidRPr="002B2D6E" w:rsidRDefault="004D29CB" w:rsidP="002B2D6E">
            <w:pPr>
              <w:pStyle w:val="NormalWeb"/>
              <w:spacing w:line="300" w:lineRule="atLeast"/>
              <w:rPr>
                <w:rFonts w:ascii="Segoe UI" w:hAnsi="Segoe UI" w:cs="Segoe UI"/>
                <w:sz w:val="21"/>
                <w:szCs w:val="21"/>
              </w:rPr>
            </w:pPr>
          </w:p>
        </w:tc>
      </w:tr>
      <w:tr w:rsidR="002E43E2" w:rsidRPr="009C3439" w14:paraId="37C3012A"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A7B477" w14:textId="28A383D3" w:rsidR="002E43E2" w:rsidRDefault="002E43E2" w:rsidP="002E43E2">
            <w:pPr>
              <w:rPr>
                <w:rFonts w:ascii="Aptos" w:eastAsia="Aptos" w:hAnsi="Aptos" w:cs="Aptos"/>
              </w:rPr>
            </w:pPr>
            <w:r w:rsidRPr="000108E4">
              <w:rPr>
                <w:rFonts w:ascii="Arial" w:eastAsia="Arial" w:hAnsi="Arial" w:cs="Arial"/>
                <w:b/>
                <w:bCs/>
                <w:sz w:val="22"/>
                <w:szCs w:val="22"/>
              </w:rPr>
              <w:t>Design direction</w:t>
            </w:r>
          </w:p>
        </w:tc>
      </w:tr>
      <w:tr w:rsidR="002E43E2" w:rsidRPr="009C3439" w14:paraId="004E66E7"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050B13" w14:textId="5210ABA1" w:rsidR="002E43E2" w:rsidRDefault="002E43E2" w:rsidP="002E43E2">
            <w:pPr>
              <w:rPr>
                <w:rFonts w:ascii="Aptos" w:eastAsia="Aptos" w:hAnsi="Aptos" w:cs="Aptos"/>
              </w:rPr>
            </w:pPr>
            <w:r>
              <w:rPr>
                <w:rFonts w:ascii="Aptos" w:eastAsia="Aptos" w:hAnsi="Aptos" w:cs="Aptos"/>
              </w:rPr>
              <w:t>Person walking into the “</w:t>
            </w:r>
            <w:r w:rsidR="000B7954">
              <w:rPr>
                <w:rFonts w:ascii="Aptos" w:eastAsia="Aptos" w:hAnsi="Aptos" w:cs="Aptos"/>
              </w:rPr>
              <w:t>Flexibility</w:t>
            </w:r>
            <w:r>
              <w:rPr>
                <w:rFonts w:ascii="Aptos" w:eastAsia="Aptos" w:hAnsi="Aptos" w:cs="Aptos"/>
              </w:rPr>
              <w:t xml:space="preserve">” store, which has stuff representing </w:t>
            </w:r>
            <w:r>
              <w:rPr>
                <w:rFonts w:ascii="Arial" w:eastAsia="Arial" w:hAnsi="Arial" w:cs="Arial"/>
                <w:sz w:val="22"/>
                <w:szCs w:val="22"/>
              </w:rPr>
              <w:t xml:space="preserve">Freedom </w:t>
            </w:r>
            <w:r>
              <w:rPr>
                <w:rFonts w:ascii="Aptos" w:eastAsia="Aptos" w:hAnsi="Aptos" w:cs="Aptos"/>
              </w:rPr>
              <w:t xml:space="preserve">in one window and stuff representing </w:t>
            </w:r>
            <w:r>
              <w:rPr>
                <w:rFonts w:ascii="Arial" w:eastAsia="Arial" w:hAnsi="Arial" w:cs="Arial"/>
                <w:sz w:val="22"/>
                <w:szCs w:val="22"/>
              </w:rPr>
              <w:t xml:space="preserve">Convenience </w:t>
            </w:r>
            <w:r>
              <w:rPr>
                <w:rFonts w:ascii="Aptos" w:eastAsia="Aptos" w:hAnsi="Aptos" w:cs="Aptos"/>
              </w:rPr>
              <w:t>in another.</w:t>
            </w:r>
          </w:p>
          <w:p w14:paraId="70868E13" w14:textId="77777777" w:rsidR="002E43E2" w:rsidRDefault="002E43E2" w:rsidP="002E43E2">
            <w:pPr>
              <w:rPr>
                <w:rFonts w:ascii="Aptos" w:eastAsia="Aptos" w:hAnsi="Aptos" w:cs="Aptos"/>
              </w:rPr>
            </w:pPr>
          </w:p>
          <w:p w14:paraId="75055540" w14:textId="77777777" w:rsidR="002E43E2" w:rsidRDefault="002E43E2" w:rsidP="002E43E2">
            <w:pPr>
              <w:rPr>
                <w:rFonts w:ascii="Aptos" w:eastAsia="Aptos" w:hAnsi="Aptos" w:cs="Aptos"/>
              </w:rPr>
            </w:pPr>
            <w:r>
              <w:rPr>
                <w:noProof/>
              </w:rPr>
              <w:drawing>
                <wp:inline distT="0" distB="0" distL="0" distR="0" wp14:anchorId="096003DF" wp14:editId="4381490B">
                  <wp:extent cx="1676400" cy="1210945"/>
                  <wp:effectExtent l="0" t="0" r="0" b="0"/>
                  <wp:docPr id="1834893357" name="Picture 3" descr="Window Shopping Wom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 Shopping Women Stock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1210945"/>
                          </a:xfrm>
                          <a:prstGeom prst="rect">
                            <a:avLst/>
                          </a:prstGeom>
                          <a:noFill/>
                          <a:ln>
                            <a:noFill/>
                          </a:ln>
                        </pic:spPr>
                      </pic:pic>
                    </a:graphicData>
                  </a:graphic>
                </wp:inline>
              </w:drawing>
            </w:r>
            <w:r>
              <w:rPr>
                <w:rFonts w:ascii="Aptos" w:eastAsia="Aptos" w:hAnsi="Aptos" w:cs="Aptos"/>
              </w:rPr>
              <w:t xml:space="preserve"> </w:t>
            </w:r>
            <w:r>
              <w:rPr>
                <w:noProof/>
              </w:rPr>
              <w:drawing>
                <wp:inline distT="0" distB="0" distL="0" distR="0" wp14:anchorId="51DC0C54" wp14:editId="01D1CA7C">
                  <wp:extent cx="1727200" cy="1176655"/>
                  <wp:effectExtent l="0" t="0" r="0" b="4445"/>
                  <wp:docPr id="1450598140" name="Picture 4" descr="Woman Walking Into Store: Over 10,3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man Walking Into Store: Over 10,309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7200" cy="1176655"/>
                          </a:xfrm>
                          <a:prstGeom prst="rect">
                            <a:avLst/>
                          </a:prstGeom>
                          <a:noFill/>
                          <a:ln>
                            <a:noFill/>
                          </a:ln>
                        </pic:spPr>
                      </pic:pic>
                    </a:graphicData>
                  </a:graphic>
                </wp:inline>
              </w:drawing>
            </w:r>
          </w:p>
          <w:p w14:paraId="66AFC611" w14:textId="68A47D19" w:rsidR="002E43E2" w:rsidRDefault="002E43E2" w:rsidP="002E43E2">
            <w:pPr>
              <w:rPr>
                <w:rFonts w:ascii="Aptos" w:eastAsia="Aptos" w:hAnsi="Aptos" w:cs="Aptos"/>
              </w:rPr>
            </w:pPr>
            <w:r w:rsidRPr="000108E4">
              <w:rPr>
                <w:rFonts w:ascii="Aptos" w:eastAsia="Aptos" w:hAnsi="Aptos" w:cs="Aptos"/>
              </w:rPr>
              <w:t xml:space="preserve"> </w:t>
            </w:r>
          </w:p>
        </w:tc>
      </w:tr>
      <w:tr w:rsidR="00D648BD" w:rsidRPr="009C3439" w14:paraId="237DFA00"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0478A5D1" w14:textId="3E71DA15" w:rsidR="00D648BD" w:rsidRDefault="00D648BD" w:rsidP="00D648BD">
            <w:pPr>
              <w:jc w:val="center"/>
              <w:rPr>
                <w:rFonts w:ascii="Aptos" w:eastAsia="Aptos" w:hAnsi="Aptos" w:cs="Aptos"/>
              </w:rPr>
            </w:pPr>
            <w:r w:rsidRPr="00925E1D">
              <w:rPr>
                <w:rFonts w:ascii="Arial" w:eastAsia="Arial" w:hAnsi="Arial" w:cs="Arial"/>
                <w:b/>
                <w:bCs/>
                <w:sz w:val="22"/>
                <w:szCs w:val="22"/>
                <w:lang w:val="en"/>
              </w:rPr>
              <w:t xml:space="preserve">Screen </w:t>
            </w:r>
            <w:r>
              <w:rPr>
                <w:rFonts w:ascii="Arial" w:eastAsia="Arial" w:hAnsi="Arial" w:cs="Arial"/>
                <w:b/>
                <w:bCs/>
                <w:sz w:val="22"/>
                <w:szCs w:val="22"/>
                <w:lang w:val="en"/>
              </w:rPr>
              <w:t>9</w:t>
            </w:r>
            <w:r w:rsidRPr="00925E1D">
              <w:rPr>
                <w:rFonts w:ascii="Arial" w:eastAsia="Arial" w:hAnsi="Arial" w:cs="Arial"/>
                <w:b/>
                <w:bCs/>
                <w:sz w:val="22"/>
                <w:szCs w:val="22"/>
                <w:lang w:val="en"/>
              </w:rPr>
              <w:t>: Poll Question #</w:t>
            </w:r>
            <w:r>
              <w:rPr>
                <w:rFonts w:ascii="Arial" w:eastAsia="Arial" w:hAnsi="Arial" w:cs="Arial"/>
                <w:b/>
                <w:bCs/>
                <w:sz w:val="22"/>
                <w:szCs w:val="22"/>
                <w:lang w:val="en"/>
              </w:rPr>
              <w:t>4</w:t>
            </w:r>
          </w:p>
        </w:tc>
      </w:tr>
      <w:tr w:rsidR="00D648BD" w:rsidRPr="009C3439" w14:paraId="027B9168"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42604673" w14:textId="3FB009B3" w:rsidR="00D648BD" w:rsidRDefault="00D648BD" w:rsidP="00D648BD">
            <w:pPr>
              <w:rPr>
                <w:rFonts w:ascii="Aptos" w:eastAsia="Aptos" w:hAnsi="Aptos" w:cs="Aptos"/>
              </w:rPr>
            </w:pPr>
            <w:r w:rsidRPr="00925E1D">
              <w:rPr>
                <w:rFonts w:ascii="Arial" w:eastAsia="Arial" w:hAnsi="Arial" w:cs="Arial"/>
                <w:b/>
                <w:bCs/>
                <w:sz w:val="22"/>
                <w:szCs w:val="22"/>
                <w:lang w:val="en"/>
              </w:rPr>
              <w:t xml:space="preserve">Content </w:t>
            </w:r>
          </w:p>
        </w:tc>
      </w:tr>
      <w:tr w:rsidR="00D648BD" w:rsidRPr="009C3439" w14:paraId="06E08E0E"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35BFF3" w14:textId="68216DEF" w:rsidR="00760CA4" w:rsidRPr="009B78A5" w:rsidRDefault="00D648BD" w:rsidP="00760CA4">
            <w:pPr>
              <w:rPr>
                <w:rFonts w:ascii="Arial" w:eastAsia="Arial" w:hAnsi="Arial" w:cs="Arial"/>
                <w:b/>
                <w:bCs/>
                <w:sz w:val="22"/>
                <w:szCs w:val="22"/>
              </w:rPr>
            </w:pPr>
            <w:r w:rsidRPr="009B78A5">
              <w:rPr>
                <w:rFonts w:ascii="Arial" w:eastAsia="Arial" w:hAnsi="Arial" w:cs="Arial"/>
                <w:b/>
                <w:bCs/>
                <w:sz w:val="22"/>
                <w:szCs w:val="22"/>
              </w:rPr>
              <w:lastRenderedPageBreak/>
              <w:t xml:space="preserve"> </w:t>
            </w:r>
            <w:r w:rsidR="00760CA4" w:rsidRPr="009B78A5">
              <w:rPr>
                <w:rFonts w:ascii="Arial" w:eastAsia="Arial" w:hAnsi="Arial" w:cs="Arial"/>
                <w:b/>
                <w:bCs/>
                <w:sz w:val="22"/>
                <w:szCs w:val="22"/>
              </w:rPr>
              <w:t xml:space="preserve">[Title –  / 65] </w:t>
            </w:r>
          </w:p>
          <w:p w14:paraId="5173FE8F" w14:textId="3B311486" w:rsidR="00760CA4" w:rsidRPr="001015E4" w:rsidRDefault="000B7954" w:rsidP="00760CA4">
            <w:pPr>
              <w:rPr>
                <w:rFonts w:ascii="Arial" w:eastAsia="Arial" w:hAnsi="Arial" w:cs="Arial"/>
                <w:b/>
                <w:bCs/>
                <w:sz w:val="28"/>
                <w:szCs w:val="28"/>
              </w:rPr>
            </w:pPr>
            <w:r>
              <w:rPr>
                <w:rFonts w:ascii="Arial" w:eastAsia="Arial" w:hAnsi="Arial" w:cs="Arial"/>
                <w:b/>
                <w:bCs/>
                <w:sz w:val="28"/>
                <w:szCs w:val="28"/>
              </w:rPr>
              <w:t>Flexibility</w:t>
            </w:r>
            <w:r w:rsidR="00791403">
              <w:rPr>
                <w:rFonts w:ascii="Arial" w:eastAsia="Arial" w:hAnsi="Arial" w:cs="Arial"/>
                <w:b/>
                <w:bCs/>
                <w:sz w:val="28"/>
                <w:szCs w:val="28"/>
              </w:rPr>
              <w:t xml:space="preserve">: </w:t>
            </w:r>
            <w:r w:rsidR="00791403" w:rsidRPr="00F664EF">
              <w:rPr>
                <w:rFonts w:ascii="Arial" w:eastAsia="Arial" w:hAnsi="Arial" w:cs="Arial"/>
                <w:b/>
                <w:bCs/>
                <w:sz w:val="28"/>
                <w:szCs w:val="28"/>
              </w:rPr>
              <w:t>How do these expenses rank on your priority list?</w:t>
            </w:r>
          </w:p>
          <w:p w14:paraId="69F9A611" w14:textId="6A07C1E3" w:rsidR="00760CA4" w:rsidRDefault="00760CA4" w:rsidP="00760CA4">
            <w:pPr>
              <w:rPr>
                <w:rFonts w:ascii="Arial" w:eastAsia="Arial" w:hAnsi="Arial" w:cs="Arial"/>
                <w:b/>
                <w:bCs/>
                <w:sz w:val="22"/>
                <w:szCs w:val="22"/>
                <w:highlight w:val="lightGray"/>
                <w:lang w:val="en"/>
              </w:rPr>
            </w:pPr>
            <w:r w:rsidRPr="29BDF0E9">
              <w:rPr>
                <w:rFonts w:ascii="Arial" w:eastAsia="Arial" w:hAnsi="Arial" w:cs="Arial"/>
                <w:b/>
                <w:bCs/>
                <w:sz w:val="22"/>
                <w:szCs w:val="22"/>
                <w:highlight w:val="lightGray"/>
                <w:lang w:val="en"/>
              </w:rPr>
              <w:t>[Description – / 145]</w:t>
            </w:r>
            <w:r>
              <w:br/>
            </w:r>
            <w:r w:rsidRPr="00886153">
              <w:rPr>
                <w:rFonts w:ascii="Aptos" w:eastAsia="Aptos" w:hAnsi="Aptos" w:cs="Aptos"/>
              </w:rPr>
              <w:t xml:space="preserve">Reflect on how </w:t>
            </w:r>
            <w:r w:rsidR="009D2964">
              <w:rPr>
                <w:rFonts w:ascii="Aptos" w:eastAsia="Aptos" w:hAnsi="Aptos" w:cs="Aptos"/>
              </w:rPr>
              <w:t>freedom and convenience</w:t>
            </w:r>
            <w:r w:rsidRPr="00886153">
              <w:rPr>
                <w:rFonts w:ascii="Aptos" w:eastAsia="Aptos" w:hAnsi="Aptos" w:cs="Aptos"/>
              </w:rPr>
              <w:t xml:space="preserve"> resonate with you. </w:t>
            </w:r>
            <w:r>
              <w:rPr>
                <w:rFonts w:ascii="Aptos" w:eastAsia="Aptos" w:hAnsi="Aptos" w:cs="Aptos"/>
              </w:rPr>
              <w:t>(</w:t>
            </w:r>
            <w:r w:rsidRPr="00886153">
              <w:rPr>
                <w:rFonts w:ascii="Aptos" w:eastAsia="Aptos" w:hAnsi="Aptos" w:cs="Aptos"/>
              </w:rPr>
              <w:t>Only rate it high if it’s</w:t>
            </w:r>
            <w:r>
              <w:rPr>
                <w:rFonts w:ascii="Aptos" w:eastAsia="Aptos" w:hAnsi="Aptos" w:cs="Aptos"/>
              </w:rPr>
              <w:t xml:space="preserve"> your</w:t>
            </w:r>
            <w:r w:rsidRPr="00886153">
              <w:rPr>
                <w:rFonts w:ascii="Aptos" w:eastAsia="Aptos" w:hAnsi="Aptos" w:cs="Aptos"/>
              </w:rPr>
              <w:t xml:space="preserve"> top priority</w:t>
            </w:r>
            <w:r>
              <w:rPr>
                <w:rFonts w:ascii="Aptos" w:eastAsia="Aptos" w:hAnsi="Aptos" w:cs="Aptos"/>
              </w:rPr>
              <w:t>.)</w:t>
            </w:r>
            <w:r w:rsidRPr="00350B35">
              <w:rPr>
                <w:rFonts w:ascii="Arial" w:eastAsia="Arial" w:hAnsi="Arial" w:cs="Arial"/>
                <w:b/>
                <w:bCs/>
                <w:sz w:val="22"/>
                <w:szCs w:val="22"/>
                <w:highlight w:val="lightGray"/>
                <w:lang w:val="en"/>
              </w:rPr>
              <w:t xml:space="preserve"> </w:t>
            </w:r>
          </w:p>
          <w:p w14:paraId="2964BD28" w14:textId="77777777" w:rsidR="00760CA4" w:rsidRDefault="00760CA4" w:rsidP="00760CA4">
            <w:pPr>
              <w:rPr>
                <w:rFonts w:ascii="Arial" w:eastAsia="Arial" w:hAnsi="Arial" w:cs="Arial"/>
                <w:b/>
                <w:bCs/>
                <w:sz w:val="22"/>
                <w:szCs w:val="22"/>
                <w:highlight w:val="lightGray"/>
                <w:lang w:val="en"/>
              </w:rPr>
            </w:pPr>
          </w:p>
          <w:p w14:paraId="18B97F5A" w14:textId="77777777" w:rsidR="00760CA4" w:rsidRPr="00350B35" w:rsidRDefault="00760CA4" w:rsidP="00760CA4">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1F574EAD" w14:textId="77777777" w:rsidR="00760CA4" w:rsidRDefault="00760CA4" w:rsidP="00760CA4">
            <w:pPr>
              <w:pStyle w:val="ListParagraph"/>
              <w:numPr>
                <w:ilvl w:val="0"/>
                <w:numId w:val="29"/>
              </w:numPr>
            </w:pPr>
            <w:r>
              <w:t>High</w:t>
            </w:r>
          </w:p>
          <w:p w14:paraId="7372186A" w14:textId="77777777" w:rsidR="00760CA4" w:rsidRDefault="00760CA4" w:rsidP="00760CA4">
            <w:pPr>
              <w:pStyle w:val="ListParagraph"/>
              <w:numPr>
                <w:ilvl w:val="0"/>
                <w:numId w:val="29"/>
              </w:numPr>
            </w:pPr>
            <w:r>
              <w:t>Medium</w:t>
            </w:r>
          </w:p>
          <w:p w14:paraId="633BF950" w14:textId="7AC435FA" w:rsidR="00760CA4" w:rsidRDefault="00760CA4" w:rsidP="00760CA4">
            <w:pPr>
              <w:pStyle w:val="ListParagraph"/>
              <w:numPr>
                <w:ilvl w:val="0"/>
                <w:numId w:val="29"/>
              </w:numPr>
              <w:rPr>
                <w:rFonts w:ascii="Aptos" w:eastAsia="Aptos" w:hAnsi="Aptos" w:cs="Aptos"/>
              </w:rPr>
            </w:pPr>
            <w:r>
              <w:t>Low</w:t>
            </w:r>
          </w:p>
          <w:p w14:paraId="744E9CC1" w14:textId="648855F8" w:rsidR="00D648BD" w:rsidRDefault="00760CA4" w:rsidP="14427A9C">
            <w:pPr>
              <w:pStyle w:val="ListParagraph"/>
              <w:numPr>
                <w:ilvl w:val="0"/>
                <w:numId w:val="29"/>
              </w:numPr>
              <w:rPr>
                <w:rFonts w:ascii="Aptos" w:eastAsia="Aptos" w:hAnsi="Aptos" w:cs="Aptos"/>
              </w:rPr>
            </w:pPr>
            <w:r>
              <w:t>Not at all</w:t>
            </w:r>
          </w:p>
        </w:tc>
      </w:tr>
      <w:tr w:rsidR="00D648BD" w:rsidRPr="009C3439" w14:paraId="7049CC21"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B5FA22" w14:textId="73CE0FBE" w:rsidR="00D648BD" w:rsidRDefault="00D648BD" w:rsidP="00D648BD">
            <w:pPr>
              <w:rPr>
                <w:rFonts w:ascii="Aptos" w:eastAsia="Aptos" w:hAnsi="Aptos" w:cs="Aptos"/>
              </w:rPr>
            </w:pPr>
            <w:r w:rsidRPr="009B78A5">
              <w:rPr>
                <w:rFonts w:ascii="Arial" w:eastAsia="Arial" w:hAnsi="Arial" w:cs="Arial"/>
                <w:b/>
                <w:bCs/>
                <w:sz w:val="22"/>
                <w:szCs w:val="22"/>
              </w:rPr>
              <w:t>Design direction</w:t>
            </w:r>
          </w:p>
        </w:tc>
      </w:tr>
      <w:tr w:rsidR="00D648BD" w:rsidRPr="009C3439" w14:paraId="6CEE865D"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280256" w14:textId="433EED5A" w:rsidR="00D648BD" w:rsidRDefault="00D648BD" w:rsidP="00D648BD">
            <w:pPr>
              <w:rPr>
                <w:rFonts w:ascii="Aptos" w:eastAsia="Aptos" w:hAnsi="Aptos" w:cs="Aptos"/>
              </w:rPr>
            </w:pPr>
            <w:r>
              <w:t>Same dials as first question</w:t>
            </w:r>
          </w:p>
        </w:tc>
      </w:tr>
      <w:tr w:rsidR="00D648BD" w:rsidRPr="009C3439" w14:paraId="04D35632"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648CB39C" w14:textId="0BA806D1" w:rsidR="00D648BD" w:rsidRDefault="00D648BD" w:rsidP="00D648BD">
            <w:pPr>
              <w:jc w:val="center"/>
              <w:rPr>
                <w:rFonts w:ascii="Aptos" w:eastAsia="Aptos" w:hAnsi="Aptos" w:cs="Aptos"/>
              </w:rPr>
            </w:pPr>
            <w:r w:rsidRPr="32953D9E">
              <w:rPr>
                <w:rFonts w:ascii="Arial" w:eastAsia="Arial" w:hAnsi="Arial" w:cs="Arial"/>
                <w:b/>
                <w:bCs/>
                <w:sz w:val="22"/>
                <w:szCs w:val="22"/>
                <w:lang w:val="en"/>
              </w:rPr>
              <w:t xml:space="preserve">Screen </w:t>
            </w:r>
            <w:r>
              <w:rPr>
                <w:rFonts w:ascii="Arial" w:eastAsia="Arial" w:hAnsi="Arial" w:cs="Arial"/>
                <w:b/>
                <w:bCs/>
                <w:sz w:val="22"/>
                <w:szCs w:val="22"/>
                <w:lang w:val="en"/>
              </w:rPr>
              <w:t>1</w:t>
            </w:r>
            <w:r w:rsidR="0043575A">
              <w:rPr>
                <w:rFonts w:ascii="Arial" w:eastAsia="Arial" w:hAnsi="Arial" w:cs="Arial"/>
                <w:b/>
                <w:bCs/>
                <w:sz w:val="22"/>
                <w:szCs w:val="22"/>
                <w:lang w:val="en"/>
              </w:rPr>
              <w:t>0</w:t>
            </w:r>
            <w:r w:rsidRPr="32953D9E">
              <w:rPr>
                <w:rFonts w:ascii="Arial" w:eastAsia="Arial" w:hAnsi="Arial" w:cs="Arial"/>
                <w:b/>
                <w:bCs/>
                <w:sz w:val="22"/>
                <w:szCs w:val="22"/>
                <w:lang w:val="en"/>
              </w:rPr>
              <w:t>: Context Screen #</w:t>
            </w:r>
            <w:r>
              <w:rPr>
                <w:rFonts w:ascii="Arial" w:eastAsia="Arial" w:hAnsi="Arial" w:cs="Arial"/>
                <w:b/>
                <w:bCs/>
                <w:sz w:val="22"/>
                <w:szCs w:val="22"/>
                <w:lang w:val="en"/>
              </w:rPr>
              <w:t>5</w:t>
            </w:r>
          </w:p>
        </w:tc>
      </w:tr>
      <w:tr w:rsidR="00D648BD" w:rsidRPr="009C3439" w14:paraId="5B72C8EB"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0A723BF4" w14:textId="7B9A1127" w:rsidR="00D648BD" w:rsidRDefault="00D648BD" w:rsidP="00D648BD">
            <w:pPr>
              <w:rPr>
                <w:rFonts w:ascii="Aptos" w:eastAsia="Aptos" w:hAnsi="Aptos" w:cs="Aptos"/>
              </w:rPr>
            </w:pPr>
            <w:r w:rsidRPr="00190D03">
              <w:rPr>
                <w:rFonts w:ascii="Arial" w:eastAsia="Arial" w:hAnsi="Arial" w:cs="Arial"/>
                <w:b/>
                <w:bCs/>
                <w:sz w:val="22"/>
                <w:szCs w:val="22"/>
                <w:lang w:val="en"/>
              </w:rPr>
              <w:t xml:space="preserve">Content </w:t>
            </w:r>
          </w:p>
        </w:tc>
      </w:tr>
      <w:tr w:rsidR="00D648BD" w:rsidRPr="009C3439" w14:paraId="464BB7F8"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911149" w14:textId="77777777" w:rsidR="00D648BD" w:rsidRPr="00D64AF8" w:rsidRDefault="00D648BD" w:rsidP="00D648BD">
            <w:pPr>
              <w:rPr>
                <w:rFonts w:ascii="Arial" w:eastAsia="Arial" w:hAnsi="Arial" w:cs="Arial"/>
                <w:b/>
                <w:bCs/>
                <w:sz w:val="22"/>
                <w:szCs w:val="22"/>
                <w:highlight w:val="lightGray"/>
              </w:rPr>
            </w:pPr>
            <w:r w:rsidRPr="32953D9E">
              <w:rPr>
                <w:rFonts w:ascii="Arial" w:eastAsia="Arial" w:hAnsi="Arial" w:cs="Arial"/>
                <w:b/>
                <w:bCs/>
                <w:sz w:val="22"/>
                <w:szCs w:val="22"/>
                <w:highlight w:val="lightGray"/>
                <w:lang w:val="en"/>
              </w:rPr>
              <w:t xml:space="preserve">[Title –  / 45] </w:t>
            </w:r>
          </w:p>
          <w:p w14:paraId="3850F629" w14:textId="24906697" w:rsidR="00D648BD" w:rsidRDefault="00E701BD" w:rsidP="00D648BD">
            <w:r>
              <w:rPr>
                <w:rFonts w:ascii="Arial" w:eastAsia="Arial" w:hAnsi="Arial" w:cs="Arial"/>
                <w:sz w:val="28"/>
                <w:szCs w:val="28"/>
              </w:rPr>
              <w:t>Reputation</w:t>
            </w:r>
            <w:r w:rsidR="005F0549">
              <w:rPr>
                <w:rFonts w:ascii="Arial" w:eastAsia="Arial" w:hAnsi="Arial" w:cs="Arial"/>
                <w:sz w:val="28"/>
                <w:szCs w:val="28"/>
              </w:rPr>
              <w:t xml:space="preserve">: </w:t>
            </w:r>
            <w:r w:rsidR="00245C63">
              <w:rPr>
                <w:rFonts w:ascii="Arial" w:eastAsia="Arial" w:hAnsi="Arial" w:cs="Arial"/>
                <w:sz w:val="28"/>
                <w:szCs w:val="28"/>
              </w:rPr>
              <w:t>L</w:t>
            </w:r>
            <w:r w:rsidR="005F0549">
              <w:rPr>
                <w:rFonts w:ascii="Arial" w:eastAsia="Arial" w:hAnsi="Arial" w:cs="Arial"/>
                <w:sz w:val="28"/>
                <w:szCs w:val="28"/>
              </w:rPr>
              <w:t>uxury and social status</w:t>
            </w:r>
          </w:p>
          <w:p w14:paraId="1500582A" w14:textId="77777777" w:rsidR="00D648BD" w:rsidRDefault="00D648BD" w:rsidP="00D648BD">
            <w:pPr>
              <w:rPr>
                <w:rFonts w:ascii="Arial" w:eastAsia="Arial" w:hAnsi="Arial" w:cs="Arial"/>
                <w:b/>
                <w:bCs/>
                <w:sz w:val="28"/>
                <w:szCs w:val="28"/>
              </w:rPr>
            </w:pPr>
          </w:p>
          <w:p w14:paraId="494311DB" w14:textId="77777777" w:rsidR="00D648BD" w:rsidRPr="00D64AF8" w:rsidRDefault="00D648BD" w:rsidP="00D648BD">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 xml:space="preserve">[Paragraph 1 – / 147] </w:t>
            </w:r>
          </w:p>
          <w:p w14:paraId="143353BF" w14:textId="04A13A9B" w:rsidR="005F0549" w:rsidRDefault="005F0549" w:rsidP="005F0549">
            <w:pPr>
              <w:pStyle w:val="NormalWeb"/>
              <w:spacing w:line="300" w:lineRule="atLeast"/>
              <w:rPr>
                <w:rFonts w:ascii="Segoe UI" w:hAnsi="Segoe UI" w:cs="Segoe UI"/>
                <w:sz w:val="21"/>
                <w:szCs w:val="21"/>
              </w:rPr>
            </w:pPr>
            <w:r>
              <w:rPr>
                <w:rFonts w:ascii="Segoe UI" w:hAnsi="Segoe UI" w:cs="Segoe UI"/>
                <w:sz w:val="21"/>
                <w:szCs w:val="21"/>
              </w:rPr>
              <w:t xml:space="preserve">Sethi's luxury and social status </w:t>
            </w:r>
            <w:del w:id="38" w:author="Jolene Haley(UST,US)" w:date="2025-05-07T17:32:00Z">
              <w:r w:rsidRPr="2D6E6C8E" w:rsidDel="005F0549">
                <w:rPr>
                  <w:rFonts w:ascii="Segoe UI" w:hAnsi="Segoe UI" w:cs="Segoe UI"/>
                  <w:sz w:val="21"/>
                  <w:szCs w:val="21"/>
                </w:rPr>
                <w:delText>m</w:delText>
              </w:r>
            </w:del>
            <w:ins w:id="39" w:author="Jolene Haley(UST,US)" w:date="2025-05-07T17:32:00Z">
              <w:r w:rsidR="3C73A9AA" w:rsidRPr="2D6E6C8E">
                <w:rPr>
                  <w:rFonts w:ascii="Segoe UI" w:hAnsi="Segoe UI" w:cs="Segoe UI"/>
                  <w:sz w:val="21"/>
                  <w:szCs w:val="21"/>
                </w:rPr>
                <w:t>M</w:t>
              </w:r>
            </w:ins>
            <w:r w:rsidRPr="2D6E6C8E">
              <w:rPr>
                <w:rFonts w:ascii="Segoe UI" w:hAnsi="Segoe UI" w:cs="Segoe UI"/>
                <w:sz w:val="21"/>
                <w:szCs w:val="21"/>
              </w:rPr>
              <w:t>oney</w:t>
            </w:r>
            <w:r>
              <w:rPr>
                <w:rFonts w:ascii="Segoe UI" w:hAnsi="Segoe UI" w:cs="Segoe UI"/>
                <w:sz w:val="21"/>
                <w:szCs w:val="21"/>
              </w:rPr>
              <w:t xml:space="preserve"> </w:t>
            </w:r>
            <w:ins w:id="40" w:author="Jolene Haley(UST,US)" w:date="2025-05-07T17:32:00Z">
              <w:r w:rsidR="64118DC4" w:rsidRPr="18736939">
                <w:rPr>
                  <w:rFonts w:ascii="Segoe UI" w:hAnsi="Segoe UI" w:cs="Segoe UI"/>
                  <w:sz w:val="21"/>
                  <w:szCs w:val="21"/>
                </w:rPr>
                <w:t>D</w:t>
              </w:r>
            </w:ins>
            <w:del w:id="41" w:author="Jolene Haley(UST,US)" w:date="2025-05-07T17:32:00Z">
              <w:r w:rsidRPr="18736939">
                <w:rPr>
                  <w:rFonts w:ascii="Segoe UI" w:hAnsi="Segoe UI" w:cs="Segoe UI"/>
                  <w:sz w:val="21"/>
                  <w:szCs w:val="21"/>
                </w:rPr>
                <w:delText>d</w:delText>
              </w:r>
            </w:del>
            <w:r w:rsidRPr="18736939">
              <w:rPr>
                <w:rFonts w:ascii="Segoe UI" w:hAnsi="Segoe UI" w:cs="Segoe UI"/>
                <w:sz w:val="21"/>
                <w:szCs w:val="21"/>
              </w:rPr>
              <w:t>ials</w:t>
            </w:r>
            <w:r>
              <w:rPr>
                <w:rFonts w:ascii="Segoe UI" w:hAnsi="Segoe UI" w:cs="Segoe UI"/>
                <w:sz w:val="21"/>
                <w:szCs w:val="21"/>
              </w:rPr>
              <w:t xml:space="preserve"> focus on spending to enhance your image and social standing</w:t>
            </w:r>
            <w:r w:rsidR="007D51CB">
              <w:rPr>
                <w:rFonts w:ascii="Segoe UI" w:hAnsi="Segoe UI" w:cs="Segoe UI"/>
                <w:sz w:val="21"/>
                <w:szCs w:val="21"/>
              </w:rPr>
              <w:t xml:space="preserve">—without judgement. </w:t>
            </w:r>
            <w:r w:rsidR="009E60C4">
              <w:rPr>
                <w:rFonts w:ascii="Segoe UI" w:hAnsi="Segoe UI" w:cs="Segoe UI"/>
                <w:sz w:val="21"/>
                <w:szCs w:val="21"/>
              </w:rPr>
              <w:t>We</w:t>
            </w:r>
            <w:r w:rsidR="0084071A">
              <w:rPr>
                <w:rFonts w:ascii="Segoe UI" w:hAnsi="Segoe UI" w:cs="Segoe UI"/>
                <w:sz w:val="21"/>
                <w:szCs w:val="21"/>
              </w:rPr>
              <w:t xml:space="preserve"> categorized these dials </w:t>
            </w:r>
            <w:r w:rsidR="008A3341">
              <w:rPr>
                <w:rFonts w:ascii="Segoe UI" w:hAnsi="Segoe UI" w:cs="Segoe UI"/>
                <w:sz w:val="21"/>
                <w:szCs w:val="21"/>
              </w:rPr>
              <w:t>as</w:t>
            </w:r>
            <w:r w:rsidR="00BA71E1">
              <w:rPr>
                <w:rFonts w:ascii="Segoe UI" w:hAnsi="Segoe UI" w:cs="Segoe UI"/>
                <w:sz w:val="21"/>
                <w:szCs w:val="21"/>
              </w:rPr>
              <w:t xml:space="preserve"> </w:t>
            </w:r>
            <w:r w:rsidR="00E701BD">
              <w:rPr>
                <w:rFonts w:ascii="Segoe UI" w:hAnsi="Segoe UI" w:cs="Segoe UI"/>
                <w:sz w:val="21"/>
                <w:szCs w:val="21"/>
              </w:rPr>
              <w:t>Reputation</w:t>
            </w:r>
            <w:r w:rsidR="008A3341">
              <w:rPr>
                <w:rFonts w:ascii="Segoe UI" w:hAnsi="Segoe UI" w:cs="Segoe UI"/>
                <w:sz w:val="21"/>
                <w:szCs w:val="21"/>
              </w:rPr>
              <w:t xml:space="preserve"> boosters</w:t>
            </w:r>
            <w:r w:rsidR="00BA71E1">
              <w:rPr>
                <w:rFonts w:ascii="Segoe UI" w:hAnsi="Segoe UI" w:cs="Segoe UI"/>
                <w:sz w:val="21"/>
                <w:szCs w:val="21"/>
              </w:rPr>
              <w:t>.</w:t>
            </w:r>
          </w:p>
          <w:p w14:paraId="1635EDC3" w14:textId="77777777" w:rsidR="00D648BD" w:rsidRDefault="00D648BD" w:rsidP="00D648BD">
            <w:pPr>
              <w:rPr>
                <w:color w:val="0070C0"/>
              </w:rPr>
            </w:pPr>
          </w:p>
          <w:p w14:paraId="2DEF0D42" w14:textId="77777777" w:rsidR="00D648BD" w:rsidRPr="00D64AF8" w:rsidRDefault="00D648BD" w:rsidP="00D648BD">
            <w:pPr>
              <w:rPr>
                <w:rFonts w:ascii="Arial" w:eastAsia="Arial" w:hAnsi="Arial" w:cs="Arial"/>
                <w:b/>
                <w:sz w:val="22"/>
                <w:szCs w:val="22"/>
                <w:highlight w:val="lightGray"/>
                <w:lang w:val="en"/>
              </w:rPr>
            </w:pPr>
            <w:r w:rsidRPr="32953D9E">
              <w:rPr>
                <w:rFonts w:ascii="Arial" w:eastAsia="Arial" w:hAnsi="Arial" w:cs="Arial"/>
                <w:b/>
                <w:bCs/>
                <w:sz w:val="22"/>
                <w:szCs w:val="22"/>
                <w:highlight w:val="lightGray"/>
                <w:lang w:val="en"/>
              </w:rPr>
              <w:t>[Paragraph 2 – / 147]</w:t>
            </w:r>
          </w:p>
          <w:p w14:paraId="62ADF2E2" w14:textId="424D7727" w:rsidR="00D648BD" w:rsidRDefault="005F0549" w:rsidP="000A4B26">
            <w:pPr>
              <w:pStyle w:val="NormalWeb"/>
              <w:spacing w:line="300" w:lineRule="atLeast"/>
              <w:rPr>
                <w:rFonts w:ascii="Aptos" w:eastAsia="Aptos" w:hAnsi="Aptos" w:cs="Aptos"/>
              </w:rPr>
            </w:pPr>
            <w:r>
              <w:rPr>
                <w:rFonts w:ascii="Segoe UI" w:hAnsi="Segoe UI" w:cs="Segoe UI"/>
                <w:sz w:val="21"/>
                <w:szCs w:val="21"/>
              </w:rPr>
              <w:t xml:space="preserve">Luxury includes high-end items like designer clothes and fine dining, while </w:t>
            </w:r>
            <w:r w:rsidR="000A4B26">
              <w:rPr>
                <w:rFonts w:ascii="Segoe UI" w:hAnsi="Segoe UI" w:cs="Segoe UI"/>
                <w:sz w:val="21"/>
                <w:szCs w:val="21"/>
              </w:rPr>
              <w:t>s</w:t>
            </w:r>
            <w:r>
              <w:rPr>
                <w:rFonts w:ascii="Segoe UI" w:hAnsi="Segoe UI" w:cs="Segoe UI"/>
                <w:sz w:val="21"/>
                <w:szCs w:val="21"/>
              </w:rPr>
              <w:t xml:space="preserve">ocial </w:t>
            </w:r>
            <w:r w:rsidR="000A4B26">
              <w:rPr>
                <w:rFonts w:ascii="Segoe UI" w:hAnsi="Segoe UI" w:cs="Segoe UI"/>
                <w:sz w:val="21"/>
                <w:szCs w:val="21"/>
              </w:rPr>
              <w:t>s</w:t>
            </w:r>
            <w:r>
              <w:rPr>
                <w:rFonts w:ascii="Segoe UI" w:hAnsi="Segoe UI" w:cs="Segoe UI"/>
                <w:sz w:val="21"/>
                <w:szCs w:val="21"/>
              </w:rPr>
              <w:t xml:space="preserve">tatus covers expenses that boost your public image, such as exclusive memberships and events. </w:t>
            </w:r>
            <w:r w:rsidR="009E60C4">
              <w:rPr>
                <w:rFonts w:ascii="Segoe UI" w:hAnsi="Segoe UI" w:cs="Segoe UI"/>
                <w:sz w:val="21"/>
                <w:szCs w:val="21"/>
              </w:rPr>
              <w:t>If you value expenses that enhance your Reputation, lean into it.</w:t>
            </w:r>
          </w:p>
        </w:tc>
      </w:tr>
      <w:tr w:rsidR="00D648BD" w:rsidRPr="009C3439" w14:paraId="2D9A2B52"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DDDDFD" w14:textId="13035EE3" w:rsidR="00D648BD" w:rsidRDefault="00D648BD" w:rsidP="00D648BD">
            <w:pPr>
              <w:rPr>
                <w:rFonts w:ascii="Aptos" w:eastAsia="Aptos" w:hAnsi="Aptos" w:cs="Aptos"/>
              </w:rPr>
            </w:pPr>
            <w:r w:rsidRPr="000108E4">
              <w:rPr>
                <w:rFonts w:ascii="Arial" w:eastAsia="Arial" w:hAnsi="Arial" w:cs="Arial"/>
                <w:b/>
                <w:bCs/>
                <w:sz w:val="22"/>
                <w:szCs w:val="22"/>
              </w:rPr>
              <w:t>Design direction</w:t>
            </w:r>
          </w:p>
        </w:tc>
      </w:tr>
      <w:tr w:rsidR="00D648BD" w:rsidRPr="009C3439" w14:paraId="37ACA046"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5BD3AE" w14:textId="7E821940" w:rsidR="00D648BD" w:rsidRDefault="00D648BD" w:rsidP="00D648BD">
            <w:pPr>
              <w:rPr>
                <w:rFonts w:ascii="Aptos" w:eastAsia="Aptos" w:hAnsi="Aptos" w:cs="Aptos"/>
              </w:rPr>
            </w:pPr>
            <w:r>
              <w:rPr>
                <w:rFonts w:ascii="Aptos" w:eastAsia="Aptos" w:hAnsi="Aptos" w:cs="Aptos"/>
              </w:rPr>
              <w:t>Person walking into the “</w:t>
            </w:r>
            <w:r w:rsidR="00E701BD">
              <w:rPr>
                <w:rFonts w:ascii="Aptos" w:eastAsia="Aptos" w:hAnsi="Aptos" w:cs="Aptos"/>
              </w:rPr>
              <w:t>Reputation</w:t>
            </w:r>
            <w:r>
              <w:rPr>
                <w:rFonts w:ascii="Aptos" w:eastAsia="Aptos" w:hAnsi="Aptos" w:cs="Aptos"/>
              </w:rPr>
              <w:t>” store, which has stuff representing Luxury in one window and stuff representing Social Status in another.</w:t>
            </w:r>
          </w:p>
          <w:p w14:paraId="74D469F0" w14:textId="77777777" w:rsidR="00D648BD" w:rsidRDefault="00D648BD" w:rsidP="00D648BD">
            <w:pPr>
              <w:rPr>
                <w:rFonts w:ascii="Aptos" w:eastAsia="Aptos" w:hAnsi="Aptos" w:cs="Aptos"/>
              </w:rPr>
            </w:pPr>
          </w:p>
          <w:p w14:paraId="13F11114" w14:textId="77777777" w:rsidR="00D648BD" w:rsidRDefault="00D648BD" w:rsidP="00D648BD">
            <w:pPr>
              <w:rPr>
                <w:rFonts w:ascii="Aptos" w:eastAsia="Aptos" w:hAnsi="Aptos" w:cs="Aptos"/>
              </w:rPr>
            </w:pPr>
            <w:r>
              <w:rPr>
                <w:noProof/>
              </w:rPr>
              <w:lastRenderedPageBreak/>
              <w:drawing>
                <wp:inline distT="0" distB="0" distL="0" distR="0" wp14:anchorId="172D35E7" wp14:editId="3C799AF0">
                  <wp:extent cx="1676400" cy="1210945"/>
                  <wp:effectExtent l="0" t="0" r="0" b="0"/>
                  <wp:docPr id="915392866" name="Picture 3" descr="Window Shopping Wom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 Shopping Women Stock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1210945"/>
                          </a:xfrm>
                          <a:prstGeom prst="rect">
                            <a:avLst/>
                          </a:prstGeom>
                          <a:noFill/>
                          <a:ln>
                            <a:noFill/>
                          </a:ln>
                        </pic:spPr>
                      </pic:pic>
                    </a:graphicData>
                  </a:graphic>
                </wp:inline>
              </w:drawing>
            </w:r>
            <w:r>
              <w:rPr>
                <w:rFonts w:ascii="Aptos" w:eastAsia="Aptos" w:hAnsi="Aptos" w:cs="Aptos"/>
              </w:rPr>
              <w:t xml:space="preserve"> </w:t>
            </w:r>
            <w:r>
              <w:rPr>
                <w:noProof/>
              </w:rPr>
              <w:drawing>
                <wp:inline distT="0" distB="0" distL="0" distR="0" wp14:anchorId="2039AF9F" wp14:editId="601336B5">
                  <wp:extent cx="1727200" cy="1176655"/>
                  <wp:effectExtent l="0" t="0" r="0" b="4445"/>
                  <wp:docPr id="424103797" name="Picture 4" descr="Woman Walking Into Store: Over 10,3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man Walking Into Store: Over 10,309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7200" cy="1176655"/>
                          </a:xfrm>
                          <a:prstGeom prst="rect">
                            <a:avLst/>
                          </a:prstGeom>
                          <a:noFill/>
                          <a:ln>
                            <a:noFill/>
                          </a:ln>
                        </pic:spPr>
                      </pic:pic>
                    </a:graphicData>
                  </a:graphic>
                </wp:inline>
              </w:drawing>
            </w:r>
          </w:p>
          <w:p w14:paraId="4E5F437B" w14:textId="2228ED88" w:rsidR="00D648BD" w:rsidRDefault="00D648BD" w:rsidP="00D648BD">
            <w:pPr>
              <w:rPr>
                <w:rFonts w:ascii="Aptos" w:eastAsia="Aptos" w:hAnsi="Aptos" w:cs="Aptos"/>
              </w:rPr>
            </w:pPr>
            <w:r w:rsidRPr="000108E4">
              <w:rPr>
                <w:rFonts w:ascii="Aptos" w:eastAsia="Aptos" w:hAnsi="Aptos" w:cs="Aptos"/>
              </w:rPr>
              <w:t xml:space="preserve"> </w:t>
            </w:r>
          </w:p>
        </w:tc>
      </w:tr>
      <w:tr w:rsidR="0043575A" w:rsidRPr="009C3439" w14:paraId="6B674318"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63A27B76" w14:textId="545950EE" w:rsidR="0043575A" w:rsidRDefault="0043575A" w:rsidP="0043575A">
            <w:pPr>
              <w:jc w:val="center"/>
              <w:rPr>
                <w:rFonts w:ascii="Aptos" w:eastAsia="Aptos" w:hAnsi="Aptos" w:cs="Aptos"/>
              </w:rPr>
            </w:pPr>
            <w:r w:rsidRPr="00925E1D">
              <w:rPr>
                <w:rFonts w:ascii="Arial" w:eastAsia="Arial" w:hAnsi="Arial" w:cs="Arial"/>
                <w:b/>
                <w:bCs/>
                <w:sz w:val="22"/>
                <w:szCs w:val="22"/>
                <w:lang w:val="en"/>
              </w:rPr>
              <w:lastRenderedPageBreak/>
              <w:t xml:space="preserve">Screen </w:t>
            </w:r>
            <w:r>
              <w:rPr>
                <w:rFonts w:ascii="Arial" w:eastAsia="Arial" w:hAnsi="Arial" w:cs="Arial"/>
                <w:b/>
                <w:bCs/>
                <w:sz w:val="22"/>
                <w:szCs w:val="22"/>
                <w:lang w:val="en"/>
              </w:rPr>
              <w:t>9</w:t>
            </w:r>
            <w:r w:rsidRPr="00925E1D">
              <w:rPr>
                <w:rFonts w:ascii="Arial" w:eastAsia="Arial" w:hAnsi="Arial" w:cs="Arial"/>
                <w:b/>
                <w:bCs/>
                <w:sz w:val="22"/>
                <w:szCs w:val="22"/>
                <w:lang w:val="en"/>
              </w:rPr>
              <w:t>: Poll Question #</w:t>
            </w:r>
            <w:r>
              <w:rPr>
                <w:rFonts w:ascii="Arial" w:eastAsia="Arial" w:hAnsi="Arial" w:cs="Arial"/>
                <w:b/>
                <w:bCs/>
                <w:sz w:val="22"/>
                <w:szCs w:val="22"/>
                <w:lang w:val="en"/>
              </w:rPr>
              <w:t>5</w:t>
            </w:r>
          </w:p>
        </w:tc>
      </w:tr>
      <w:tr w:rsidR="0043575A" w:rsidRPr="009C3439" w14:paraId="56722566"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017A9350" w14:textId="235E6102" w:rsidR="0043575A" w:rsidRDefault="0043575A" w:rsidP="0043575A">
            <w:pPr>
              <w:rPr>
                <w:rFonts w:ascii="Aptos" w:eastAsia="Aptos" w:hAnsi="Aptos" w:cs="Aptos"/>
              </w:rPr>
            </w:pPr>
            <w:r w:rsidRPr="00925E1D">
              <w:rPr>
                <w:rFonts w:ascii="Arial" w:eastAsia="Arial" w:hAnsi="Arial" w:cs="Arial"/>
                <w:b/>
                <w:bCs/>
                <w:sz w:val="22"/>
                <w:szCs w:val="22"/>
                <w:lang w:val="en"/>
              </w:rPr>
              <w:t xml:space="preserve">Content </w:t>
            </w:r>
          </w:p>
        </w:tc>
      </w:tr>
      <w:tr w:rsidR="0043575A" w:rsidRPr="009C3439" w14:paraId="03E53F80"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29DA9E" w14:textId="77777777" w:rsidR="009D2964" w:rsidRPr="009B78A5" w:rsidRDefault="009D2964" w:rsidP="009D2964">
            <w:pPr>
              <w:rPr>
                <w:rFonts w:ascii="Arial" w:eastAsia="Arial" w:hAnsi="Arial" w:cs="Arial"/>
                <w:b/>
                <w:bCs/>
                <w:sz w:val="22"/>
                <w:szCs w:val="22"/>
              </w:rPr>
            </w:pPr>
            <w:r w:rsidRPr="009B78A5">
              <w:rPr>
                <w:rFonts w:ascii="Arial" w:eastAsia="Arial" w:hAnsi="Arial" w:cs="Arial"/>
                <w:b/>
                <w:bCs/>
                <w:sz w:val="22"/>
                <w:szCs w:val="22"/>
              </w:rPr>
              <w:t xml:space="preserve">[Title –  / 65] </w:t>
            </w:r>
          </w:p>
          <w:p w14:paraId="27B4DD5B" w14:textId="129B175F" w:rsidR="009D2964" w:rsidRDefault="00E701BD" w:rsidP="009D2964">
            <w:pPr>
              <w:rPr>
                <w:rFonts w:ascii="Arial" w:eastAsia="Arial" w:hAnsi="Arial" w:cs="Arial"/>
                <w:b/>
                <w:bCs/>
                <w:sz w:val="28"/>
                <w:szCs w:val="28"/>
              </w:rPr>
            </w:pPr>
            <w:r>
              <w:rPr>
                <w:rFonts w:ascii="Arial" w:eastAsia="Arial" w:hAnsi="Arial" w:cs="Arial"/>
                <w:b/>
                <w:bCs/>
                <w:sz w:val="28"/>
                <w:szCs w:val="28"/>
              </w:rPr>
              <w:t>Reputation</w:t>
            </w:r>
            <w:r w:rsidR="00791403">
              <w:rPr>
                <w:rFonts w:ascii="Arial" w:eastAsia="Arial" w:hAnsi="Arial" w:cs="Arial"/>
                <w:b/>
                <w:bCs/>
                <w:sz w:val="28"/>
                <w:szCs w:val="28"/>
              </w:rPr>
              <w:t xml:space="preserve">: </w:t>
            </w:r>
            <w:r w:rsidR="00791403" w:rsidRPr="00F664EF">
              <w:rPr>
                <w:rFonts w:ascii="Arial" w:eastAsia="Arial" w:hAnsi="Arial" w:cs="Arial"/>
                <w:b/>
                <w:bCs/>
                <w:sz w:val="28"/>
                <w:szCs w:val="28"/>
              </w:rPr>
              <w:t>How do these expenses rank on your priority list?</w:t>
            </w:r>
          </w:p>
          <w:p w14:paraId="609CAC92" w14:textId="77777777" w:rsidR="009D2964" w:rsidRPr="001015E4" w:rsidRDefault="009D2964" w:rsidP="009D2964">
            <w:pPr>
              <w:rPr>
                <w:rFonts w:ascii="Arial" w:eastAsia="Arial" w:hAnsi="Arial" w:cs="Arial"/>
                <w:b/>
                <w:bCs/>
                <w:sz w:val="28"/>
                <w:szCs w:val="28"/>
              </w:rPr>
            </w:pPr>
          </w:p>
          <w:p w14:paraId="759545F0" w14:textId="595F57C0" w:rsidR="009D2964" w:rsidRDefault="009D2964" w:rsidP="009D2964">
            <w:pPr>
              <w:rPr>
                <w:rFonts w:ascii="Arial" w:eastAsia="Arial" w:hAnsi="Arial" w:cs="Arial"/>
                <w:b/>
                <w:bCs/>
                <w:sz w:val="22"/>
                <w:szCs w:val="22"/>
                <w:highlight w:val="lightGray"/>
                <w:lang w:val="en"/>
              </w:rPr>
            </w:pPr>
            <w:r w:rsidRPr="29BDF0E9">
              <w:rPr>
                <w:rFonts w:ascii="Arial" w:eastAsia="Arial" w:hAnsi="Arial" w:cs="Arial"/>
                <w:b/>
                <w:bCs/>
                <w:sz w:val="22"/>
                <w:szCs w:val="22"/>
                <w:highlight w:val="lightGray"/>
                <w:lang w:val="en"/>
              </w:rPr>
              <w:t>[Description – / 145]</w:t>
            </w:r>
            <w:r>
              <w:br/>
            </w:r>
            <w:r w:rsidRPr="00886153">
              <w:rPr>
                <w:rFonts w:ascii="Aptos" w:eastAsia="Aptos" w:hAnsi="Aptos" w:cs="Aptos"/>
              </w:rPr>
              <w:t xml:space="preserve">Reflect on how </w:t>
            </w:r>
            <w:r w:rsidR="00BA7A76">
              <w:rPr>
                <w:rFonts w:ascii="Aptos" w:eastAsia="Aptos" w:hAnsi="Aptos" w:cs="Aptos"/>
              </w:rPr>
              <w:t>luxury and social status</w:t>
            </w:r>
            <w:r w:rsidRPr="00886153">
              <w:rPr>
                <w:rFonts w:ascii="Aptos" w:eastAsia="Aptos" w:hAnsi="Aptos" w:cs="Aptos"/>
              </w:rPr>
              <w:t xml:space="preserve"> resonate with you. </w:t>
            </w:r>
            <w:r>
              <w:rPr>
                <w:rFonts w:ascii="Aptos" w:eastAsia="Aptos" w:hAnsi="Aptos" w:cs="Aptos"/>
              </w:rPr>
              <w:t>(</w:t>
            </w:r>
            <w:r w:rsidRPr="00886153">
              <w:rPr>
                <w:rFonts w:ascii="Aptos" w:eastAsia="Aptos" w:hAnsi="Aptos" w:cs="Aptos"/>
              </w:rPr>
              <w:t>Only rate it high if it’s</w:t>
            </w:r>
            <w:r>
              <w:rPr>
                <w:rFonts w:ascii="Aptos" w:eastAsia="Aptos" w:hAnsi="Aptos" w:cs="Aptos"/>
              </w:rPr>
              <w:t xml:space="preserve"> your</w:t>
            </w:r>
            <w:r w:rsidRPr="00886153">
              <w:rPr>
                <w:rFonts w:ascii="Aptos" w:eastAsia="Aptos" w:hAnsi="Aptos" w:cs="Aptos"/>
              </w:rPr>
              <w:t xml:space="preserve"> top priority</w:t>
            </w:r>
            <w:r>
              <w:rPr>
                <w:rFonts w:ascii="Aptos" w:eastAsia="Aptos" w:hAnsi="Aptos" w:cs="Aptos"/>
              </w:rPr>
              <w:t>.)</w:t>
            </w:r>
            <w:r w:rsidRPr="00350B35">
              <w:rPr>
                <w:rFonts w:ascii="Arial" w:eastAsia="Arial" w:hAnsi="Arial" w:cs="Arial"/>
                <w:b/>
                <w:bCs/>
                <w:sz w:val="22"/>
                <w:szCs w:val="22"/>
                <w:highlight w:val="lightGray"/>
                <w:lang w:val="en"/>
              </w:rPr>
              <w:t xml:space="preserve"> </w:t>
            </w:r>
          </w:p>
          <w:p w14:paraId="7AA8ED6A" w14:textId="77777777" w:rsidR="009D2964" w:rsidRDefault="009D2964" w:rsidP="009D2964">
            <w:pPr>
              <w:rPr>
                <w:rFonts w:ascii="Arial" w:eastAsia="Arial" w:hAnsi="Arial" w:cs="Arial"/>
                <w:b/>
                <w:bCs/>
                <w:sz w:val="22"/>
                <w:szCs w:val="22"/>
                <w:highlight w:val="lightGray"/>
                <w:lang w:val="en"/>
              </w:rPr>
            </w:pPr>
          </w:p>
          <w:p w14:paraId="3DA8E4A2" w14:textId="77777777" w:rsidR="009D2964" w:rsidRPr="00350B35" w:rsidRDefault="009D2964" w:rsidP="009D2964">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1357EEB3" w14:textId="77777777" w:rsidR="009D2964" w:rsidRDefault="009D2964" w:rsidP="009D2964">
            <w:pPr>
              <w:pStyle w:val="ListParagraph"/>
              <w:numPr>
                <w:ilvl w:val="0"/>
                <w:numId w:val="29"/>
              </w:numPr>
            </w:pPr>
            <w:r>
              <w:t>High</w:t>
            </w:r>
          </w:p>
          <w:p w14:paraId="2F6D0652" w14:textId="77777777" w:rsidR="009D2964" w:rsidRDefault="009D2964" w:rsidP="009D2964">
            <w:pPr>
              <w:pStyle w:val="ListParagraph"/>
              <w:numPr>
                <w:ilvl w:val="0"/>
                <w:numId w:val="29"/>
              </w:numPr>
            </w:pPr>
            <w:r>
              <w:t>Medium</w:t>
            </w:r>
          </w:p>
          <w:p w14:paraId="539358E9" w14:textId="77777777" w:rsidR="00321AEA" w:rsidRDefault="009D2964" w:rsidP="009D2964">
            <w:pPr>
              <w:pStyle w:val="ListParagraph"/>
              <w:numPr>
                <w:ilvl w:val="0"/>
                <w:numId w:val="29"/>
              </w:numPr>
            </w:pPr>
            <w:r>
              <w:t>Low</w:t>
            </w:r>
          </w:p>
          <w:p w14:paraId="3100B9D0" w14:textId="72D0E94E" w:rsidR="0043575A" w:rsidRPr="00321AEA" w:rsidRDefault="009D2964" w:rsidP="009D2964">
            <w:pPr>
              <w:pStyle w:val="ListParagraph"/>
              <w:numPr>
                <w:ilvl w:val="0"/>
                <w:numId w:val="29"/>
              </w:numPr>
            </w:pPr>
            <w:r>
              <w:t>Not at all</w:t>
            </w:r>
          </w:p>
        </w:tc>
      </w:tr>
      <w:tr w:rsidR="0043575A" w:rsidRPr="009C3439" w14:paraId="3066B76F"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D44BA5" w14:textId="15A87B9F" w:rsidR="0043575A" w:rsidRDefault="0043575A" w:rsidP="0043575A">
            <w:pPr>
              <w:rPr>
                <w:rFonts w:ascii="Aptos" w:eastAsia="Aptos" w:hAnsi="Aptos" w:cs="Aptos"/>
              </w:rPr>
            </w:pPr>
            <w:r w:rsidRPr="009B78A5">
              <w:rPr>
                <w:rFonts w:ascii="Arial" w:eastAsia="Arial" w:hAnsi="Arial" w:cs="Arial"/>
                <w:b/>
                <w:bCs/>
                <w:sz w:val="22"/>
                <w:szCs w:val="22"/>
              </w:rPr>
              <w:t>Design direction</w:t>
            </w:r>
          </w:p>
        </w:tc>
      </w:tr>
      <w:tr w:rsidR="0043575A" w:rsidRPr="009C3439" w14:paraId="5916BC1F"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368846" w14:textId="7B9B4957" w:rsidR="0043575A" w:rsidRDefault="0043575A" w:rsidP="0043575A">
            <w:pPr>
              <w:rPr>
                <w:rFonts w:ascii="Aptos" w:eastAsia="Aptos" w:hAnsi="Aptos" w:cs="Aptos"/>
              </w:rPr>
            </w:pPr>
            <w:r>
              <w:t>Same dials as first question</w:t>
            </w:r>
          </w:p>
        </w:tc>
      </w:tr>
      <w:tr w:rsidR="0043575A" w:rsidRPr="009C3439" w14:paraId="4945AF3F"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44B2A34E" w14:textId="7D69ED45" w:rsidR="0043575A" w:rsidRPr="00190D03" w:rsidRDefault="0043575A" w:rsidP="0043575A">
            <w:pPr>
              <w:jc w:val="center"/>
              <w:rPr>
                <w:rFonts w:ascii="Arial" w:eastAsia="Arial" w:hAnsi="Arial" w:cs="Arial"/>
                <w:color w:val="000000" w:themeColor="text1"/>
                <w:sz w:val="22"/>
                <w:szCs w:val="22"/>
                <w:lang w:val="en"/>
              </w:rPr>
            </w:pPr>
            <w:r w:rsidRPr="00190D03">
              <w:rPr>
                <w:rFonts w:ascii="Arial" w:eastAsia="Arial" w:hAnsi="Arial" w:cs="Arial"/>
                <w:b/>
                <w:bCs/>
                <w:color w:val="000000" w:themeColor="text1"/>
                <w:sz w:val="22"/>
                <w:szCs w:val="22"/>
                <w:lang w:val="en"/>
              </w:rPr>
              <w:t xml:space="preserve">Screen </w:t>
            </w:r>
            <w:r>
              <w:rPr>
                <w:rFonts w:ascii="Arial" w:eastAsia="Arial" w:hAnsi="Arial" w:cs="Arial"/>
                <w:b/>
                <w:bCs/>
                <w:color w:val="000000" w:themeColor="text1"/>
                <w:sz w:val="22"/>
                <w:szCs w:val="22"/>
                <w:lang w:val="en"/>
              </w:rPr>
              <w:t>12</w:t>
            </w:r>
            <w:r w:rsidRPr="00190D03">
              <w:rPr>
                <w:rFonts w:ascii="Arial" w:eastAsia="Arial" w:hAnsi="Arial" w:cs="Arial"/>
                <w:b/>
                <w:bCs/>
                <w:color w:val="000000" w:themeColor="text1"/>
                <w:sz w:val="22"/>
                <w:szCs w:val="22"/>
                <w:lang w:val="en"/>
              </w:rPr>
              <w:t>: Full screen image</w:t>
            </w:r>
          </w:p>
        </w:tc>
      </w:tr>
      <w:tr w:rsidR="0043575A" w:rsidRPr="009C3439" w14:paraId="21BE9044"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1BAB903F" w14:textId="0706073E" w:rsidR="0043575A" w:rsidRPr="00190D03" w:rsidRDefault="0043575A" w:rsidP="0043575A">
            <w:pPr>
              <w:rPr>
                <w:rFonts w:ascii="Arial" w:eastAsia="Arial" w:hAnsi="Arial" w:cs="Arial"/>
                <w:sz w:val="22"/>
                <w:szCs w:val="22"/>
              </w:rPr>
            </w:pPr>
            <w:r w:rsidRPr="00190D03">
              <w:rPr>
                <w:rFonts w:ascii="Arial" w:eastAsia="Arial" w:hAnsi="Arial" w:cs="Arial"/>
                <w:b/>
                <w:bCs/>
                <w:sz w:val="22"/>
                <w:szCs w:val="22"/>
                <w:lang w:val="en"/>
              </w:rPr>
              <w:t xml:space="preserve">Content </w:t>
            </w:r>
          </w:p>
        </w:tc>
      </w:tr>
      <w:tr w:rsidR="0043575A" w:rsidRPr="009C3439" w14:paraId="0AD2BB19"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EA8FDA" w14:textId="63ACBF32" w:rsidR="0043575A" w:rsidRPr="00190D03" w:rsidRDefault="0043575A" w:rsidP="0043575A">
            <w:pPr>
              <w:rPr>
                <w:rFonts w:ascii="Arial" w:eastAsia="Arial" w:hAnsi="Arial" w:cs="Arial"/>
                <w:color w:val="000000" w:themeColor="text1"/>
                <w:sz w:val="22"/>
                <w:szCs w:val="22"/>
              </w:rPr>
            </w:pPr>
            <w:r w:rsidRPr="00190D03">
              <w:rPr>
                <w:rFonts w:ascii="Arial" w:eastAsia="Arial" w:hAnsi="Arial" w:cs="Arial"/>
                <w:b/>
                <w:bCs/>
                <w:color w:val="000000" w:themeColor="text1"/>
                <w:sz w:val="22"/>
                <w:szCs w:val="22"/>
              </w:rPr>
              <w:t xml:space="preserve">[Title –  45] </w:t>
            </w:r>
          </w:p>
          <w:p w14:paraId="6A759DA9" w14:textId="79C8E4C4" w:rsidR="0043575A" w:rsidRDefault="007E555F" w:rsidP="0043575A">
            <w:pPr>
              <w:rPr>
                <w:rFonts w:ascii="Arial" w:eastAsia="Arial" w:hAnsi="Arial" w:cs="Arial"/>
                <w:b/>
                <w:bCs/>
                <w:sz w:val="28"/>
                <w:szCs w:val="28"/>
              </w:rPr>
            </w:pPr>
            <w:r>
              <w:rPr>
                <w:rFonts w:ascii="Arial" w:eastAsia="Arial" w:hAnsi="Arial" w:cs="Arial"/>
                <w:b/>
                <w:bCs/>
                <w:sz w:val="28"/>
                <w:szCs w:val="28"/>
              </w:rPr>
              <w:t>Turn up your Money Dial</w:t>
            </w:r>
          </w:p>
          <w:p w14:paraId="36887195" w14:textId="301BD29C" w:rsidR="0043575A" w:rsidRPr="00190D03" w:rsidRDefault="0043575A" w:rsidP="0043575A"/>
          <w:p w14:paraId="3B713DF5" w14:textId="6A4CA018" w:rsidR="0043575A" w:rsidRPr="00190D03" w:rsidRDefault="0043575A" w:rsidP="0043575A">
            <w:pPr>
              <w:rPr>
                <w:rFonts w:ascii="Arial" w:eastAsia="Arial" w:hAnsi="Arial" w:cs="Arial"/>
                <w:b/>
                <w:bCs/>
                <w:color w:val="000000" w:themeColor="text1"/>
                <w:sz w:val="22"/>
                <w:szCs w:val="22"/>
                <w:lang w:val="en"/>
              </w:rPr>
            </w:pPr>
            <w:r w:rsidRPr="09490CB3">
              <w:rPr>
                <w:rFonts w:ascii="Arial" w:eastAsia="Arial" w:hAnsi="Arial" w:cs="Arial"/>
                <w:b/>
                <w:bCs/>
                <w:color w:val="000000" w:themeColor="text1"/>
                <w:sz w:val="22"/>
                <w:szCs w:val="22"/>
                <w:lang w:val="en"/>
              </w:rPr>
              <w:t>[Paragraph 1 – 160]</w:t>
            </w:r>
          </w:p>
          <w:p w14:paraId="6499FC00" w14:textId="4CD97252" w:rsidR="0043575A" w:rsidRDefault="00062CC1" w:rsidP="0043575A">
            <w:pPr>
              <w:rPr>
                <w:rFonts w:ascii="Segoe UI" w:hAnsi="Segoe UI" w:cs="Segoe UI"/>
                <w:color w:val="424242"/>
                <w:shd w:val="clear" w:color="auto" w:fill="FAFAFA"/>
              </w:rPr>
            </w:pPr>
            <w:r>
              <w:rPr>
                <w:rFonts w:ascii="Segoe UI" w:hAnsi="Segoe UI" w:cs="Segoe UI"/>
                <w:color w:val="424242"/>
                <w:shd w:val="clear" w:color="auto" w:fill="FAFAFA"/>
              </w:rPr>
              <w:t xml:space="preserve">Understanding </w:t>
            </w:r>
            <w:r w:rsidR="00296D1C">
              <w:rPr>
                <w:rFonts w:ascii="Segoe UI" w:hAnsi="Segoe UI" w:cs="Segoe UI"/>
                <w:color w:val="424242"/>
                <w:shd w:val="clear" w:color="auto" w:fill="FAFAFA"/>
              </w:rPr>
              <w:t>your</w:t>
            </w:r>
            <w:r w:rsidR="00D16441">
              <w:rPr>
                <w:rFonts w:ascii="Segoe UI" w:hAnsi="Segoe UI" w:cs="Segoe UI"/>
                <w:color w:val="424242"/>
                <w:shd w:val="clear" w:color="auto" w:fill="FAFAFA"/>
              </w:rPr>
              <w:t xml:space="preserve"> Money Dial</w:t>
            </w:r>
            <w:r>
              <w:rPr>
                <w:rFonts w:ascii="Segoe UI" w:hAnsi="Segoe UI" w:cs="Segoe UI"/>
                <w:color w:val="424242"/>
                <w:shd w:val="clear" w:color="auto" w:fill="FAFAFA"/>
              </w:rPr>
              <w:t xml:space="preserve"> </w:t>
            </w:r>
            <w:r w:rsidR="00A16555">
              <w:rPr>
                <w:rFonts w:ascii="Segoe UI" w:hAnsi="Segoe UI" w:cs="Segoe UI"/>
                <w:color w:val="424242"/>
                <w:shd w:val="clear" w:color="auto" w:fill="FAFAFA"/>
              </w:rPr>
              <w:t xml:space="preserve">can help you feel more confident and intentional about spending. By focusing on what truly matters to you, </w:t>
            </w:r>
            <w:r w:rsidR="00A823B2">
              <w:rPr>
                <w:rFonts w:ascii="Segoe UI" w:hAnsi="Segoe UI" w:cs="Segoe UI"/>
                <w:color w:val="424242"/>
                <w:shd w:val="clear" w:color="auto" w:fill="FAFAFA"/>
              </w:rPr>
              <w:t>your</w:t>
            </w:r>
            <w:r w:rsidR="00A16555">
              <w:rPr>
                <w:rFonts w:ascii="Segoe UI" w:hAnsi="Segoe UI" w:cs="Segoe UI"/>
                <w:color w:val="424242"/>
                <w:shd w:val="clear" w:color="auto" w:fill="FAFAFA"/>
              </w:rPr>
              <w:t xml:space="preserve"> financial decisions </w:t>
            </w:r>
            <w:r w:rsidR="00A823B2">
              <w:rPr>
                <w:rFonts w:ascii="Segoe UI" w:hAnsi="Segoe UI" w:cs="Segoe UI"/>
                <w:color w:val="424242"/>
                <w:shd w:val="clear" w:color="auto" w:fill="FAFAFA"/>
              </w:rPr>
              <w:t>are sure to</w:t>
            </w:r>
            <w:r w:rsidR="00A16555">
              <w:rPr>
                <w:rFonts w:ascii="Segoe UI" w:hAnsi="Segoe UI" w:cs="Segoe UI"/>
                <w:color w:val="424242"/>
                <w:shd w:val="clear" w:color="auto" w:fill="FAFAFA"/>
              </w:rPr>
              <w:t xml:space="preserve"> bring</w:t>
            </w:r>
            <w:r w:rsidR="00A823B2">
              <w:rPr>
                <w:rFonts w:ascii="Segoe UI" w:hAnsi="Segoe UI" w:cs="Segoe UI"/>
                <w:color w:val="424242"/>
                <w:shd w:val="clear" w:color="auto" w:fill="FAFAFA"/>
              </w:rPr>
              <w:t xml:space="preserve"> you</w:t>
            </w:r>
            <w:r w:rsidR="00A16555">
              <w:rPr>
                <w:rFonts w:ascii="Segoe UI" w:hAnsi="Segoe UI" w:cs="Segoe UI"/>
                <w:color w:val="424242"/>
                <w:shd w:val="clear" w:color="auto" w:fill="FAFAFA"/>
              </w:rPr>
              <w:t xml:space="preserve"> joy and satisfaction. </w:t>
            </w:r>
          </w:p>
          <w:p w14:paraId="029018F5" w14:textId="27166B7D" w:rsidR="00A16555" w:rsidRPr="00190D03" w:rsidRDefault="00A16555" w:rsidP="69F734D7">
            <w:pPr>
              <w:rPr>
                <w:rFonts w:ascii="Segoe UI" w:hAnsi="Segoe UI" w:cs="Segoe UI"/>
                <w:color w:val="424242"/>
              </w:rPr>
            </w:pPr>
          </w:p>
          <w:p w14:paraId="44A14C3B" w14:textId="77116814" w:rsidR="00A16555" w:rsidRPr="00190D03" w:rsidRDefault="23F3ABB2" w:rsidP="69F734D7">
            <w:pPr>
              <w:rPr>
                <w:color w:val="000000" w:themeColor="text1"/>
              </w:rPr>
            </w:pPr>
            <w:r w:rsidRPr="69F734D7">
              <w:rPr>
                <w:color w:val="000000" w:themeColor="text1"/>
              </w:rPr>
              <w:t xml:space="preserve">Knowing your money dial means you can make financial decisions with confidence. Focus on what matters to you, and you’re sure to find joy and </w:t>
            </w:r>
            <w:commentRangeStart w:id="42"/>
            <w:r w:rsidRPr="69F734D7">
              <w:rPr>
                <w:color w:val="000000" w:themeColor="text1"/>
              </w:rPr>
              <w:t>satisfaction.</w:t>
            </w:r>
            <w:commentRangeEnd w:id="42"/>
            <w:r w:rsidR="00A16555">
              <w:rPr>
                <w:rStyle w:val="CommentReference"/>
              </w:rPr>
              <w:commentReference w:id="42"/>
            </w:r>
          </w:p>
        </w:tc>
      </w:tr>
      <w:tr w:rsidR="0043575A" w:rsidRPr="009C3439" w14:paraId="0043318E" w14:textId="77777777" w:rsidTr="69F734D7">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6CAB5660" w14:textId="5CFEA1F2" w:rsidR="0043575A" w:rsidRPr="00BA1E72" w:rsidRDefault="0043575A" w:rsidP="0043575A">
            <w:pPr>
              <w:rPr>
                <w:rFonts w:ascii="Arial" w:eastAsia="Arial" w:hAnsi="Arial" w:cs="Arial"/>
                <w:b/>
                <w:bCs/>
                <w:sz w:val="22"/>
                <w:szCs w:val="22"/>
              </w:rPr>
            </w:pPr>
            <w:r w:rsidRPr="00BA1E72">
              <w:rPr>
                <w:rFonts w:ascii="Arial" w:eastAsia="Arial" w:hAnsi="Arial" w:cs="Arial"/>
                <w:b/>
                <w:bCs/>
                <w:sz w:val="22"/>
                <w:szCs w:val="22"/>
              </w:rPr>
              <w:lastRenderedPageBreak/>
              <w:t>Design direction</w:t>
            </w:r>
          </w:p>
        </w:tc>
      </w:tr>
      <w:tr w:rsidR="0043575A" w:rsidRPr="009C3439" w14:paraId="0F5FEEE3" w14:textId="77777777" w:rsidTr="69F734D7">
        <w:trPr>
          <w:trHeight w:val="354"/>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DD7AD0" w14:textId="11B84944" w:rsidR="0043575A" w:rsidRDefault="0043575A" w:rsidP="0043575A">
            <w:pPr>
              <w:rPr>
                <w:rFonts w:ascii="Arial" w:eastAsia="Arial" w:hAnsi="Arial" w:cs="Arial"/>
                <w:sz w:val="22"/>
                <w:szCs w:val="22"/>
              </w:rPr>
            </w:pPr>
            <w:r>
              <w:rPr>
                <w:rFonts w:ascii="Arial" w:eastAsia="Arial" w:hAnsi="Arial" w:cs="Arial"/>
                <w:sz w:val="22"/>
                <w:szCs w:val="22"/>
              </w:rPr>
              <w:t>P</w:t>
            </w:r>
            <w:commentRangeStart w:id="44"/>
            <w:r>
              <w:rPr>
                <w:rFonts w:ascii="Arial" w:eastAsia="Arial" w:hAnsi="Arial" w:cs="Arial"/>
                <w:sz w:val="22"/>
                <w:szCs w:val="22"/>
              </w:rPr>
              <w:t xml:space="preserve">erson walking down the shop-lined street with 5 shopping bags in tow with the words: </w:t>
            </w:r>
            <w:r w:rsidR="009F728A">
              <w:rPr>
                <w:rFonts w:ascii="Arial" w:eastAsia="Arial" w:hAnsi="Arial" w:cs="Arial"/>
                <w:sz w:val="22"/>
                <w:szCs w:val="22"/>
              </w:rPr>
              <w:t>Personal Growth</w:t>
            </w:r>
            <w:r>
              <w:rPr>
                <w:rFonts w:ascii="Arial" w:eastAsia="Arial" w:hAnsi="Arial" w:cs="Arial"/>
                <w:sz w:val="22"/>
                <w:szCs w:val="22"/>
              </w:rPr>
              <w:t xml:space="preserve">, </w:t>
            </w:r>
            <w:r w:rsidR="009F728A">
              <w:rPr>
                <w:rFonts w:ascii="Arial" w:eastAsia="Arial" w:hAnsi="Arial" w:cs="Arial"/>
                <w:sz w:val="22"/>
                <w:szCs w:val="22"/>
              </w:rPr>
              <w:t>Life Experiences</w:t>
            </w:r>
            <w:r>
              <w:rPr>
                <w:rFonts w:ascii="Arial" w:eastAsia="Arial" w:hAnsi="Arial" w:cs="Arial"/>
                <w:sz w:val="22"/>
                <w:szCs w:val="22"/>
              </w:rPr>
              <w:t xml:space="preserve">, </w:t>
            </w:r>
            <w:r w:rsidR="003166D3">
              <w:rPr>
                <w:rFonts w:ascii="Arial" w:eastAsia="Arial" w:hAnsi="Arial" w:cs="Arial"/>
                <w:sz w:val="22"/>
                <w:szCs w:val="22"/>
              </w:rPr>
              <w:t>Social Connections</w:t>
            </w:r>
            <w:r>
              <w:rPr>
                <w:rFonts w:ascii="Arial" w:eastAsia="Arial" w:hAnsi="Arial" w:cs="Arial"/>
                <w:sz w:val="22"/>
                <w:szCs w:val="22"/>
              </w:rPr>
              <w:t xml:space="preserve">, </w:t>
            </w:r>
            <w:r w:rsidR="000B7954">
              <w:rPr>
                <w:rFonts w:ascii="Arial" w:eastAsia="Arial" w:hAnsi="Arial" w:cs="Arial"/>
                <w:sz w:val="22"/>
                <w:szCs w:val="22"/>
              </w:rPr>
              <w:t>Flexibility</w:t>
            </w:r>
            <w:r>
              <w:rPr>
                <w:rFonts w:ascii="Arial" w:eastAsia="Arial" w:hAnsi="Arial" w:cs="Arial"/>
                <w:sz w:val="22"/>
                <w:szCs w:val="22"/>
              </w:rPr>
              <w:t xml:space="preserve">, </w:t>
            </w:r>
            <w:r w:rsidR="00E701BD">
              <w:rPr>
                <w:rFonts w:ascii="Arial" w:eastAsia="Arial" w:hAnsi="Arial" w:cs="Arial"/>
                <w:sz w:val="22"/>
                <w:szCs w:val="22"/>
              </w:rPr>
              <w:t>Reputation</w:t>
            </w:r>
            <w:r>
              <w:rPr>
                <w:rFonts w:ascii="Arial" w:eastAsia="Arial" w:hAnsi="Arial" w:cs="Arial"/>
                <w:sz w:val="22"/>
                <w:szCs w:val="22"/>
              </w:rPr>
              <w:t xml:space="preserve"> on them.</w:t>
            </w:r>
            <w:commentRangeEnd w:id="44"/>
            <w:r>
              <w:rPr>
                <w:rStyle w:val="CommentReference"/>
              </w:rPr>
              <w:commentReference w:id="44"/>
            </w:r>
          </w:p>
          <w:p w14:paraId="6F4A3174" w14:textId="77777777" w:rsidR="0043575A" w:rsidRPr="00BA1E72" w:rsidRDefault="0043575A" w:rsidP="0043575A">
            <w:pPr>
              <w:rPr>
                <w:rFonts w:ascii="Arial" w:eastAsia="Arial" w:hAnsi="Arial" w:cs="Arial"/>
                <w:sz w:val="22"/>
                <w:szCs w:val="22"/>
              </w:rPr>
            </w:pPr>
          </w:p>
          <w:p w14:paraId="06AAA655" w14:textId="1A0301A5" w:rsidR="0043575A" w:rsidRPr="00BA1E72" w:rsidRDefault="0043575A" w:rsidP="0043575A">
            <w:pPr>
              <w:rPr>
                <w:rFonts w:ascii="Arial" w:eastAsia="Arial" w:hAnsi="Arial" w:cs="Arial"/>
                <w:b/>
                <w:bCs/>
                <w:sz w:val="22"/>
                <w:szCs w:val="22"/>
              </w:rPr>
            </w:pPr>
          </w:p>
        </w:tc>
      </w:tr>
    </w:tbl>
    <w:p w14:paraId="1150CEA5" w14:textId="67B8F61F" w:rsidR="5DCC4991" w:rsidRPr="009C3439" w:rsidRDefault="5DCC4991" w:rsidP="5DCC4991">
      <w:pPr>
        <w:rPr>
          <w:highlight w:val="yellow"/>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14"/>
        <w:gridCol w:w="6855"/>
      </w:tblGrid>
      <w:tr w:rsidR="5DCC4991" w:rsidRPr="009C3439" w14:paraId="334098F9" w14:textId="77777777" w:rsidTr="32953D9E">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4F1444FE" w14:textId="506ACEA5" w:rsidR="5DCC4991" w:rsidRPr="009C3439" w:rsidRDefault="3A124FAC" w:rsidP="2530F155">
            <w:pPr>
              <w:pStyle w:val="Heading2"/>
              <w:spacing w:before="0" w:after="0"/>
              <w:jc w:val="center"/>
              <w:rPr>
                <w:rFonts w:ascii="Arial" w:eastAsia="Arial" w:hAnsi="Arial" w:cs="Arial"/>
                <w:sz w:val="26"/>
                <w:szCs w:val="26"/>
              </w:rPr>
            </w:pPr>
            <w:commentRangeStart w:id="45"/>
            <w:commentRangeStart w:id="46"/>
            <w:commentRangeStart w:id="47"/>
            <w:r w:rsidRPr="2530F155">
              <w:rPr>
                <w:rFonts w:ascii="Arial" w:eastAsia="Arial" w:hAnsi="Arial" w:cs="Arial"/>
                <w:b/>
                <w:bCs/>
                <w:sz w:val="26"/>
                <w:szCs w:val="26"/>
                <w:lang w:val="en"/>
              </w:rPr>
              <w:t>Suggestion drawer action cards</w:t>
            </w:r>
            <w:commentRangeEnd w:id="45"/>
            <w:r>
              <w:rPr>
                <w:rStyle w:val="CommentReference"/>
              </w:rPr>
              <w:commentReference w:id="45"/>
            </w:r>
            <w:commentRangeEnd w:id="46"/>
            <w:r w:rsidR="007B6DA3">
              <w:rPr>
                <w:rStyle w:val="CommentReference"/>
                <w:rFonts w:asciiTheme="minorHAnsi" w:eastAsiaTheme="minorHAnsi" w:hAnsiTheme="minorHAnsi" w:cstheme="minorBidi"/>
                <w:color w:val="auto"/>
              </w:rPr>
              <w:commentReference w:id="46"/>
            </w:r>
            <w:commentRangeEnd w:id="47"/>
            <w:r w:rsidR="00033BD7">
              <w:rPr>
                <w:rStyle w:val="CommentReference"/>
                <w:rFonts w:asciiTheme="minorHAnsi" w:eastAsiaTheme="minorHAnsi" w:hAnsiTheme="minorHAnsi" w:cstheme="minorBidi"/>
                <w:color w:val="auto"/>
              </w:rPr>
              <w:commentReference w:id="47"/>
            </w:r>
          </w:p>
        </w:tc>
      </w:tr>
      <w:tr w:rsidR="5DCC4991" w:rsidRPr="009C3439" w14:paraId="1EB8AD1D" w14:textId="77777777" w:rsidTr="32953D9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07433B" w14:textId="026D1106" w:rsidR="00C42C32" w:rsidRPr="009C3439" w:rsidRDefault="29C4D7A6" w:rsidP="2530F155">
            <w:r w:rsidRPr="2530F155">
              <w:rPr>
                <w:rFonts w:ascii="Arial" w:eastAsia="Arial" w:hAnsi="Arial" w:cs="Arial"/>
                <w:b/>
                <w:bCs/>
                <w:sz w:val="22"/>
                <w:szCs w:val="22"/>
                <w:lang w:val="en"/>
              </w:rPr>
              <w:t>Title</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80EBB0" w14:textId="241D0681" w:rsidR="78D67F06" w:rsidRPr="009C3439" w:rsidRDefault="1CAFB9D5" w:rsidP="2530F155">
            <w:pPr>
              <w:spacing w:line="276" w:lineRule="auto"/>
              <w:rPr>
                <w:rFonts w:ascii="Arial" w:eastAsia="Arial" w:hAnsi="Arial" w:cs="Arial"/>
                <w:b/>
                <w:bCs/>
                <w:sz w:val="22"/>
                <w:szCs w:val="22"/>
              </w:rPr>
            </w:pPr>
            <w:r w:rsidRPr="2530F155">
              <w:rPr>
                <w:rFonts w:ascii="Arial" w:eastAsia="Arial" w:hAnsi="Arial" w:cs="Arial"/>
                <w:b/>
                <w:bCs/>
                <w:sz w:val="22"/>
                <w:szCs w:val="22"/>
              </w:rPr>
              <w:t>n/a</w:t>
            </w:r>
          </w:p>
        </w:tc>
      </w:tr>
      <w:tr w:rsidR="5DCC4991" w:rsidRPr="009C3439" w14:paraId="5B417F5A" w14:textId="77777777" w:rsidTr="32953D9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2E0359" w14:textId="12E8DE3A" w:rsidR="7767E282" w:rsidRPr="009C3439" w:rsidRDefault="323D4075" w:rsidP="2530F155">
            <w:pPr>
              <w:rPr>
                <w:rFonts w:ascii="Arial" w:eastAsia="Arial" w:hAnsi="Arial" w:cs="Arial"/>
                <w:b/>
                <w:bCs/>
                <w:sz w:val="22"/>
                <w:szCs w:val="22"/>
                <w:lang w:val="en"/>
              </w:rPr>
            </w:pPr>
            <w:r w:rsidRPr="2530F155">
              <w:rPr>
                <w:rFonts w:ascii="Arial" w:eastAsia="Arial" w:hAnsi="Arial" w:cs="Arial"/>
                <w:b/>
                <w:bCs/>
                <w:sz w:val="22"/>
                <w:szCs w:val="22"/>
                <w:lang w:val="en"/>
              </w:rPr>
              <w:t>P-text</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3921FD" w14:textId="75709816" w:rsidR="6B893E5E" w:rsidRPr="009C3439" w:rsidRDefault="11A9ADB3" w:rsidP="2530F155">
            <w:r w:rsidRPr="2530F155">
              <w:rPr>
                <w:rFonts w:ascii="Arial" w:eastAsia="Arial" w:hAnsi="Arial" w:cs="Arial"/>
                <w:sz w:val="22"/>
                <w:szCs w:val="22"/>
              </w:rPr>
              <w:t>n/a</w:t>
            </w:r>
          </w:p>
        </w:tc>
      </w:tr>
      <w:tr w:rsidR="5DCC4991" w:rsidRPr="009C3439" w14:paraId="1D452562" w14:textId="77777777" w:rsidTr="32953D9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FCEC79" w14:textId="2CBE65B6" w:rsidR="02687C3F" w:rsidRPr="009C3439" w:rsidRDefault="233FDB46" w:rsidP="2530F155">
            <w:pPr>
              <w:rPr>
                <w:rFonts w:ascii="Arial" w:eastAsia="Arial" w:hAnsi="Arial" w:cs="Arial"/>
                <w:b/>
                <w:bCs/>
                <w:sz w:val="22"/>
                <w:szCs w:val="22"/>
              </w:rPr>
            </w:pPr>
            <w:r w:rsidRPr="2530F155">
              <w:rPr>
                <w:rFonts w:ascii="Arial" w:eastAsia="Arial" w:hAnsi="Arial" w:cs="Arial"/>
                <w:b/>
                <w:bCs/>
                <w:sz w:val="22"/>
                <w:szCs w:val="22"/>
              </w:rPr>
              <w:t xml:space="preserve">Suggestion </w:t>
            </w:r>
            <w:r w:rsidRPr="2530F155">
              <w:rPr>
                <w:rFonts w:ascii="Arial" w:eastAsia="Arial" w:hAnsi="Arial" w:cs="Arial"/>
                <w:b/>
                <w:bCs/>
                <w:sz w:val="22"/>
                <w:szCs w:val="22"/>
                <w:lang w:val="en"/>
              </w:rPr>
              <w:t>1</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12E958" w14:textId="442E35B7" w:rsidR="5F7F2928" w:rsidRPr="009C3439" w:rsidRDefault="005F0B6F" w:rsidP="09490CB3">
            <w:pPr>
              <w:spacing w:line="276" w:lineRule="auto"/>
            </w:pPr>
            <w:r>
              <w:t>Budget tool</w:t>
            </w:r>
          </w:p>
        </w:tc>
      </w:tr>
      <w:tr w:rsidR="5DCC4991" w:rsidRPr="009C3439" w14:paraId="3608626C" w14:textId="77777777" w:rsidTr="32953D9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A091C0" w14:textId="6F2F4E1D" w:rsidR="4A959907" w:rsidRPr="009C3439" w:rsidRDefault="1D49009F" w:rsidP="2530F155">
            <w:pPr>
              <w:rPr>
                <w:rFonts w:ascii="Arial" w:eastAsia="Arial" w:hAnsi="Arial" w:cs="Arial"/>
                <w:b/>
                <w:bCs/>
                <w:sz w:val="22"/>
                <w:szCs w:val="22"/>
                <w:lang w:val="en"/>
              </w:rPr>
            </w:pPr>
            <w:r w:rsidRPr="2530F155">
              <w:rPr>
                <w:rFonts w:ascii="Arial" w:eastAsia="Arial" w:hAnsi="Arial" w:cs="Arial"/>
                <w:b/>
                <w:bCs/>
                <w:sz w:val="22"/>
                <w:szCs w:val="22"/>
              </w:rPr>
              <w:t>Suggestion 2</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89F261" w14:textId="64014A8E" w:rsidR="5CBCF025" w:rsidRPr="009C3439" w:rsidRDefault="00334725" w:rsidP="2530F155">
            <w:pPr>
              <w:spacing w:line="276" w:lineRule="auto"/>
            </w:pPr>
            <w:r w:rsidRPr="00334725">
              <w:t>Your budget, throughout your life</w:t>
            </w:r>
            <w:r w:rsidR="005F7F31">
              <w:t xml:space="preserve"> (</w:t>
            </w:r>
            <w:r w:rsidR="005F7F31" w:rsidRPr="005F7F31">
              <w:t>FL_1.3</w:t>
            </w:r>
            <w:r w:rsidR="005F7F31">
              <w:t>)</w:t>
            </w:r>
          </w:p>
        </w:tc>
      </w:tr>
      <w:tr w:rsidR="5DCC4991" w:rsidRPr="009C3439" w14:paraId="223C3B13" w14:textId="77777777" w:rsidTr="32953D9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B5CD61" w14:textId="04FBDA70" w:rsidR="4A959907" w:rsidRPr="009C3439" w:rsidRDefault="1D49009F" w:rsidP="2530F155">
            <w:pPr>
              <w:rPr>
                <w:rFonts w:ascii="Arial" w:eastAsia="Arial" w:hAnsi="Arial" w:cs="Arial"/>
                <w:sz w:val="22"/>
                <w:szCs w:val="22"/>
              </w:rPr>
            </w:pPr>
            <w:r w:rsidRPr="2530F155">
              <w:rPr>
                <w:rFonts w:ascii="Arial" w:eastAsia="Arial" w:hAnsi="Arial" w:cs="Arial"/>
                <w:b/>
                <w:bCs/>
                <w:sz w:val="22"/>
                <w:szCs w:val="22"/>
              </w:rPr>
              <w:t xml:space="preserve">Suggestion </w:t>
            </w:r>
            <w:r w:rsidR="3A124FAC" w:rsidRPr="2530F155">
              <w:rPr>
                <w:rFonts w:ascii="Arial" w:eastAsia="Arial" w:hAnsi="Arial" w:cs="Arial"/>
                <w:b/>
                <w:bCs/>
                <w:sz w:val="22"/>
                <w:szCs w:val="22"/>
                <w:lang w:val="en"/>
              </w:rPr>
              <w:t>3</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6A3FC2" w14:textId="19DC27EA" w:rsidR="65116BEE" w:rsidRPr="009C3439" w:rsidRDefault="00163EA1" w:rsidP="2530F155">
            <w:r w:rsidRPr="00163EA1">
              <w:t>How do you spend your money?</w:t>
            </w:r>
            <w:r w:rsidR="00033BD7">
              <w:t xml:space="preserve"> (</w:t>
            </w:r>
            <w:r w:rsidR="00033BD7" w:rsidRPr="00033BD7">
              <w:t>EMF_2.1</w:t>
            </w:r>
            <w:r w:rsidR="00033BD7">
              <w:t>)</w:t>
            </w:r>
          </w:p>
        </w:tc>
      </w:tr>
      <w:tr w:rsidR="5DCC4991" w:rsidRPr="009C3439" w14:paraId="0C80E7FF" w14:textId="77777777" w:rsidTr="32953D9E">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0D49289A" w14:textId="7FEDD14D" w:rsidR="594AA946" w:rsidRPr="009C3439" w:rsidRDefault="08D8FA86" w:rsidP="2530F155">
            <w:pPr>
              <w:jc w:val="center"/>
              <w:rPr>
                <w:rFonts w:ascii="Arial" w:eastAsia="Arial" w:hAnsi="Arial" w:cs="Arial"/>
                <w:sz w:val="26"/>
                <w:szCs w:val="26"/>
              </w:rPr>
            </w:pPr>
            <w:commentRangeStart w:id="48"/>
            <w:commentRangeStart w:id="49"/>
            <w:r w:rsidRPr="2530F155">
              <w:rPr>
                <w:rFonts w:ascii="Arial" w:eastAsia="Arial" w:hAnsi="Arial" w:cs="Arial"/>
                <w:b/>
                <w:bCs/>
                <w:sz w:val="26"/>
                <w:szCs w:val="26"/>
                <w:lang w:val="en"/>
              </w:rPr>
              <w:t>Push notification</w:t>
            </w:r>
            <w:commentRangeEnd w:id="48"/>
            <w:r>
              <w:rPr>
                <w:rStyle w:val="CommentReference"/>
              </w:rPr>
              <w:commentReference w:id="48"/>
            </w:r>
            <w:commentRangeEnd w:id="49"/>
            <w:r w:rsidR="007B6DA3">
              <w:rPr>
                <w:rStyle w:val="CommentReference"/>
                <w:rFonts w:asciiTheme="minorHAnsi" w:eastAsiaTheme="minorHAnsi" w:hAnsiTheme="minorHAnsi" w:cstheme="minorBidi"/>
                <w:kern w:val="2"/>
                <w14:ligatures w14:val="standardContextual"/>
              </w:rPr>
              <w:commentReference w:id="49"/>
            </w:r>
          </w:p>
        </w:tc>
      </w:tr>
      <w:tr w:rsidR="5DCC4991" w14:paraId="4B4A8CBF" w14:textId="77777777" w:rsidTr="32953D9E">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EF8DE1" w14:textId="77777777" w:rsidR="00033BD7" w:rsidRDefault="00033BD7" w:rsidP="00033BD7">
            <w:pPr>
              <w:spacing w:before="240" w:after="240"/>
              <w:rPr>
                <w:rFonts w:ascii="Arial" w:eastAsia="Arial" w:hAnsi="Arial" w:cs="Arial"/>
                <w:sz w:val="22"/>
                <w:szCs w:val="22"/>
              </w:rPr>
            </w:pPr>
            <w:commentRangeStart w:id="50"/>
            <w:r w:rsidRPr="00EA4B3C">
              <w:rPr>
                <w:rFonts w:ascii="Apple Color Emoji" w:eastAsia="Arial" w:hAnsi="Apple Color Emoji" w:cs="Apple Color Emoji"/>
                <w:sz w:val="22"/>
                <w:szCs w:val="22"/>
                <w:highlight w:val="yellow"/>
              </w:rPr>
              <w:t>🧠</w:t>
            </w:r>
            <w:r w:rsidRPr="00EA4B3C">
              <w:rPr>
                <w:rFonts w:ascii="Arial" w:eastAsia="Arial" w:hAnsi="Arial" w:cs="Arial"/>
                <w:sz w:val="22"/>
                <w:szCs w:val="22"/>
                <w:highlight w:val="yellow"/>
              </w:rPr>
              <w:t xml:space="preserve"> </w:t>
            </w:r>
            <w:r w:rsidRPr="00EA4B3C">
              <w:rPr>
                <w:rFonts w:ascii="Arial" w:eastAsia="Arial" w:hAnsi="Arial" w:cs="Arial"/>
                <w:b/>
                <w:bCs/>
                <w:sz w:val="22"/>
                <w:szCs w:val="22"/>
                <w:highlight w:val="yellow"/>
              </w:rPr>
              <w:t xml:space="preserve">What’s </w:t>
            </w:r>
            <w:r w:rsidRPr="00EA4B3C">
              <w:rPr>
                <w:rFonts w:ascii="Arial" w:eastAsia="Arial" w:hAnsi="Arial" w:cs="Arial"/>
                <w:b/>
                <w:bCs/>
                <w:i/>
                <w:iCs/>
                <w:sz w:val="22"/>
                <w:szCs w:val="22"/>
                <w:highlight w:val="yellow"/>
              </w:rPr>
              <w:t>your</w:t>
            </w:r>
            <w:r w:rsidRPr="00EA4B3C">
              <w:rPr>
                <w:rFonts w:ascii="Arial" w:eastAsia="Arial" w:hAnsi="Arial" w:cs="Arial"/>
                <w:b/>
                <w:bCs/>
                <w:sz w:val="22"/>
                <w:szCs w:val="22"/>
                <w:highlight w:val="yellow"/>
              </w:rPr>
              <w:t xml:space="preserve"> money personality?</w:t>
            </w:r>
            <w:commentRangeEnd w:id="50"/>
            <w:r w:rsidRPr="00EA4B3C">
              <w:rPr>
                <w:rStyle w:val="CommentReference"/>
                <w:highlight w:val="yellow"/>
              </w:rPr>
              <w:commentReference w:id="50"/>
            </w:r>
            <w:r w:rsidRPr="00EA4B3C">
              <w:rPr>
                <w:highlight w:val="yellow"/>
              </w:rPr>
              <w:br/>
            </w:r>
            <w:commentRangeStart w:id="51"/>
            <w:commentRangeStart w:id="52"/>
            <w:r w:rsidRPr="00EA4B3C">
              <w:rPr>
                <w:rFonts w:ascii="Arial" w:eastAsia="Arial" w:hAnsi="Arial" w:cs="Arial"/>
                <w:sz w:val="22"/>
                <w:szCs w:val="22"/>
                <w:highlight w:val="yellow"/>
              </w:rPr>
              <w:t xml:space="preserve">This poll could change how you think about spending forever. </w:t>
            </w:r>
            <w:commentRangeEnd w:id="51"/>
            <w:r w:rsidRPr="00EA4B3C">
              <w:rPr>
                <w:rStyle w:val="CommentReference"/>
                <w:rFonts w:eastAsiaTheme="minorHAnsi"/>
                <w:highlight w:val="yellow"/>
              </w:rPr>
              <w:commentReference w:id="51"/>
            </w:r>
            <w:commentRangeEnd w:id="52"/>
            <w:r w:rsidRPr="00EA4B3C">
              <w:rPr>
                <w:rStyle w:val="CommentReference"/>
                <w:highlight w:val="yellow"/>
              </w:rPr>
              <w:commentReference w:id="52"/>
            </w:r>
            <w:r w:rsidRPr="00EA4B3C">
              <w:rPr>
                <w:rFonts w:ascii="Arial" w:eastAsia="Arial" w:hAnsi="Arial" w:cs="Arial"/>
                <w:sz w:val="22"/>
                <w:szCs w:val="22"/>
                <w:highlight w:val="yellow"/>
              </w:rPr>
              <w:t>Find your Money Dial. Because less stress starts with smarter choices.</w:t>
            </w:r>
          </w:p>
          <w:p w14:paraId="30732482" w14:textId="6A1BF1E3" w:rsidR="5DCC4991" w:rsidRDefault="591C324B" w:rsidP="67BB6562">
            <w:pPr>
              <w:spacing w:before="240" w:after="240"/>
              <w:rPr>
                <w:rFonts w:ascii="Arial" w:eastAsia="Arial" w:hAnsi="Arial" w:cs="Arial"/>
                <w:sz w:val="22"/>
                <w:szCs w:val="22"/>
              </w:rPr>
            </w:pPr>
            <w:r w:rsidRPr="63267DEA">
              <w:rPr>
                <w:rFonts w:ascii="Arial" w:eastAsia="Arial" w:hAnsi="Arial" w:cs="Arial"/>
                <w:sz w:val="22"/>
                <w:szCs w:val="22"/>
              </w:rPr>
              <w:t xml:space="preserve">💸 </w:t>
            </w:r>
            <w:r w:rsidRPr="63267DEA">
              <w:rPr>
                <w:rFonts w:ascii="Arial" w:eastAsia="Arial" w:hAnsi="Arial" w:cs="Arial"/>
                <w:b/>
                <w:bCs/>
                <w:sz w:val="22"/>
                <w:szCs w:val="22"/>
              </w:rPr>
              <w:t>What’s your Money Dial?</w:t>
            </w:r>
            <w:r w:rsidR="5DCC4991">
              <w:br/>
            </w:r>
            <w:r w:rsidR="5F9726D3" w:rsidRPr="6885A088">
              <w:rPr>
                <w:rFonts w:ascii="Arial" w:eastAsia="Arial" w:hAnsi="Arial" w:cs="Arial"/>
                <w:sz w:val="22"/>
                <w:szCs w:val="22"/>
              </w:rPr>
              <w:t>Take our quick poll to discover your Money Dial—and how dialing into what matters could ease financial stress.</w:t>
            </w:r>
          </w:p>
          <w:p w14:paraId="693A4907" w14:textId="6C5735B6" w:rsidR="5DCC4991" w:rsidRDefault="591C324B" w:rsidP="3DCC3B0A">
            <w:pPr>
              <w:spacing w:before="240" w:after="240"/>
            </w:pPr>
            <w:r w:rsidRPr="100CC136">
              <w:rPr>
                <w:rFonts w:ascii="Arial" w:eastAsia="Arial" w:hAnsi="Arial" w:cs="Arial"/>
                <w:sz w:val="22"/>
                <w:szCs w:val="22"/>
              </w:rPr>
              <w:t xml:space="preserve">🔊 </w:t>
            </w:r>
            <w:r w:rsidRPr="3DCC3B0A">
              <w:rPr>
                <w:rFonts w:ascii="Arial" w:eastAsia="Arial" w:hAnsi="Arial" w:cs="Arial"/>
                <w:b/>
                <w:bCs/>
                <w:sz w:val="22"/>
                <w:szCs w:val="22"/>
              </w:rPr>
              <w:t>Turn Up What Matters</w:t>
            </w:r>
            <w:r w:rsidR="5DCC4991">
              <w:br/>
            </w:r>
            <w:r w:rsidRPr="3DCC3B0A">
              <w:rPr>
                <w:rFonts w:ascii="Arial" w:eastAsia="Arial" w:hAnsi="Arial" w:cs="Arial"/>
                <w:sz w:val="22"/>
                <w:szCs w:val="22"/>
              </w:rPr>
              <w:t xml:space="preserve"> Spending with intention starts here. Find your Money Dial and explore how it can support your wellness during Mental Health Awareness Month.</w:t>
            </w:r>
          </w:p>
          <w:p w14:paraId="24BA7866" w14:textId="25518D91" w:rsidR="5DCC4991" w:rsidRDefault="591C324B" w:rsidP="23619615">
            <w:pPr>
              <w:spacing w:before="240" w:after="240"/>
            </w:pPr>
            <w:r w:rsidRPr="670A9E97">
              <w:rPr>
                <w:rFonts w:ascii="Arial" w:eastAsia="Arial" w:hAnsi="Arial" w:cs="Arial"/>
                <w:sz w:val="22"/>
                <w:szCs w:val="22"/>
              </w:rPr>
              <w:t xml:space="preserve">✨ </w:t>
            </w:r>
            <w:r w:rsidRPr="23619615">
              <w:rPr>
                <w:rFonts w:ascii="Arial" w:eastAsia="Arial" w:hAnsi="Arial" w:cs="Arial"/>
                <w:b/>
                <w:bCs/>
                <w:sz w:val="22"/>
                <w:szCs w:val="22"/>
              </w:rPr>
              <w:t>Money that Feels Good</w:t>
            </w:r>
            <w:r w:rsidR="5DCC4991">
              <w:br/>
            </w:r>
            <w:r w:rsidRPr="23619615">
              <w:rPr>
                <w:rFonts w:ascii="Arial" w:eastAsia="Arial" w:hAnsi="Arial" w:cs="Arial"/>
                <w:sz w:val="22"/>
                <w:szCs w:val="22"/>
              </w:rPr>
              <w:t xml:space="preserve"> Not all spending is stressful. Some of it fuels your peace, growth, and joy. Discover what yours looks like in our latest poll.</w:t>
            </w:r>
          </w:p>
          <w:p w14:paraId="181F5E69" w14:textId="67A927E9" w:rsidR="5DCC4991" w:rsidRDefault="5DCC4991" w:rsidP="65F0FD6E">
            <w:pPr>
              <w:spacing w:before="240" w:after="240"/>
              <w:rPr>
                <w:rFonts w:ascii="Arial" w:eastAsia="Arial" w:hAnsi="Arial" w:cs="Arial"/>
                <w:sz w:val="22"/>
                <w:szCs w:val="22"/>
              </w:rPr>
            </w:pPr>
          </w:p>
          <w:p w14:paraId="54CB007C" w14:textId="482B9920" w:rsidR="5DCC4991" w:rsidRDefault="5DCC4991" w:rsidP="65F0FD6E">
            <w:pPr>
              <w:spacing w:before="240" w:after="240"/>
              <w:rPr>
                <w:rFonts w:ascii="Arial" w:eastAsia="Arial" w:hAnsi="Arial" w:cs="Arial"/>
                <w:sz w:val="22"/>
                <w:szCs w:val="22"/>
              </w:rPr>
            </w:pPr>
          </w:p>
          <w:p w14:paraId="0793B2E7" w14:textId="3EA57C36" w:rsidR="5DCC4991" w:rsidRDefault="5DCC4991" w:rsidP="3DCC3B0A">
            <w:pPr>
              <w:spacing w:before="240" w:after="240"/>
              <w:rPr>
                <w:rFonts w:ascii="Arial" w:eastAsia="Arial" w:hAnsi="Arial" w:cs="Arial"/>
                <w:sz w:val="22"/>
                <w:szCs w:val="22"/>
              </w:rPr>
            </w:pPr>
          </w:p>
          <w:p w14:paraId="30AEF596" w14:textId="31E7EB07" w:rsidR="5DCC4991" w:rsidRDefault="5DCC4991" w:rsidP="261A5EBE">
            <w:pPr>
              <w:rPr>
                <w:rFonts w:ascii="Arial" w:eastAsia="Arial" w:hAnsi="Arial" w:cs="Arial"/>
                <w:sz w:val="22"/>
                <w:szCs w:val="22"/>
              </w:rPr>
            </w:pPr>
          </w:p>
        </w:tc>
      </w:tr>
    </w:tbl>
    <w:p w14:paraId="791F1739" w14:textId="594C06A0" w:rsidR="5DCC4991" w:rsidRDefault="5DCC4991" w:rsidP="5DCC4991">
      <w:pPr>
        <w:rPr>
          <w:rFonts w:ascii="Arial" w:eastAsia="Arial" w:hAnsi="Arial" w:cs="Arial"/>
          <w:color w:val="000000" w:themeColor="text1"/>
          <w:sz w:val="22"/>
          <w:szCs w:val="22"/>
        </w:rPr>
      </w:pPr>
    </w:p>
    <w:p w14:paraId="444A4D55" w14:textId="5EC4483D" w:rsidR="6419C260" w:rsidRDefault="6419C260" w:rsidP="00297FFB"/>
    <w:p w14:paraId="35F08F03" w14:textId="414F7A05" w:rsidR="00E22610" w:rsidRPr="00CA3115" w:rsidRDefault="001A6FAF" w:rsidP="00CA3115">
      <w:pPr>
        <w:rPr>
          <w:b/>
          <w:bCs/>
          <w:sz w:val="28"/>
          <w:szCs w:val="28"/>
        </w:rPr>
      </w:pPr>
      <w:r w:rsidRPr="00CA3115">
        <w:rPr>
          <w:b/>
          <w:bCs/>
          <w:sz w:val="28"/>
          <w:szCs w:val="28"/>
        </w:rPr>
        <w:t>Turn up your feedback</w:t>
      </w:r>
    </w:p>
    <w:p w14:paraId="6D4E28D3" w14:textId="2D1A2993" w:rsidR="001A6FAF" w:rsidRDefault="00447F5A" w:rsidP="00297FFB">
      <w:r>
        <w:lastRenderedPageBreak/>
        <w:t xml:space="preserve">Reflecting on your Money Dial got you thinking? </w:t>
      </w:r>
      <w:r w:rsidR="005A543A">
        <w:t xml:space="preserve">Tell us </w:t>
      </w:r>
      <w:r w:rsidR="0080370F">
        <w:t xml:space="preserve">all </w:t>
      </w:r>
      <w:r w:rsidR="004E2591">
        <w:t>about it</w:t>
      </w:r>
      <w:r w:rsidR="00311641">
        <w:t xml:space="preserve">! </w:t>
      </w:r>
    </w:p>
    <w:p w14:paraId="52B77721" w14:textId="77777777" w:rsidR="003311DB" w:rsidRDefault="003311DB" w:rsidP="00297FFB"/>
    <w:p w14:paraId="392353F0" w14:textId="1FF89248" w:rsidR="0023545A" w:rsidRDefault="003311DB" w:rsidP="00297FFB">
      <w:r>
        <w:t xml:space="preserve">You’re invited to participate in </w:t>
      </w:r>
      <w:r w:rsidR="0017037A">
        <w:t xml:space="preserve">our next round of </w:t>
      </w:r>
      <w:r w:rsidR="00B75BC6">
        <w:t>user</w:t>
      </w:r>
      <w:r w:rsidR="008941FC">
        <w:t xml:space="preserve"> interviews</w:t>
      </w:r>
      <w:r w:rsidR="0023545A">
        <w:t xml:space="preserve">. </w:t>
      </w:r>
      <w:r w:rsidR="008921DA">
        <w:t xml:space="preserve">Sign up to be part of our </w:t>
      </w:r>
      <w:r w:rsidR="008921DA" w:rsidRPr="00CA3115">
        <w:rPr>
          <w:color w:val="0070C0"/>
          <w:u w:val="single"/>
        </w:rPr>
        <w:t>research community</w:t>
      </w:r>
      <w:r w:rsidR="008921DA">
        <w:t>.</w:t>
      </w:r>
    </w:p>
    <w:p w14:paraId="5A1B2C6A" w14:textId="77777777" w:rsidR="00637677" w:rsidRDefault="00637677" w:rsidP="00297FFB"/>
    <w:p w14:paraId="5A556ABD" w14:textId="77777777" w:rsidR="00637677" w:rsidRDefault="00637677" w:rsidP="00297FFB"/>
    <w:p w14:paraId="27625C83" w14:textId="77777777" w:rsidR="00637677" w:rsidRDefault="00637677" w:rsidP="00297FFB"/>
    <w:p w14:paraId="72054A29" w14:textId="77777777" w:rsidR="00637677" w:rsidRDefault="00637677" w:rsidP="00297FFB"/>
    <w:p w14:paraId="65EF7341" w14:textId="77777777" w:rsidR="005B32B7" w:rsidRDefault="00E10890" w:rsidP="00297FFB">
      <w:commentRangeStart w:id="54"/>
      <w:commentRangeStart w:id="55"/>
      <w:r w:rsidRPr="6252923B">
        <w:rPr>
          <w:highlight w:val="lightGray"/>
        </w:rPr>
        <w:t>Subject</w:t>
      </w:r>
      <w:commentRangeEnd w:id="54"/>
      <w:r>
        <w:rPr>
          <w:rStyle w:val="CommentReference"/>
        </w:rPr>
        <w:commentReference w:id="54"/>
      </w:r>
      <w:commentRangeEnd w:id="55"/>
      <w:r>
        <w:rPr>
          <w:rStyle w:val="CommentReference"/>
        </w:rPr>
        <w:commentReference w:id="55"/>
      </w:r>
      <w:r w:rsidRPr="6252923B">
        <w:rPr>
          <w:highlight w:val="lightGray"/>
        </w:rPr>
        <w:t>:</w:t>
      </w:r>
      <w:r>
        <w:t xml:space="preserve"> </w:t>
      </w:r>
    </w:p>
    <w:p w14:paraId="0EA1C79C" w14:textId="653CBB6F" w:rsidR="00F93B4D" w:rsidRDefault="00F93B4D" w:rsidP="00297FFB">
      <w:r>
        <w:t>The secret to stress-free spending</w:t>
      </w:r>
    </w:p>
    <w:p w14:paraId="493B63A3" w14:textId="77777777" w:rsidR="00A257F2" w:rsidRDefault="00A257F2" w:rsidP="00297FFB"/>
    <w:p w14:paraId="34C751AA" w14:textId="06BD1104" w:rsidR="00A257F2" w:rsidRDefault="00D70397" w:rsidP="00297FFB">
      <w:r w:rsidRPr="00267AB9">
        <w:rPr>
          <w:highlight w:val="lightGray"/>
        </w:rPr>
        <w:t>Header:</w:t>
      </w:r>
    </w:p>
    <w:p w14:paraId="0A52F512" w14:textId="3AE0CDC6" w:rsidR="00D70397" w:rsidRDefault="00E61957" w:rsidP="00297FFB">
      <w:commentRangeStart w:id="58"/>
      <w:r>
        <w:t>Turn up your Money Dial to turn down stress</w:t>
      </w:r>
      <w:commentRangeEnd w:id="58"/>
      <w:r>
        <w:rPr>
          <w:rStyle w:val="CommentReference"/>
        </w:rPr>
        <w:commentReference w:id="58"/>
      </w:r>
    </w:p>
    <w:p w14:paraId="5AAA3F81" w14:textId="77777777" w:rsidR="00692278" w:rsidRDefault="00692278" w:rsidP="00297FFB"/>
    <w:p w14:paraId="68E721E8" w14:textId="5D369999" w:rsidR="0042629E" w:rsidRDefault="0042629E" w:rsidP="0042629E">
      <w:r>
        <w:rPr>
          <w:highlight w:val="lightGray"/>
        </w:rPr>
        <w:t>Body</w:t>
      </w:r>
      <w:r w:rsidRPr="00267AB9">
        <w:rPr>
          <w:highlight w:val="lightGray"/>
        </w:rPr>
        <w:t>:</w:t>
      </w:r>
    </w:p>
    <w:p w14:paraId="6A841A05" w14:textId="77777777" w:rsidR="0042629E" w:rsidRDefault="0042629E" w:rsidP="00297FFB"/>
    <w:p w14:paraId="21B4CAB1" w14:textId="68F9DD88" w:rsidR="0042629E" w:rsidRPr="0042629E" w:rsidRDefault="003F77B2" w:rsidP="0042629E">
      <w:r>
        <w:t>During</w:t>
      </w:r>
      <w:r w:rsidR="0042629E">
        <w:t xml:space="preserve"> Mental Health Awareness Month, </w:t>
      </w:r>
      <w:r>
        <w:t>we’re reflecting on all things that</w:t>
      </w:r>
      <w:r w:rsidR="00C72CAE">
        <w:t xml:space="preserve"> affect our moods and mindsets</w:t>
      </w:r>
      <w:r w:rsidR="0042629E">
        <w:t xml:space="preserve">. One </w:t>
      </w:r>
      <w:ins w:id="59" w:author="Jolene Haley(UST,US)" w:date="2025-05-13T18:45:00Z">
        <w:r w:rsidR="1A23C996">
          <w:t xml:space="preserve">of our favorite </w:t>
        </w:r>
      </w:ins>
      <w:r w:rsidR="00C72CAE">
        <w:t>approach</w:t>
      </w:r>
      <w:ins w:id="60" w:author="Jolene Haley(UST,US)" w:date="2025-05-13T18:45:00Z">
        <w:r w:rsidR="2BE0A895">
          <w:t>es</w:t>
        </w:r>
      </w:ins>
      <w:r w:rsidR="00C72CAE">
        <w:t xml:space="preserve"> to stress-free spending</w:t>
      </w:r>
      <w:del w:id="61" w:author="Jolene Haley(UST,US)" w:date="2025-05-13T18:46:00Z">
        <w:r w:rsidDel="00C72CAE">
          <w:delText xml:space="preserve"> that we love</w:delText>
        </w:r>
      </w:del>
      <w:r w:rsidR="00C72CAE">
        <w:t xml:space="preserve"> comes from</w:t>
      </w:r>
      <w:r w:rsidR="00CA60A3">
        <w:t xml:space="preserve"> </w:t>
      </w:r>
      <w:r w:rsidR="00286E25">
        <w:t>financial expert Ramit Sethi</w:t>
      </w:r>
      <w:r w:rsidR="00095E5C">
        <w:t xml:space="preserve">. </w:t>
      </w:r>
      <w:r w:rsidR="009A0F37">
        <w:t>His</w:t>
      </w:r>
      <w:r w:rsidR="0042629E">
        <w:t xml:space="preserve"> Money Dial framework </w:t>
      </w:r>
      <w:r w:rsidR="007C747A">
        <w:t xml:space="preserve">spells out </w:t>
      </w:r>
      <w:r w:rsidR="00BC0F0F">
        <w:t xml:space="preserve">10 different ways people </w:t>
      </w:r>
      <w:r w:rsidR="006539B0">
        <w:t xml:space="preserve">prioritize their spending </w:t>
      </w:r>
      <w:r w:rsidR="00CF55B8">
        <w:t>for</w:t>
      </w:r>
      <w:r w:rsidR="009336EF">
        <w:t xml:space="preserve"> confidence and clarity</w:t>
      </w:r>
      <w:r w:rsidR="0042629E">
        <w:t xml:space="preserve">. </w:t>
      </w:r>
    </w:p>
    <w:p w14:paraId="2FD09AE1" w14:textId="77777777" w:rsidR="0042629E" w:rsidRPr="0042629E" w:rsidRDefault="0042629E" w:rsidP="0042629E"/>
    <w:p w14:paraId="5C40AD78" w14:textId="5B08AE3B" w:rsidR="00B57687" w:rsidRDefault="0042629E" w:rsidP="0042629E">
      <w:r w:rsidRPr="0042629E">
        <w:t>We</w:t>
      </w:r>
      <w:r w:rsidR="001A13D1">
        <w:t xml:space="preserve"> turned up the hea</w:t>
      </w:r>
      <w:r w:rsidR="005414CB">
        <w:t>t</w:t>
      </w:r>
      <w:r w:rsidR="001A13D1">
        <w:t xml:space="preserve"> on </w:t>
      </w:r>
      <w:r w:rsidR="009336EF">
        <w:t>Sethi’s</w:t>
      </w:r>
      <w:r w:rsidRPr="0042629E">
        <w:t xml:space="preserve"> Money Dials</w:t>
      </w:r>
      <w:r w:rsidR="001A13D1">
        <w:t xml:space="preserve"> and boiled them down</w:t>
      </w:r>
      <w:r w:rsidRPr="0042629E">
        <w:t xml:space="preserve"> </w:t>
      </w:r>
      <w:r w:rsidR="001A13D1">
        <w:t>to</w:t>
      </w:r>
      <w:r w:rsidRPr="0042629E">
        <w:t xml:space="preserve"> </w:t>
      </w:r>
      <w:r w:rsidR="001A13D1">
        <w:t>five</w:t>
      </w:r>
      <w:r w:rsidRPr="0042629E">
        <w:t xml:space="preserve"> categories: Personal Growth, Life Experiences, Social Connections, Flexibility</w:t>
      </w:r>
      <w:commentRangeStart w:id="62"/>
      <w:commentRangeStart w:id="63"/>
      <w:r w:rsidRPr="0042629E">
        <w:t>,</w:t>
      </w:r>
      <w:commentRangeEnd w:id="62"/>
      <w:r w:rsidRPr="0042629E">
        <w:commentReference w:id="62"/>
      </w:r>
      <w:commentRangeEnd w:id="63"/>
      <w:r w:rsidRPr="0042629E">
        <w:commentReference w:id="63"/>
      </w:r>
      <w:r w:rsidRPr="0042629E">
        <w:t xml:space="preserve"> and Reputation. </w:t>
      </w:r>
    </w:p>
    <w:p w14:paraId="4DA5C502" w14:textId="77777777" w:rsidR="00B57687" w:rsidRDefault="00B57687" w:rsidP="0042629E"/>
    <w:p w14:paraId="54CCD06E" w14:textId="114D0DB3" w:rsidR="0042629E" w:rsidRDefault="00D75EE3" w:rsidP="0042629E">
      <w:r>
        <w:t>Explore</w:t>
      </w:r>
      <w:r w:rsidR="0042629E" w:rsidRPr="0042629E">
        <w:t xml:space="preserve"> your</w:t>
      </w:r>
      <w:ins w:id="64" w:author="Jolene Haley(UST,US)" w:date="2025-05-07T17:15:00Z">
        <w:r w:rsidR="0042629E" w:rsidRPr="0042629E">
          <w:t xml:space="preserve"> dial</w:t>
        </w:r>
      </w:ins>
      <w:del w:id="65" w:author="Jolene Haley(UST,US)" w:date="2025-05-07T17:15:00Z">
        <w:r w:rsidR="0042629E" w:rsidRPr="0042629E">
          <w:delText>s</w:delText>
        </w:r>
      </w:del>
      <w:r w:rsidR="0042629E" w:rsidRPr="0042629E">
        <w:t xml:space="preserve"> and how turning it up could help turn down</w:t>
      </w:r>
      <w:r w:rsidR="002E26A5">
        <w:t xml:space="preserve"> your</w:t>
      </w:r>
      <w:r w:rsidR="0042629E" w:rsidRPr="0042629E">
        <w:t xml:space="preserve"> stress levels!</w:t>
      </w:r>
    </w:p>
    <w:p w14:paraId="38ACF5C3" w14:textId="77777777" w:rsidR="00B57687" w:rsidRDefault="00B57687" w:rsidP="0042629E"/>
    <w:p w14:paraId="3036B502" w14:textId="482CAF22" w:rsidR="00B57687" w:rsidRPr="00B13F03" w:rsidRDefault="00B57687" w:rsidP="0042629E">
      <w:pPr>
        <w:rPr>
          <w:highlight w:val="lightGray"/>
        </w:rPr>
      </w:pPr>
      <w:r w:rsidRPr="00B13F03">
        <w:rPr>
          <w:highlight w:val="lightGray"/>
        </w:rPr>
        <w:t>Button</w:t>
      </w:r>
    </w:p>
    <w:p w14:paraId="53324CEB" w14:textId="310629F9" w:rsidR="00B57687" w:rsidRPr="0042629E" w:rsidRDefault="00B57687" w:rsidP="0042629E">
      <w:r>
        <w:t>Take the poll</w:t>
      </w:r>
    </w:p>
    <w:p w14:paraId="1DE397AD" w14:textId="77777777" w:rsidR="00692278" w:rsidRDefault="00692278" w:rsidP="00297FFB"/>
    <w:p w14:paraId="41866B9F" w14:textId="77777777" w:rsidR="00E702C2" w:rsidRDefault="00E702C2" w:rsidP="00297FFB"/>
    <w:p w14:paraId="6C34D68B" w14:textId="71D379DB" w:rsidR="00E702C2" w:rsidRDefault="00E702C2" w:rsidP="00297FFB">
      <w:r w:rsidRPr="00E702C2">
        <w:rPr>
          <w:noProof/>
        </w:rPr>
        <w:drawing>
          <wp:inline distT="0" distB="0" distL="0" distR="0" wp14:anchorId="58F6C064" wp14:editId="5A3D8688">
            <wp:extent cx="5943600" cy="2704465"/>
            <wp:effectExtent l="0" t="0" r="0" b="635"/>
            <wp:docPr id="87307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0732" name=""/>
                    <pic:cNvPicPr/>
                  </pic:nvPicPr>
                  <pic:blipFill>
                    <a:blip r:embed="rId22"/>
                    <a:stretch>
                      <a:fillRect/>
                    </a:stretch>
                  </pic:blipFill>
                  <pic:spPr>
                    <a:xfrm>
                      <a:off x="0" y="0"/>
                      <a:ext cx="5943600" cy="2704465"/>
                    </a:xfrm>
                    <a:prstGeom prst="rect">
                      <a:avLst/>
                    </a:prstGeom>
                  </pic:spPr>
                </pic:pic>
              </a:graphicData>
            </a:graphic>
          </wp:inline>
        </w:drawing>
      </w:r>
    </w:p>
    <w:sectPr w:rsidR="00E702C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a King(UST,US)" w:date="2025-05-07T09:06:00Z" w:initials="AK">
    <w:p w14:paraId="4AC63266" w14:textId="105961B7" w:rsidR="001B56D5" w:rsidRDefault="001B56D5" w:rsidP="001B56D5">
      <w:r>
        <w:rPr>
          <w:rStyle w:val="CommentReference"/>
        </w:rPr>
        <w:annotationRef/>
      </w:r>
      <w:r>
        <w:rPr>
          <w:rFonts w:asciiTheme="minorHAnsi" w:eastAsiaTheme="minorHAnsi" w:hAnsiTheme="minorHAnsi" w:cstheme="minorBidi"/>
          <w:color w:val="000000"/>
          <w:kern w:val="2"/>
          <w:sz w:val="20"/>
          <w:szCs w:val="20"/>
          <w14:ligatures w14:val="standardContextual"/>
        </w:rPr>
        <w:fldChar w:fldCharType="begin"/>
      </w:r>
      <w:r>
        <w:rPr>
          <w:rFonts w:asciiTheme="minorHAnsi" w:eastAsiaTheme="minorHAnsi" w:hAnsiTheme="minorHAnsi" w:cstheme="minorBidi"/>
          <w:color w:val="000000"/>
          <w:kern w:val="2"/>
          <w:sz w:val="20"/>
          <w:szCs w:val="20"/>
          <w14:ligatures w14:val="standardContextual"/>
        </w:rPr>
        <w:instrText>HYPERLINK "mailto:292688@ust.com"</w:instrText>
      </w:r>
      <w:r>
        <w:rPr>
          <w:rFonts w:asciiTheme="minorHAnsi" w:eastAsiaTheme="minorHAnsi" w:hAnsiTheme="minorHAnsi" w:cstheme="minorBidi"/>
          <w:color w:val="000000"/>
          <w:kern w:val="2"/>
          <w:sz w:val="20"/>
          <w:szCs w:val="20"/>
          <w14:ligatures w14:val="standardContextual"/>
        </w:rPr>
      </w:r>
      <w:bookmarkStart w:id="2" w:name="_@_2AC8108087469745AD27FA836E415924Z"/>
      <w:r>
        <w:rPr>
          <w:rFonts w:asciiTheme="minorHAnsi" w:eastAsiaTheme="minorHAnsi" w:hAnsiTheme="minorHAnsi" w:cstheme="minorBidi"/>
          <w:color w:val="000000"/>
          <w:kern w:val="2"/>
          <w:sz w:val="20"/>
          <w:szCs w:val="20"/>
          <w14:ligatures w14:val="standardContextual"/>
        </w:rPr>
        <w:fldChar w:fldCharType="separate"/>
      </w:r>
      <w:bookmarkEnd w:id="2"/>
      <w:r w:rsidRPr="001B56D5">
        <w:rPr>
          <w:rStyle w:val="Mention"/>
          <w:rFonts w:asciiTheme="minorHAnsi" w:eastAsiaTheme="minorHAnsi" w:hAnsiTheme="minorHAnsi" w:cstheme="minorBidi"/>
          <w:noProof/>
          <w:kern w:val="2"/>
          <w:sz w:val="20"/>
          <w:szCs w:val="20"/>
          <w14:ligatures w14:val="standardContextual"/>
        </w:rPr>
        <w:t>@Jolene Haley(UST,US)</w:t>
      </w:r>
      <w:r>
        <w:rPr>
          <w:rFonts w:asciiTheme="minorHAnsi" w:eastAsiaTheme="minorHAnsi" w:hAnsiTheme="minorHAnsi" w:cstheme="minorBidi"/>
          <w:color w:val="000000"/>
          <w:kern w:val="2"/>
          <w:sz w:val="20"/>
          <w:szCs w:val="20"/>
          <w14:ligatures w14:val="standardContextual"/>
        </w:rPr>
        <w:fldChar w:fldCharType="end"/>
      </w:r>
      <w:r>
        <w:rPr>
          <w:rFonts w:asciiTheme="minorHAnsi" w:eastAsiaTheme="minorHAnsi" w:hAnsiTheme="minorHAnsi" w:cstheme="minorBidi"/>
          <w:color w:val="000000"/>
          <w:kern w:val="2"/>
          <w:sz w:val="20"/>
          <w:szCs w:val="20"/>
          <w14:ligatures w14:val="standardContextual"/>
        </w:rPr>
        <w:t xml:space="preserve"> </w:t>
      </w:r>
      <w:r>
        <w:rPr>
          <w:rFonts w:asciiTheme="minorHAnsi" w:eastAsiaTheme="minorHAnsi" w:hAnsiTheme="minorHAnsi" w:cstheme="minorBidi"/>
          <w:color w:val="000000"/>
          <w:kern w:val="2"/>
          <w:sz w:val="20"/>
          <w:szCs w:val="20"/>
          <w14:ligatures w14:val="standardContextual"/>
        </w:rPr>
        <w:fldChar w:fldCharType="begin"/>
      </w:r>
      <w:r>
        <w:rPr>
          <w:rFonts w:asciiTheme="minorHAnsi" w:eastAsiaTheme="minorHAnsi" w:hAnsiTheme="minorHAnsi" w:cstheme="minorBidi"/>
          <w:color w:val="000000"/>
          <w:kern w:val="2"/>
          <w:sz w:val="20"/>
          <w:szCs w:val="20"/>
          <w14:ligatures w14:val="standardContextual"/>
        </w:rPr>
        <w:instrText>HYPERLINK "mailto:284164@ust.com"</w:instrText>
      </w:r>
      <w:r>
        <w:rPr>
          <w:rFonts w:asciiTheme="minorHAnsi" w:eastAsiaTheme="minorHAnsi" w:hAnsiTheme="minorHAnsi" w:cstheme="minorBidi"/>
          <w:color w:val="000000"/>
          <w:kern w:val="2"/>
          <w:sz w:val="20"/>
          <w:szCs w:val="20"/>
          <w14:ligatures w14:val="standardContextual"/>
        </w:rPr>
      </w:r>
      <w:bookmarkStart w:id="3" w:name="_@_1D9A034A6FEEDC4AAAF6CCBA68362FFAZ"/>
      <w:r>
        <w:rPr>
          <w:rFonts w:asciiTheme="minorHAnsi" w:eastAsiaTheme="minorHAnsi" w:hAnsiTheme="minorHAnsi" w:cstheme="minorBidi"/>
          <w:color w:val="000000"/>
          <w:kern w:val="2"/>
          <w:sz w:val="20"/>
          <w:szCs w:val="20"/>
          <w14:ligatures w14:val="standardContextual"/>
        </w:rPr>
        <w:fldChar w:fldCharType="separate"/>
      </w:r>
      <w:bookmarkEnd w:id="3"/>
      <w:r w:rsidRPr="001B56D5">
        <w:rPr>
          <w:rStyle w:val="Mention"/>
          <w:rFonts w:asciiTheme="minorHAnsi" w:eastAsiaTheme="minorHAnsi" w:hAnsiTheme="minorHAnsi" w:cstheme="minorBidi"/>
          <w:noProof/>
          <w:kern w:val="2"/>
          <w:sz w:val="20"/>
          <w:szCs w:val="20"/>
          <w14:ligatures w14:val="standardContextual"/>
        </w:rPr>
        <w:t>@Michael Stephenson(UST,US)</w:t>
      </w:r>
      <w:r>
        <w:rPr>
          <w:rFonts w:asciiTheme="minorHAnsi" w:eastAsiaTheme="minorHAnsi" w:hAnsiTheme="minorHAnsi" w:cstheme="minorBidi"/>
          <w:color w:val="000000"/>
          <w:kern w:val="2"/>
          <w:sz w:val="20"/>
          <w:szCs w:val="20"/>
          <w14:ligatures w14:val="standardContextual"/>
        </w:rPr>
        <w:fldChar w:fldCharType="end"/>
      </w:r>
      <w:r>
        <w:rPr>
          <w:rFonts w:asciiTheme="minorHAnsi" w:eastAsiaTheme="minorHAnsi" w:hAnsiTheme="minorHAnsi" w:cstheme="minorBidi"/>
          <w:color w:val="000000"/>
          <w:kern w:val="2"/>
          <w:sz w:val="20"/>
          <w:szCs w:val="20"/>
          <w14:ligatures w14:val="standardContextual"/>
        </w:rPr>
        <w:t xml:space="preserve"> </w:t>
      </w:r>
      <w:r>
        <w:rPr>
          <w:rFonts w:asciiTheme="minorHAnsi" w:eastAsiaTheme="minorHAnsi" w:hAnsiTheme="minorHAnsi" w:cstheme="minorBidi"/>
          <w:color w:val="000000"/>
          <w:kern w:val="2"/>
          <w:sz w:val="20"/>
          <w:szCs w:val="20"/>
          <w14:ligatures w14:val="standardContextual"/>
        </w:rPr>
        <w:fldChar w:fldCharType="begin"/>
      </w:r>
      <w:r>
        <w:rPr>
          <w:rFonts w:asciiTheme="minorHAnsi" w:eastAsiaTheme="minorHAnsi" w:hAnsiTheme="minorHAnsi" w:cstheme="minorBidi"/>
          <w:color w:val="000000"/>
          <w:kern w:val="2"/>
          <w:sz w:val="20"/>
          <w:szCs w:val="20"/>
          <w14:ligatures w14:val="standardContextual"/>
        </w:rPr>
        <w:instrText>HYPERLINK "mailto:284125@ust.com"</w:instrText>
      </w:r>
      <w:r>
        <w:rPr>
          <w:rFonts w:asciiTheme="minorHAnsi" w:eastAsiaTheme="minorHAnsi" w:hAnsiTheme="minorHAnsi" w:cstheme="minorBidi"/>
          <w:color w:val="000000"/>
          <w:kern w:val="2"/>
          <w:sz w:val="20"/>
          <w:szCs w:val="20"/>
          <w14:ligatures w14:val="standardContextual"/>
        </w:rPr>
      </w:r>
      <w:bookmarkStart w:id="4" w:name="_@_EA627B6CAE1E8143AA4BDD23196630D7Z"/>
      <w:r>
        <w:rPr>
          <w:rFonts w:asciiTheme="minorHAnsi" w:eastAsiaTheme="minorHAnsi" w:hAnsiTheme="minorHAnsi" w:cstheme="minorBidi"/>
          <w:color w:val="000000"/>
          <w:kern w:val="2"/>
          <w:sz w:val="20"/>
          <w:szCs w:val="20"/>
          <w14:ligatures w14:val="standardContextual"/>
        </w:rPr>
        <w:fldChar w:fldCharType="separate"/>
      </w:r>
      <w:bookmarkEnd w:id="4"/>
      <w:r w:rsidRPr="001B56D5">
        <w:rPr>
          <w:rStyle w:val="Mention"/>
          <w:rFonts w:asciiTheme="minorHAnsi" w:eastAsiaTheme="minorHAnsi" w:hAnsiTheme="minorHAnsi" w:cstheme="minorBidi"/>
          <w:noProof/>
          <w:kern w:val="2"/>
          <w:sz w:val="20"/>
          <w:szCs w:val="20"/>
          <w14:ligatures w14:val="standardContextual"/>
        </w:rPr>
        <w:t>@Haila Fine(UST,US)</w:t>
      </w:r>
      <w:r>
        <w:rPr>
          <w:rFonts w:asciiTheme="minorHAnsi" w:eastAsiaTheme="minorHAnsi" w:hAnsiTheme="minorHAnsi" w:cstheme="minorBidi"/>
          <w:color w:val="000000"/>
          <w:kern w:val="2"/>
          <w:sz w:val="20"/>
          <w:szCs w:val="20"/>
          <w14:ligatures w14:val="standardContextual"/>
        </w:rPr>
        <w:fldChar w:fldCharType="end"/>
      </w:r>
      <w:r>
        <w:rPr>
          <w:rFonts w:asciiTheme="minorHAnsi" w:eastAsiaTheme="minorHAnsi" w:hAnsiTheme="minorHAnsi" w:cstheme="minorBidi"/>
          <w:color w:val="000000"/>
          <w:kern w:val="2"/>
          <w:sz w:val="20"/>
          <w:szCs w:val="20"/>
          <w14:ligatures w14:val="standardContextual"/>
        </w:rPr>
        <w:t xml:space="preserve"> </w:t>
      </w:r>
      <w:r>
        <w:rPr>
          <w:rFonts w:asciiTheme="minorHAnsi" w:eastAsiaTheme="minorHAnsi" w:hAnsiTheme="minorHAnsi" w:cstheme="minorBidi"/>
          <w:color w:val="000000"/>
          <w:kern w:val="2"/>
          <w:sz w:val="20"/>
          <w:szCs w:val="20"/>
          <w14:ligatures w14:val="standardContextual"/>
        </w:rPr>
        <w:fldChar w:fldCharType="begin"/>
      </w:r>
      <w:r>
        <w:rPr>
          <w:rFonts w:asciiTheme="minorHAnsi" w:eastAsiaTheme="minorHAnsi" w:hAnsiTheme="minorHAnsi" w:cstheme="minorBidi"/>
          <w:color w:val="000000"/>
          <w:kern w:val="2"/>
          <w:sz w:val="20"/>
          <w:szCs w:val="20"/>
          <w14:ligatures w14:val="standardContextual"/>
        </w:rPr>
        <w:instrText>HYPERLINK "mailto:284118@ust.com"</w:instrText>
      </w:r>
      <w:r>
        <w:rPr>
          <w:rFonts w:asciiTheme="minorHAnsi" w:eastAsiaTheme="minorHAnsi" w:hAnsiTheme="minorHAnsi" w:cstheme="minorBidi"/>
          <w:color w:val="000000"/>
          <w:kern w:val="2"/>
          <w:sz w:val="20"/>
          <w:szCs w:val="20"/>
          <w14:ligatures w14:val="standardContextual"/>
        </w:rPr>
      </w:r>
      <w:bookmarkStart w:id="5" w:name="_@_6B91031E31EE654381918A867696B968Z"/>
      <w:r>
        <w:rPr>
          <w:rFonts w:asciiTheme="minorHAnsi" w:eastAsiaTheme="minorHAnsi" w:hAnsiTheme="minorHAnsi" w:cstheme="minorBidi"/>
          <w:color w:val="000000"/>
          <w:kern w:val="2"/>
          <w:sz w:val="20"/>
          <w:szCs w:val="20"/>
          <w14:ligatures w14:val="standardContextual"/>
        </w:rPr>
        <w:fldChar w:fldCharType="separate"/>
      </w:r>
      <w:bookmarkEnd w:id="5"/>
      <w:r w:rsidRPr="001B56D5">
        <w:rPr>
          <w:rStyle w:val="Mention"/>
          <w:rFonts w:asciiTheme="minorHAnsi" w:eastAsiaTheme="minorHAnsi" w:hAnsiTheme="minorHAnsi" w:cstheme="minorBidi"/>
          <w:noProof/>
          <w:kern w:val="2"/>
          <w:sz w:val="20"/>
          <w:szCs w:val="20"/>
          <w14:ligatures w14:val="standardContextual"/>
        </w:rPr>
        <w:t>@Scotty Kall(UST,US)</w:t>
      </w:r>
      <w:r>
        <w:rPr>
          <w:rFonts w:asciiTheme="minorHAnsi" w:eastAsiaTheme="minorHAnsi" w:hAnsiTheme="minorHAnsi" w:cstheme="minorBidi"/>
          <w:color w:val="000000"/>
          <w:kern w:val="2"/>
          <w:sz w:val="20"/>
          <w:szCs w:val="20"/>
          <w14:ligatures w14:val="standardContextual"/>
        </w:rPr>
        <w:fldChar w:fldCharType="end"/>
      </w:r>
      <w:r>
        <w:rPr>
          <w:rFonts w:asciiTheme="minorHAnsi" w:eastAsiaTheme="minorHAnsi" w:hAnsiTheme="minorHAnsi" w:cstheme="minorBidi"/>
          <w:color w:val="000000"/>
          <w:kern w:val="2"/>
          <w:sz w:val="20"/>
          <w:szCs w:val="20"/>
          <w14:ligatures w14:val="standardContextual"/>
        </w:rPr>
        <w:t xml:space="preserve"> </w:t>
      </w:r>
      <w:r>
        <w:fldChar w:fldCharType="begin"/>
      </w:r>
      <w:r>
        <w:instrText>HYPERLINK "mailto:284109@ust.com"</w:instrText>
      </w:r>
      <w:bookmarkStart w:id="6" w:name="_@_FFD070E2D3C1994EA1D95F3BC5848708Z"/>
      <w:r>
        <w:fldChar w:fldCharType="separate"/>
      </w:r>
      <w:bookmarkEnd w:id="6"/>
      <w:r w:rsidRPr="001B56D5">
        <w:rPr>
          <w:rStyle w:val="Mention"/>
          <w:noProof/>
        </w:rPr>
        <w:t>@Leif Drake(UST,US)</w:t>
      </w:r>
      <w:r>
        <w:fldChar w:fldCharType="end"/>
      </w:r>
    </w:p>
    <w:p w14:paraId="30885390" w14:textId="77777777" w:rsidR="001B56D5" w:rsidRDefault="001B56D5" w:rsidP="001B56D5"/>
    <w:p w14:paraId="03D3E58F" w14:textId="77777777" w:rsidR="001B56D5" w:rsidRDefault="001B56D5" w:rsidP="001B56D5">
      <w:r>
        <w:rPr>
          <w:rFonts w:asciiTheme="minorHAnsi" w:eastAsiaTheme="minorHAnsi" w:hAnsiTheme="minorHAnsi" w:cstheme="minorBidi"/>
          <w:color w:val="000000"/>
          <w:kern w:val="2"/>
          <w:sz w:val="20"/>
          <w:szCs w:val="20"/>
          <w14:ligatures w14:val="standardContextual"/>
        </w:rPr>
        <w:t>FYI - first full draft of the poll for your review. Please leave your feedback by EOD Thursday. Thanks!</w:t>
      </w:r>
    </w:p>
  </w:comment>
  <w:comment w:id="1" w:author="Angela King(UST,US)" w:date="2025-05-08T13:50:00Z" w:initials="AK">
    <w:p w14:paraId="52C4DD6D" w14:textId="77777777" w:rsidR="0060440C" w:rsidRDefault="0060440C" w:rsidP="0060440C">
      <w:r>
        <w:rPr>
          <w:rStyle w:val="CommentReference"/>
        </w:rPr>
        <w:annotationRef/>
      </w:r>
      <w:r>
        <w:rPr>
          <w:rFonts w:asciiTheme="minorHAnsi" w:eastAsiaTheme="minorHAnsi" w:hAnsiTheme="minorHAnsi" w:cstheme="minorBidi"/>
          <w:color w:val="000000"/>
          <w:kern w:val="2"/>
          <w:sz w:val="20"/>
          <w:szCs w:val="20"/>
          <w14:ligatures w14:val="standardContextual"/>
        </w:rPr>
        <w:t>Updated based on feedback. Take a final pass if you want before we publish on Tuesday. Thanks!</w:t>
      </w:r>
    </w:p>
  </w:comment>
  <w:comment w:id="7" w:author="Scotty Kall(UST,US)" w:date="2025-05-07T11:21:00Z" w:initials="SK">
    <w:p w14:paraId="1EABF70A" w14:textId="018E6A94" w:rsidR="00847F6F" w:rsidRDefault="00847F6F">
      <w:pPr>
        <w:pStyle w:val="CommentText"/>
      </w:pPr>
      <w:r>
        <w:rPr>
          <w:rStyle w:val="CommentReference"/>
        </w:rPr>
        <w:annotationRef/>
      </w:r>
      <w:r w:rsidRPr="3F19A087">
        <w:t xml:space="preserve">My one overarching concern about this poll given we're giving them the definitions as we go vs. laying out all of the definitions up front: we're introducing room for error in the user experience. Someone might rate Personal Growth as high, for example, but then get to the Lifestyle definition and be like 'Actually, this is the one that resonates most with me' and want to change their answers, but they can't in the current polls experience. </w:t>
      </w:r>
    </w:p>
  </w:comment>
  <w:comment w:id="8" w:author="Michael Stephenson(UST,US)" w:date="2025-05-07T12:09:00Z" w:initials="MS">
    <w:p w14:paraId="47D1D185" w14:textId="46CD4C2C" w:rsidR="00682D5C" w:rsidRDefault="00682D5C">
      <w:pPr>
        <w:pStyle w:val="CommentText"/>
      </w:pPr>
      <w:r>
        <w:rPr>
          <w:rStyle w:val="CommentReference"/>
        </w:rPr>
        <w:annotationRef/>
      </w:r>
      <w:r w:rsidRPr="5613AF04">
        <w:t>Oooh that's a really good point, Scotty. But at the same time, I feel like as an intro to this topic, this format works really well, too.</w:t>
      </w:r>
    </w:p>
    <w:p w14:paraId="10A8EBC4" w14:textId="51E15C27" w:rsidR="00682D5C" w:rsidRDefault="00682D5C">
      <w:pPr>
        <w:pStyle w:val="CommentText"/>
      </w:pPr>
    </w:p>
    <w:p w14:paraId="4CF5A273" w14:textId="222473C2" w:rsidR="00682D5C" w:rsidRDefault="00682D5C">
      <w:pPr>
        <w:pStyle w:val="CommentText"/>
      </w:pPr>
      <w:r w:rsidRPr="4895878E">
        <w:t xml:space="preserve">Maybe a call out at the end, that these things are all in conversation with each other and change throughout our lives (they might have even changed as you were taking this poll!) </w:t>
      </w:r>
    </w:p>
    <w:p w14:paraId="6429A0E7" w14:textId="1DAF0146" w:rsidR="00682D5C" w:rsidRDefault="00682D5C">
      <w:pPr>
        <w:pStyle w:val="CommentText"/>
      </w:pPr>
      <w:r w:rsidRPr="1AAFBDF8">
        <w:t>Something like that?</w:t>
      </w:r>
    </w:p>
  </w:comment>
  <w:comment w:id="9" w:author="Angela King(UST,US)" w:date="2025-05-07T16:49:00Z" w:initials="AK">
    <w:p w14:paraId="3178419B" w14:textId="77777777" w:rsidR="007A6CB9" w:rsidRDefault="007A6CB9" w:rsidP="007A6CB9">
      <w:r>
        <w:rPr>
          <w:rStyle w:val="CommentReference"/>
        </w:rPr>
        <w:annotationRef/>
      </w:r>
      <w:r>
        <w:rPr>
          <w:rFonts w:asciiTheme="minorHAnsi" w:eastAsiaTheme="minorHAnsi" w:hAnsiTheme="minorHAnsi" w:cstheme="minorBidi"/>
          <w:color w:val="000000"/>
          <w:kern w:val="2"/>
          <w:sz w:val="20"/>
          <w:szCs w:val="20"/>
          <w14:ligatures w14:val="standardContextual"/>
        </w:rPr>
        <w:t xml:space="preserve">The user can back up and retake previous questions if they don’t close out of the poll. There’s a back button on web or they can swipe back on their phone. </w:t>
      </w:r>
    </w:p>
  </w:comment>
  <w:comment w:id="10" w:author="Scotty Kall(UST,US)" w:date="2025-05-08T10:07:00Z" w:initials="SK">
    <w:p w14:paraId="53850920" w14:textId="285D6FCD" w:rsidR="007E74F8" w:rsidRDefault="007E74F8">
      <w:pPr>
        <w:pStyle w:val="CommentText"/>
      </w:pPr>
      <w:r>
        <w:rPr>
          <w:rStyle w:val="CommentReference"/>
        </w:rPr>
        <w:annotationRef/>
      </w:r>
      <w:r>
        <w:fldChar w:fldCharType="begin"/>
      </w:r>
      <w:r>
        <w:instrText xml:space="preserve"> HYPERLINK "mailto:287055@ust.com"</w:instrText>
      </w:r>
      <w:bookmarkStart w:id="13" w:name="_@_D214E21D5D094282AF89F29E30359835Z"/>
      <w:r>
        <w:fldChar w:fldCharType="separate"/>
      </w:r>
      <w:bookmarkEnd w:id="13"/>
      <w:r w:rsidRPr="6ABDCC3D">
        <w:rPr>
          <w:rStyle w:val="Mention"/>
          <w:noProof/>
        </w:rPr>
        <w:t>@Angela King(UST,US)</w:t>
      </w:r>
      <w:r>
        <w:fldChar w:fldCharType="end"/>
      </w:r>
      <w:r w:rsidRPr="71BCE05D">
        <w:t xml:space="preserve"> Okay, I didn't know that. I had gone into my phone yesterday and tried answering a poll question then going forward and then back to change my answer, and I couldn't change it. </w:t>
      </w:r>
    </w:p>
  </w:comment>
  <w:comment w:id="11" w:author="Angela King(UST,US)" w:date="2025-05-08T12:31:00Z" w:initials="AK">
    <w:p w14:paraId="460404CC" w14:textId="77777777" w:rsidR="001F11E2" w:rsidRDefault="001F11E2" w:rsidP="001F11E2">
      <w:r>
        <w:rPr>
          <w:rStyle w:val="CommentReference"/>
        </w:rPr>
        <w:annotationRef/>
      </w:r>
      <w:r>
        <w:rPr>
          <w:rFonts w:asciiTheme="minorHAnsi" w:eastAsiaTheme="minorHAnsi" w:hAnsiTheme="minorHAnsi" w:cstheme="minorBidi"/>
          <w:color w:val="000000"/>
          <w:kern w:val="2"/>
          <w:sz w:val="20"/>
          <w:szCs w:val="20"/>
          <w14:ligatures w14:val="standardContextual"/>
        </w:rPr>
        <w:t>Oooh. So even if you can swipe back you can’t change your answer? That is odd. I guess that is another enhancement request for polls that I need to capture!</w:t>
      </w:r>
    </w:p>
    <w:p w14:paraId="2338D65C" w14:textId="77777777" w:rsidR="001F11E2" w:rsidRDefault="001F11E2" w:rsidP="001F11E2"/>
    <w:p w14:paraId="4DDEAECE" w14:textId="77777777" w:rsidR="001F11E2" w:rsidRDefault="001F11E2" w:rsidP="001F11E2">
      <w:r>
        <w:rPr>
          <w:rFonts w:asciiTheme="minorHAnsi" w:eastAsiaTheme="minorHAnsi" w:hAnsiTheme="minorHAnsi" w:cstheme="minorBidi"/>
          <w:color w:val="000000"/>
          <w:kern w:val="2"/>
          <w:sz w:val="20"/>
          <w:szCs w:val="20"/>
          <w14:ligatures w14:val="standardContextual"/>
        </w:rPr>
        <w:t>It’s just a risk we’ll have to take on this one. :/</w:t>
      </w:r>
    </w:p>
  </w:comment>
  <w:comment w:id="12" w:author="Scotty Kall(UST,US)" w:date="2025-05-08T12:35:00Z" w:initials="SK">
    <w:p w14:paraId="62078D79" w14:textId="2CBC3AE4" w:rsidR="00775B4C" w:rsidRDefault="00775B4C">
      <w:pPr>
        <w:pStyle w:val="CommentText"/>
      </w:pPr>
      <w:r>
        <w:rPr>
          <w:rStyle w:val="CommentReference"/>
        </w:rPr>
        <w:annotationRef/>
      </w:r>
      <w:r>
        <w:fldChar w:fldCharType="begin"/>
      </w:r>
      <w:r>
        <w:instrText xml:space="preserve"> HYPERLINK "mailto:287055@ust.com"</w:instrText>
      </w:r>
      <w:bookmarkStart w:id="14" w:name="_@_5BA74ADFE205401387A3DB04EAA1A0D7Z"/>
      <w:r>
        <w:fldChar w:fldCharType="separate"/>
      </w:r>
      <w:bookmarkEnd w:id="14"/>
      <w:r w:rsidRPr="1283E2B0">
        <w:rPr>
          <w:rStyle w:val="Mention"/>
          <w:noProof/>
        </w:rPr>
        <w:t>@Angela King(UST,US)</w:t>
      </w:r>
      <w:r>
        <w:fldChar w:fldCharType="end"/>
      </w:r>
      <w:r w:rsidRPr="11FEB823">
        <w:t xml:space="preserve"> Yes - I can swipe back but I can't change my answer. I figured as much re the risk for this poll - but I'm hopeful that with all of the category names as distinct as they are, it may be enough to avert this problem. But yes, would definitely add to the enhancement request list.</w:t>
      </w:r>
    </w:p>
  </w:comment>
  <w:comment w:id="15" w:author="Angela King(UST,US)" w:date="2025-05-06T16:51:00Z" w:initials="AK">
    <w:p w14:paraId="37F05BB1" w14:textId="2CEAD7AA" w:rsidR="00ED0A76" w:rsidRDefault="00A41109" w:rsidP="00ED0A76">
      <w:r>
        <w:rPr>
          <w:rStyle w:val="CommentReference"/>
        </w:rPr>
        <w:annotationRef/>
      </w:r>
      <w:r w:rsidR="00ED0A76">
        <w:rPr>
          <w:rFonts w:asciiTheme="minorHAnsi" w:eastAsiaTheme="minorHAnsi" w:hAnsiTheme="minorHAnsi" w:cstheme="minorBidi"/>
          <w:kern w:val="2"/>
          <w:sz w:val="20"/>
          <w:szCs w:val="20"/>
          <w14:ligatures w14:val="standardContextual"/>
        </w:rPr>
        <w:t xml:space="preserve">I’ve been struggling with capitalization throughout this poll. Sethi capitalizes Money Dial on his site, but not for each Money Dial name. He’ll capitalize the name of one in the subhead but not throughout the p-text. So I did the same throughout. </w:t>
      </w:r>
      <w:r w:rsidR="00ED0A76">
        <w:rPr>
          <w:rFonts w:asciiTheme="minorHAnsi" w:eastAsiaTheme="minorHAnsi" w:hAnsiTheme="minorHAnsi" w:cstheme="minorBidi"/>
          <w:kern w:val="2"/>
          <w:sz w:val="20"/>
          <w:szCs w:val="20"/>
          <w14:ligatures w14:val="standardContextual"/>
        </w:rPr>
        <w:cr/>
      </w:r>
      <w:r w:rsidR="00ED0A76">
        <w:rPr>
          <w:rFonts w:asciiTheme="minorHAnsi" w:eastAsiaTheme="minorHAnsi" w:hAnsiTheme="minorHAnsi" w:cstheme="minorBidi"/>
          <w:kern w:val="2"/>
          <w:sz w:val="20"/>
          <w:szCs w:val="20"/>
          <w14:ligatures w14:val="standardContextual"/>
        </w:rPr>
        <w:cr/>
        <w:t>However, I capitalized our category names because I thought it set them apart and made it more clear that it is our official category name. Should we do the same for each Money Dial name???? Or lowercase it all??? WHY IS THIS SO HARD?!</w:t>
      </w:r>
    </w:p>
  </w:comment>
  <w:comment w:id="16" w:author="Jolene Haley(UST,US)" w:date="2025-05-07T10:19:00Z" w:initials="JH">
    <w:p w14:paraId="277201AE" w14:textId="46DC06DB" w:rsidR="0033796D" w:rsidRDefault="0033796D">
      <w:pPr>
        <w:pStyle w:val="CommentText"/>
      </w:pPr>
      <w:r>
        <w:rPr>
          <w:rStyle w:val="CommentReference"/>
        </w:rPr>
        <w:annotationRef/>
      </w:r>
      <w:r w:rsidRPr="42BAF6A5">
        <w:t>Hahahaha! All fair questions! I think it's a good idea to capitalize Money Dial, our categories, and I suppose it makes sense to honor his capitalizations since we're referencing them even though I want all the categories capitalized too. Our reasonings align and I'm mad at Ramit for not capitalizing his. LOL</w:t>
      </w:r>
    </w:p>
  </w:comment>
  <w:comment w:id="17" w:author="Scotty Kall(UST,US)" w:date="2025-05-07T11:28:00Z" w:initials="SK">
    <w:p w14:paraId="0377FE21" w14:textId="6BBAA471" w:rsidR="00CB576B" w:rsidRDefault="00CB576B">
      <w:pPr>
        <w:pStyle w:val="CommentText"/>
      </w:pPr>
      <w:r>
        <w:rPr>
          <w:rStyle w:val="CommentReference"/>
        </w:rPr>
        <w:annotationRef/>
      </w:r>
      <w:r w:rsidRPr="637F897F">
        <w:t>This, I think, is the only category name of the 5 that I don't immediately have a clear picture of just from the name/could have several meanings in my brain. Making this name a bit more distinct might help alleviate my concern above...something like Everyday Freedom/Agency, Flexibility, Ease of Living (these are not great suggestions I apologize...just shooting for something a bit more specific).</w:t>
      </w:r>
    </w:p>
  </w:comment>
  <w:comment w:id="18" w:author="Angela King(UST,US)" w:date="2025-05-07T16:50:00Z" w:initials="AK">
    <w:p w14:paraId="2F5658DF" w14:textId="77777777" w:rsidR="00DC159C" w:rsidRDefault="00DC159C" w:rsidP="00DC159C">
      <w:r>
        <w:rPr>
          <w:rStyle w:val="CommentReference"/>
        </w:rPr>
        <w:annotationRef/>
      </w:r>
      <w:r>
        <w:rPr>
          <w:rFonts w:asciiTheme="minorHAnsi" w:eastAsiaTheme="minorHAnsi" w:hAnsiTheme="minorHAnsi" w:cstheme="minorBidi"/>
          <w:color w:val="000000"/>
          <w:kern w:val="2"/>
          <w:sz w:val="20"/>
          <w:szCs w:val="20"/>
          <w14:ligatures w14:val="standardContextual"/>
        </w:rPr>
        <w:t>Yeah, I can see what you’re saying. I kind of like Agency … I’ll noodle!</w:t>
      </w:r>
    </w:p>
  </w:comment>
  <w:comment w:id="21" w:author="Leif Drake(UST,US)" w:date="2025-05-01T18:53:00Z" w:initials="LD">
    <w:p w14:paraId="56D0844A" w14:textId="57AD5A30" w:rsidR="00BC249D" w:rsidRDefault="00BC249D">
      <w:pPr>
        <w:pStyle w:val="CommentText"/>
      </w:pPr>
      <w:r>
        <w:rPr>
          <w:rStyle w:val="CommentReference"/>
        </w:rPr>
        <w:annotationRef/>
      </w:r>
      <w:r w:rsidRPr="4E2D3F64">
        <w:t>I like the design direction of the whole poll</w:t>
      </w:r>
    </w:p>
  </w:comment>
  <w:comment w:id="22" w:author="Jolene Haley(UST,US)" w:date="2025-05-01T08:43:00Z" w:initials="JH">
    <w:p w14:paraId="1219BBF3" w14:textId="6131909C" w:rsidR="0055057F" w:rsidRDefault="0055057F">
      <w:pPr>
        <w:pStyle w:val="CommentText"/>
      </w:pPr>
      <w:r>
        <w:rPr>
          <w:rStyle w:val="CommentReference"/>
        </w:rPr>
        <w:annotationRef/>
      </w:r>
      <w:r w:rsidRPr="47DD1C5C">
        <w:t>I love this and how the poll will be telling the story of the shopper. Great movement and symbolism!</w:t>
      </w:r>
    </w:p>
  </w:comment>
  <w:comment w:id="23" w:author="Scotty Kall(UST,US)" w:date="2025-05-01T12:32:00Z" w:initials="SK">
    <w:p w14:paraId="323AC29F" w14:textId="55B25D9B" w:rsidR="00BA7A76" w:rsidRDefault="00BA7A76">
      <w:pPr>
        <w:pStyle w:val="CommentText"/>
      </w:pPr>
      <w:r>
        <w:rPr>
          <w:rStyle w:val="CommentReference"/>
        </w:rPr>
        <w:annotationRef/>
      </w:r>
      <w:r w:rsidRPr="72795A6F">
        <w:t>Completely agree - this is a REALLY cool design direction and story for the poll. Love love LOVE!</w:t>
      </w:r>
    </w:p>
  </w:comment>
  <w:comment w:id="24" w:author="Scotty Kall(UST,US)" w:date="2025-05-07T11:11:00Z" w:initials="SK">
    <w:p w14:paraId="0BD7B058" w14:textId="46CF7A9A" w:rsidR="00983FFC" w:rsidRDefault="00983FFC">
      <w:pPr>
        <w:pStyle w:val="CommentText"/>
      </w:pPr>
      <w:r>
        <w:rPr>
          <w:rStyle w:val="CommentReference"/>
        </w:rPr>
        <w:annotationRef/>
      </w:r>
      <w:r w:rsidRPr="2C1995B8">
        <w:t>These explanations with examples are great - definitely think definitions before poll questions is the right way to go here.</w:t>
      </w:r>
    </w:p>
  </w:comment>
  <w:comment w:id="25" w:author="Haila Fine(UST,US)" w:date="2025-05-07T08:25:00Z" w:initials="HF">
    <w:p w14:paraId="43ADD66C" w14:textId="7D584FBA" w:rsidR="000E282C" w:rsidRDefault="000E282C">
      <w:pPr>
        <w:pStyle w:val="CommentText"/>
      </w:pPr>
      <w:r>
        <w:rPr>
          <w:rStyle w:val="CommentReference"/>
        </w:rPr>
        <w:annotationRef/>
      </w:r>
      <w:r w:rsidRPr="58E761A9">
        <w:t xml:space="preserve">+1 </w:t>
      </w:r>
    </w:p>
  </w:comment>
  <w:comment w:id="27" w:author="Scotty Kall(UST,US)" w:date="2025-05-07T11:17:00Z" w:initials="SK">
    <w:p w14:paraId="092560BD" w14:textId="3EBF4E5E" w:rsidR="009C505A" w:rsidRDefault="009C505A">
      <w:pPr>
        <w:pStyle w:val="CommentText"/>
      </w:pPr>
      <w:r>
        <w:rPr>
          <w:rStyle w:val="CommentReference"/>
        </w:rPr>
        <w:annotationRef/>
      </w:r>
      <w:r w:rsidRPr="716B8F8E">
        <w:t>This is great - thanks for including this!</w:t>
      </w:r>
    </w:p>
  </w:comment>
  <w:comment w:id="26" w:author="Jolene Haley(UST,US)" w:date="2025-05-07T10:20:00Z" w:initials="JH">
    <w:p w14:paraId="52015D45" w14:textId="6301DE6B" w:rsidR="0022352A" w:rsidRDefault="0022352A">
      <w:pPr>
        <w:pStyle w:val="CommentText"/>
      </w:pPr>
      <w:r>
        <w:rPr>
          <w:rStyle w:val="CommentReference"/>
        </w:rPr>
        <w:annotationRef/>
      </w:r>
      <w:r w:rsidRPr="21F97BC3">
        <w:t>One thing to note--these descriptions of questions did not work with Android on our last poll. They were all cut off on Android so I had to remove them on the last poll and re-think the questions. I do not believe this is resolved yet, so your descriptions may not work on Android.</w:t>
      </w:r>
    </w:p>
  </w:comment>
  <w:comment w:id="29" w:author="Scotty Kall(UST,US)" w:date="2025-05-07T11:12:00Z" w:initials="SK">
    <w:p w14:paraId="1D9D684A" w14:textId="1E395941" w:rsidR="0088125E" w:rsidRDefault="0088125E">
      <w:pPr>
        <w:pStyle w:val="CommentText"/>
      </w:pPr>
      <w:r>
        <w:rPr>
          <w:rStyle w:val="CommentReference"/>
        </w:rPr>
        <w:annotationRef/>
      </w:r>
      <w:r w:rsidRPr="6B1449B1">
        <w:t>Just gushing for a moment because this wording really resonates with me for this money dial grouping!!</w:t>
      </w:r>
    </w:p>
  </w:comment>
  <w:comment w:id="30" w:author="Angela King(UST,US)" w:date="2025-05-07T16:51:00Z" w:initials="AK">
    <w:p w14:paraId="246AE3F7" w14:textId="77777777" w:rsidR="00BD4BDD" w:rsidRDefault="00BD4BDD" w:rsidP="00BD4BDD">
      <w:r>
        <w:rPr>
          <w:rStyle w:val="CommentReference"/>
        </w:rPr>
        <w:annotationRef/>
      </w:r>
      <w:r>
        <w:rPr>
          <w:rFonts w:asciiTheme="minorHAnsi" w:eastAsiaTheme="minorHAnsi" w:hAnsiTheme="minorHAnsi" w:cstheme="minorBidi"/>
          <w:color w:val="000000"/>
          <w:kern w:val="2"/>
          <w:sz w:val="20"/>
          <w:szCs w:val="20"/>
          <w14:ligatures w14:val="standardContextual"/>
        </w:rPr>
        <w:t xml:space="preserve">Awe, thanks! I changed it from “memorable experiences” b/c I didn’t want to say experiences over and over again. Plus, alliteration! </w:t>
      </w:r>
    </w:p>
  </w:comment>
  <w:comment w:id="28" w:author="Jolene Haley(UST,US)" w:date="2025-05-07T10:22:00Z" w:initials="JH">
    <w:p w14:paraId="0BD7E285" w14:textId="18957FDA" w:rsidR="00F15BB7" w:rsidRDefault="00F15BB7">
      <w:pPr>
        <w:pStyle w:val="CommentText"/>
      </w:pPr>
      <w:r>
        <w:rPr>
          <w:rStyle w:val="CommentReference"/>
        </w:rPr>
        <w:annotationRef/>
      </w:r>
      <w:r w:rsidRPr="128B8A0D">
        <w:t>Love the clarity and definition! :)</w:t>
      </w:r>
    </w:p>
  </w:comment>
  <w:comment w:id="31" w:author="Jolene Haley(UST,US)" w:date="2025-05-07T10:23:00Z" w:initials="JH">
    <w:p w14:paraId="3BA203F7" w14:textId="6D67F739" w:rsidR="00577392" w:rsidRDefault="00577392">
      <w:pPr>
        <w:pStyle w:val="CommentText"/>
      </w:pPr>
      <w:r>
        <w:rPr>
          <w:rStyle w:val="CommentReference"/>
        </w:rPr>
        <w:annotationRef/>
      </w:r>
      <w:r w:rsidRPr="0E26C501">
        <w:t>Nice hint to our upcoming article--I see what you did there! :P I love a good foreshadowing!</w:t>
      </w:r>
    </w:p>
  </w:comment>
  <w:comment w:id="36" w:author="Scotty Kall(UST,US)" w:date="2025-05-07T11:15:00Z" w:initials="SK">
    <w:p w14:paraId="7DA5F0CB" w14:textId="7E5A6BB9" w:rsidR="00AC082C" w:rsidRDefault="00AC082C">
      <w:pPr>
        <w:pStyle w:val="CommentText"/>
      </w:pPr>
      <w:r>
        <w:rPr>
          <w:rStyle w:val="CommentReference"/>
        </w:rPr>
        <w:annotationRef/>
      </w:r>
      <w:r w:rsidRPr="063E0E7A">
        <w:t>Honestly, re-reading the Ramit Sethi article on money dials, this money dial feels really weird/the one that's not like the rest...I like the lifestyle grouping, but I'm just not sure what to make of this one. Or what to do about it. Might just be a thought that goes nowhere/is not helpful, I apologize.</w:t>
      </w:r>
    </w:p>
  </w:comment>
  <w:comment w:id="37" w:author="Angela King(UST,US)" w:date="2025-05-07T16:54:00Z" w:initials="AK">
    <w:p w14:paraId="31180321" w14:textId="77777777" w:rsidR="00B107A8" w:rsidRDefault="00B107A8" w:rsidP="00B107A8">
      <w:r>
        <w:rPr>
          <w:rStyle w:val="CommentReference"/>
        </w:rPr>
        <w:annotationRef/>
      </w:r>
      <w:r>
        <w:rPr>
          <w:rFonts w:asciiTheme="minorHAnsi" w:eastAsiaTheme="minorHAnsi" w:hAnsiTheme="minorHAnsi" w:cstheme="minorBidi"/>
          <w:color w:val="000000"/>
          <w:kern w:val="2"/>
          <w:sz w:val="20"/>
          <w:szCs w:val="20"/>
          <w14:ligatures w14:val="standardContextual"/>
        </w:rPr>
        <w:t>I agree - the Freedom dial is a bit weird for me, too. I think it’s fine here as we’re being true to his definitions, but it’s a bit obtuse to me and the odd one out for sure.</w:t>
      </w:r>
    </w:p>
    <w:p w14:paraId="78E2C106" w14:textId="77777777" w:rsidR="00B107A8" w:rsidRDefault="00B107A8" w:rsidP="00B107A8"/>
  </w:comment>
  <w:comment w:id="42" w:author="Michael Stephenson(UST,US)" w:date="2025-05-12T13:59:00Z" w:initials="MS">
    <w:p w14:paraId="38625471" w14:textId="29B91350" w:rsidR="007526A0" w:rsidRDefault="00000000">
      <w:pPr>
        <w:pStyle w:val="CommentText"/>
      </w:pPr>
      <w:r>
        <w:rPr>
          <w:rStyle w:val="CommentReference"/>
        </w:rPr>
        <w:annotationRef/>
      </w:r>
      <w:r>
        <w:fldChar w:fldCharType="begin"/>
      </w:r>
      <w:r>
        <w:instrText xml:space="preserve"> HYPERLINK "mailto:287055@ust.com"</w:instrText>
      </w:r>
      <w:bookmarkStart w:id="43" w:name="_@_A60DF9C479754CEABB2934E413ACCF7BZ"/>
      <w:r>
        <w:fldChar w:fldCharType="separate"/>
      </w:r>
      <w:bookmarkEnd w:id="43"/>
      <w:r w:rsidRPr="0348CBCF">
        <w:rPr>
          <w:rStyle w:val="Mention"/>
          <w:noProof/>
        </w:rPr>
        <w:t>@Angela King(UST,US)</w:t>
      </w:r>
      <w:r>
        <w:fldChar w:fldCharType="end"/>
      </w:r>
      <w:r w:rsidRPr="599137DF">
        <w:t xml:space="preserve"> Had to make a new iteration for character count.</w:t>
      </w:r>
    </w:p>
  </w:comment>
  <w:comment w:id="44" w:author="Jolene Haley(UST,US)" w:date="2025-05-01T08:44:00Z" w:initials="JH">
    <w:p w14:paraId="7D58B717" w14:textId="1716195B" w:rsidR="0043575A" w:rsidRDefault="0043575A">
      <w:pPr>
        <w:pStyle w:val="CommentText"/>
      </w:pPr>
      <w:r>
        <w:rPr>
          <w:rStyle w:val="CommentReference"/>
        </w:rPr>
        <w:annotationRef/>
      </w:r>
      <w:r w:rsidRPr="0716AF5B">
        <w:t>Super fun idea! Nice work on the theme and illustrations. I love it.</w:t>
      </w:r>
    </w:p>
  </w:comment>
  <w:comment w:id="45" w:author="Jolene Haley(UST,US)" w:date="2025-05-07T10:38:00Z" w:initials="JH">
    <w:p w14:paraId="3B1476BC" w14:textId="03142571" w:rsidR="00F12A82" w:rsidRDefault="00F12A82">
      <w:pPr>
        <w:pStyle w:val="CommentText"/>
      </w:pPr>
      <w:r>
        <w:rPr>
          <w:rStyle w:val="CommentReference"/>
        </w:rPr>
        <w:annotationRef/>
      </w:r>
      <w:r w:rsidRPr="4143E183">
        <w:t>What action cards will you be linking to? I'm thinking Budgeting tool is relevant.</w:t>
      </w:r>
    </w:p>
  </w:comment>
  <w:comment w:id="46" w:author="Angela King(UST,US)" w:date="2025-05-07T16:55:00Z" w:initials="AK">
    <w:p w14:paraId="6400AA57" w14:textId="77777777" w:rsidR="007B6DA3" w:rsidRDefault="007B6DA3" w:rsidP="007B6DA3">
      <w:r>
        <w:rPr>
          <w:rStyle w:val="CommentReference"/>
        </w:rPr>
        <w:annotationRef/>
      </w:r>
      <w:r>
        <w:rPr>
          <w:rFonts w:asciiTheme="minorHAnsi" w:eastAsiaTheme="minorHAnsi" w:hAnsiTheme="minorHAnsi" w:cstheme="minorBidi"/>
          <w:color w:val="000000"/>
          <w:kern w:val="2"/>
          <w:sz w:val="20"/>
          <w:szCs w:val="20"/>
          <w14:ligatures w14:val="standardContextual"/>
        </w:rPr>
        <w:t>TBD - didn’t get there yet! Good suggestion - def should include that.</w:t>
      </w:r>
    </w:p>
  </w:comment>
  <w:comment w:id="47" w:author="Angela King(UST,US)" w:date="2025-05-08T13:29:00Z" w:initials="AK">
    <w:p w14:paraId="2DF40C7B" w14:textId="77777777" w:rsidR="00033BD7" w:rsidRDefault="00033BD7" w:rsidP="00033BD7">
      <w:r>
        <w:rPr>
          <w:rStyle w:val="CommentReference"/>
        </w:rPr>
        <w:annotationRef/>
      </w:r>
      <w:r>
        <w:rPr>
          <w:rFonts w:asciiTheme="minorHAnsi" w:eastAsiaTheme="minorHAnsi" w:hAnsiTheme="minorHAnsi" w:cstheme="minorBidi"/>
          <w:color w:val="000000"/>
          <w:kern w:val="2"/>
          <w:sz w:val="20"/>
          <w:szCs w:val="20"/>
          <w14:ligatures w14:val="standardContextual"/>
        </w:rPr>
        <w:t>Just added that plus some more!</w:t>
      </w:r>
    </w:p>
  </w:comment>
  <w:comment w:id="48" w:author="Jolene Haley(UST,US)" w:date="2025-05-07T10:34:00Z" w:initials="JH">
    <w:p w14:paraId="4B750C6B" w14:textId="5A42C612" w:rsidR="008941C8" w:rsidRDefault="008941C8">
      <w:pPr>
        <w:pStyle w:val="CommentText"/>
      </w:pPr>
      <w:r>
        <w:rPr>
          <w:rStyle w:val="CommentReference"/>
        </w:rPr>
        <w:annotationRef/>
      </w:r>
      <w:r w:rsidRPr="26C7AFD3">
        <w:t>Adding some ideas!</w:t>
      </w:r>
    </w:p>
  </w:comment>
  <w:comment w:id="49" w:author="Angela King(UST,US)" w:date="2025-05-07T16:55:00Z" w:initials="AK">
    <w:p w14:paraId="79339D07" w14:textId="77777777" w:rsidR="007B6DA3" w:rsidRDefault="007B6DA3" w:rsidP="007B6DA3">
      <w:r>
        <w:rPr>
          <w:rStyle w:val="CommentReference"/>
        </w:rPr>
        <w:annotationRef/>
      </w:r>
      <w:r>
        <w:rPr>
          <w:rFonts w:asciiTheme="minorHAnsi" w:eastAsiaTheme="minorHAnsi" w:hAnsiTheme="minorHAnsi" w:cstheme="minorBidi"/>
          <w:color w:val="000000"/>
          <w:kern w:val="2"/>
          <w:sz w:val="20"/>
          <w:szCs w:val="20"/>
          <w14:ligatures w14:val="standardContextual"/>
        </w:rPr>
        <w:t xml:space="preserve">Wow - thanks! </w:t>
      </w:r>
    </w:p>
    <w:p w14:paraId="29EA48AB" w14:textId="77777777" w:rsidR="007B6DA3" w:rsidRDefault="007B6DA3" w:rsidP="007B6DA3"/>
  </w:comment>
  <w:comment w:id="50" w:author="Scotty Kall(UST,US)" w:date="2025-05-08T10:10:00Z" w:initials="SK">
    <w:p w14:paraId="0122A4D1" w14:textId="77777777" w:rsidR="00033BD7" w:rsidRDefault="00033BD7" w:rsidP="00033BD7">
      <w:pPr>
        <w:pStyle w:val="CommentText"/>
      </w:pPr>
      <w:r>
        <w:rPr>
          <w:rStyle w:val="CommentReference"/>
        </w:rPr>
        <w:annotationRef/>
      </w:r>
      <w:r w:rsidRPr="0E924FF8">
        <w:t>Honestly been very into the notion of figuring out users' 'money personality' and what that would look like for Paven (like a money Myer's Briggs or something) and this Money Dial stuff is definitely a part of that, so I like this idea a lot.</w:t>
      </w:r>
    </w:p>
  </w:comment>
  <w:comment w:id="51" w:author="Angela King(UST,US)" w:date="2025-05-07T16:56:00Z" w:initials="AK">
    <w:p w14:paraId="2919A29F" w14:textId="77777777" w:rsidR="00033BD7" w:rsidRDefault="00033BD7" w:rsidP="00033BD7">
      <w:r>
        <w:rPr>
          <w:rStyle w:val="CommentReference"/>
        </w:rPr>
        <w:annotationRef/>
      </w:r>
      <w:r>
        <w:rPr>
          <w:rFonts w:asciiTheme="minorHAnsi" w:eastAsiaTheme="minorHAnsi" w:hAnsiTheme="minorHAnsi" w:cstheme="minorBidi"/>
          <w:color w:val="000000"/>
          <w:kern w:val="2"/>
          <w:sz w:val="20"/>
          <w:szCs w:val="20"/>
          <w14:ligatures w14:val="standardContextual"/>
        </w:rPr>
        <w:t xml:space="preserve">This is a powerful statement that might bring people in! We should try it. Thanks, </w:t>
      </w:r>
      <w:r>
        <w:rPr>
          <w:rFonts w:asciiTheme="minorHAnsi" w:eastAsiaTheme="minorHAnsi" w:hAnsiTheme="minorHAnsi" w:cstheme="minorBidi"/>
          <w:color w:val="000000"/>
          <w:kern w:val="2"/>
          <w:sz w:val="20"/>
          <w:szCs w:val="20"/>
          <w14:ligatures w14:val="standardContextual"/>
        </w:rPr>
        <w:fldChar w:fldCharType="begin"/>
      </w:r>
      <w:r>
        <w:rPr>
          <w:rFonts w:asciiTheme="minorHAnsi" w:eastAsiaTheme="minorHAnsi" w:hAnsiTheme="minorHAnsi" w:cstheme="minorBidi"/>
          <w:color w:val="000000"/>
          <w:kern w:val="2"/>
          <w:sz w:val="20"/>
          <w:szCs w:val="20"/>
          <w14:ligatures w14:val="standardContextual"/>
        </w:rPr>
        <w:instrText>HYPERLINK "mailto:292688@ust.com"</w:instrText>
      </w:r>
      <w:r>
        <w:rPr>
          <w:rFonts w:asciiTheme="minorHAnsi" w:eastAsiaTheme="minorHAnsi" w:hAnsiTheme="minorHAnsi" w:cstheme="minorBidi"/>
          <w:color w:val="000000"/>
          <w:kern w:val="2"/>
          <w:sz w:val="20"/>
          <w:szCs w:val="20"/>
          <w14:ligatures w14:val="standardContextual"/>
        </w:rPr>
      </w:r>
      <w:bookmarkStart w:id="53" w:name="_@_4B2A21A23C96E64E9628F10A6F3603AFZ"/>
      <w:r>
        <w:rPr>
          <w:rFonts w:asciiTheme="minorHAnsi" w:eastAsiaTheme="minorHAnsi" w:hAnsiTheme="minorHAnsi" w:cstheme="minorBidi"/>
          <w:color w:val="000000"/>
          <w:kern w:val="2"/>
          <w:sz w:val="20"/>
          <w:szCs w:val="20"/>
          <w14:ligatures w14:val="standardContextual"/>
        </w:rPr>
        <w:fldChar w:fldCharType="separate"/>
      </w:r>
      <w:bookmarkEnd w:id="53"/>
      <w:r w:rsidRPr="00AB3839">
        <w:rPr>
          <w:rStyle w:val="Mention"/>
          <w:rFonts w:asciiTheme="minorHAnsi" w:eastAsiaTheme="minorHAnsi" w:hAnsiTheme="minorHAnsi" w:cstheme="minorBidi"/>
          <w:noProof/>
          <w:kern w:val="2"/>
          <w:sz w:val="20"/>
          <w:szCs w:val="20"/>
          <w14:ligatures w14:val="standardContextual"/>
        </w:rPr>
        <w:t>@Jolene Haley(UST,US)</w:t>
      </w:r>
      <w:r>
        <w:rPr>
          <w:rFonts w:asciiTheme="minorHAnsi" w:eastAsiaTheme="minorHAnsi" w:hAnsiTheme="minorHAnsi" w:cstheme="minorBidi"/>
          <w:color w:val="000000"/>
          <w:kern w:val="2"/>
          <w:sz w:val="20"/>
          <w:szCs w:val="20"/>
          <w14:ligatures w14:val="standardContextual"/>
        </w:rPr>
        <w:fldChar w:fldCharType="end"/>
      </w:r>
      <w:r>
        <w:rPr>
          <w:rFonts w:asciiTheme="minorHAnsi" w:eastAsiaTheme="minorHAnsi" w:hAnsiTheme="minorHAnsi" w:cstheme="minorBidi"/>
          <w:color w:val="000000"/>
          <w:kern w:val="2"/>
          <w:sz w:val="20"/>
          <w:szCs w:val="20"/>
          <w14:ligatures w14:val="standardContextual"/>
        </w:rPr>
        <w:t>!</w:t>
      </w:r>
    </w:p>
  </w:comment>
  <w:comment w:id="52" w:author="Jolene Haley(UST,US)" w:date="2025-05-07T14:24:00Z" w:initials="JH">
    <w:p w14:paraId="578071AE" w14:textId="77777777" w:rsidR="00033BD7" w:rsidRDefault="00033BD7" w:rsidP="00033BD7">
      <w:pPr>
        <w:pStyle w:val="CommentText"/>
      </w:pPr>
      <w:r>
        <w:rPr>
          <w:rStyle w:val="CommentReference"/>
        </w:rPr>
        <w:annotationRef/>
      </w:r>
      <w:r w:rsidRPr="621B1731">
        <w:t>Woot! Yay!</w:t>
      </w:r>
    </w:p>
  </w:comment>
  <w:comment w:id="54" w:author="Angela King(UST,US)" w:date="2025-05-13T12:32:00Z" w:initials="AK">
    <w:p w14:paraId="7C68BAA3" w14:textId="0F91388F" w:rsidR="00FD2179" w:rsidRDefault="00FD2179" w:rsidP="00FD2179">
      <w:r>
        <w:rPr>
          <w:rStyle w:val="CommentReference"/>
        </w:rPr>
        <w:annotationRef/>
      </w:r>
      <w:r>
        <w:rPr>
          <w:rFonts w:asciiTheme="minorHAnsi" w:eastAsiaTheme="minorHAnsi" w:hAnsiTheme="minorHAnsi" w:cstheme="minorBidi"/>
          <w:color w:val="000000"/>
          <w:kern w:val="2"/>
          <w:sz w:val="20"/>
          <w:szCs w:val="20"/>
          <w14:ligatures w14:val="standardContextual"/>
        </w:rPr>
        <w:fldChar w:fldCharType="begin"/>
      </w:r>
      <w:r>
        <w:rPr>
          <w:rFonts w:asciiTheme="minorHAnsi" w:eastAsiaTheme="minorHAnsi" w:hAnsiTheme="minorHAnsi" w:cstheme="minorBidi"/>
          <w:color w:val="000000"/>
          <w:kern w:val="2"/>
          <w:sz w:val="20"/>
          <w:szCs w:val="20"/>
          <w14:ligatures w14:val="standardContextual"/>
        </w:rPr>
        <w:instrText>HYPERLINK "mailto:284164@ust.com"</w:instrText>
      </w:r>
      <w:r>
        <w:rPr>
          <w:rFonts w:asciiTheme="minorHAnsi" w:eastAsiaTheme="minorHAnsi" w:hAnsiTheme="minorHAnsi" w:cstheme="minorBidi"/>
          <w:color w:val="000000"/>
          <w:kern w:val="2"/>
          <w:sz w:val="20"/>
          <w:szCs w:val="20"/>
          <w14:ligatures w14:val="standardContextual"/>
        </w:rPr>
      </w:r>
      <w:bookmarkStart w:id="56" w:name="_@_673B06C6CBD7614EA2208799998AD5B4Z"/>
      <w:r>
        <w:rPr>
          <w:rFonts w:asciiTheme="minorHAnsi" w:eastAsiaTheme="minorHAnsi" w:hAnsiTheme="minorHAnsi" w:cstheme="minorBidi"/>
          <w:color w:val="000000"/>
          <w:kern w:val="2"/>
          <w:sz w:val="20"/>
          <w:szCs w:val="20"/>
          <w14:ligatures w14:val="standardContextual"/>
        </w:rPr>
        <w:fldChar w:fldCharType="separate"/>
      </w:r>
      <w:bookmarkEnd w:id="56"/>
      <w:r w:rsidRPr="00FD2179">
        <w:rPr>
          <w:rStyle w:val="Mention"/>
          <w:rFonts w:asciiTheme="minorHAnsi" w:eastAsiaTheme="minorHAnsi" w:hAnsiTheme="minorHAnsi" w:cstheme="minorBidi"/>
          <w:noProof/>
          <w:kern w:val="2"/>
          <w:sz w:val="20"/>
          <w:szCs w:val="20"/>
          <w14:ligatures w14:val="standardContextual"/>
        </w:rPr>
        <w:t>@Michael Stephenson(UST,US)</w:t>
      </w:r>
      <w:r>
        <w:rPr>
          <w:rFonts w:asciiTheme="minorHAnsi" w:eastAsiaTheme="minorHAnsi" w:hAnsiTheme="minorHAnsi" w:cstheme="minorBidi"/>
          <w:color w:val="000000"/>
          <w:kern w:val="2"/>
          <w:sz w:val="20"/>
          <w:szCs w:val="20"/>
          <w14:ligatures w14:val="standardContextual"/>
        </w:rPr>
        <w:fldChar w:fldCharType="end"/>
      </w:r>
      <w:r>
        <w:rPr>
          <w:rFonts w:asciiTheme="minorHAnsi" w:eastAsiaTheme="minorHAnsi" w:hAnsiTheme="minorHAnsi" w:cstheme="minorBidi"/>
          <w:color w:val="000000"/>
          <w:kern w:val="2"/>
          <w:sz w:val="20"/>
          <w:szCs w:val="20"/>
          <w14:ligatures w14:val="standardContextual"/>
        </w:rPr>
        <w:t xml:space="preserve"> </w:t>
      </w:r>
      <w:r>
        <w:rPr>
          <w:rFonts w:asciiTheme="minorHAnsi" w:eastAsiaTheme="minorHAnsi" w:hAnsiTheme="minorHAnsi" w:cstheme="minorBidi"/>
          <w:color w:val="000000"/>
          <w:kern w:val="2"/>
          <w:sz w:val="20"/>
          <w:szCs w:val="20"/>
          <w14:ligatures w14:val="standardContextual"/>
        </w:rPr>
        <w:fldChar w:fldCharType="begin"/>
      </w:r>
      <w:r>
        <w:rPr>
          <w:rFonts w:asciiTheme="minorHAnsi" w:eastAsiaTheme="minorHAnsi" w:hAnsiTheme="minorHAnsi" w:cstheme="minorBidi"/>
          <w:color w:val="000000"/>
          <w:kern w:val="2"/>
          <w:sz w:val="20"/>
          <w:szCs w:val="20"/>
          <w14:ligatures w14:val="standardContextual"/>
        </w:rPr>
        <w:instrText>HYPERLINK "mailto:292688@ust.com"</w:instrText>
      </w:r>
      <w:r>
        <w:rPr>
          <w:rFonts w:asciiTheme="minorHAnsi" w:eastAsiaTheme="minorHAnsi" w:hAnsiTheme="minorHAnsi" w:cstheme="minorBidi"/>
          <w:color w:val="000000"/>
          <w:kern w:val="2"/>
          <w:sz w:val="20"/>
          <w:szCs w:val="20"/>
          <w14:ligatures w14:val="standardContextual"/>
        </w:rPr>
      </w:r>
      <w:bookmarkStart w:id="57" w:name="_@_C4112626C0050042B9907A88227B44A7Z"/>
      <w:r>
        <w:rPr>
          <w:rFonts w:asciiTheme="minorHAnsi" w:eastAsiaTheme="minorHAnsi" w:hAnsiTheme="minorHAnsi" w:cstheme="minorBidi"/>
          <w:color w:val="000000"/>
          <w:kern w:val="2"/>
          <w:sz w:val="20"/>
          <w:szCs w:val="20"/>
          <w14:ligatures w14:val="standardContextual"/>
        </w:rPr>
        <w:fldChar w:fldCharType="separate"/>
      </w:r>
      <w:bookmarkEnd w:id="57"/>
      <w:r w:rsidRPr="00FD2179">
        <w:rPr>
          <w:rStyle w:val="Mention"/>
          <w:rFonts w:asciiTheme="minorHAnsi" w:eastAsiaTheme="minorHAnsi" w:hAnsiTheme="minorHAnsi" w:cstheme="minorBidi"/>
          <w:noProof/>
          <w:kern w:val="2"/>
          <w:sz w:val="20"/>
          <w:szCs w:val="20"/>
          <w14:ligatures w14:val="standardContextual"/>
        </w:rPr>
        <w:t>@Jolene Haley(UST,US)</w:t>
      </w:r>
      <w:r>
        <w:rPr>
          <w:rFonts w:asciiTheme="minorHAnsi" w:eastAsiaTheme="minorHAnsi" w:hAnsiTheme="minorHAnsi" w:cstheme="minorBidi"/>
          <w:color w:val="000000"/>
          <w:kern w:val="2"/>
          <w:sz w:val="20"/>
          <w:szCs w:val="20"/>
          <w14:ligatures w14:val="standardContextual"/>
        </w:rPr>
        <w:fldChar w:fldCharType="end"/>
      </w:r>
      <w:r>
        <w:rPr>
          <w:rFonts w:asciiTheme="minorHAnsi" w:eastAsiaTheme="minorHAnsi" w:hAnsiTheme="minorHAnsi" w:cstheme="minorBidi"/>
          <w:color w:val="000000"/>
          <w:kern w:val="2"/>
          <w:sz w:val="20"/>
          <w:szCs w:val="20"/>
          <w14:ligatures w14:val="standardContextual"/>
        </w:rPr>
        <w:t xml:space="preserve"> Thoughts on this email content? </w:t>
      </w:r>
    </w:p>
    <w:p w14:paraId="58CCF72D" w14:textId="77777777" w:rsidR="00FD2179" w:rsidRDefault="00FD2179" w:rsidP="00FD2179"/>
    <w:p w14:paraId="654B2AE0" w14:textId="77777777" w:rsidR="00FD2179" w:rsidRDefault="00FD2179" w:rsidP="00FD2179">
      <w:r>
        <w:rPr>
          <w:rFonts w:asciiTheme="minorHAnsi" w:eastAsiaTheme="minorHAnsi" w:hAnsiTheme="minorHAnsi" w:cstheme="minorBidi"/>
          <w:color w:val="000000"/>
          <w:kern w:val="2"/>
          <w:sz w:val="20"/>
          <w:szCs w:val="20"/>
          <w14:ligatures w14:val="standardContextual"/>
        </w:rPr>
        <w:t>Would also like to include the research community invite at the bottom.</w:t>
      </w:r>
    </w:p>
  </w:comment>
  <w:comment w:id="55" w:author="Jolene Haley(UST,US)" w:date="2025-05-13T10:46:00Z" w:initials="JH">
    <w:p w14:paraId="5FC191DE" w14:textId="40083DE0" w:rsidR="007526A0" w:rsidRDefault="00000000">
      <w:pPr>
        <w:pStyle w:val="CommentText"/>
      </w:pPr>
      <w:r>
        <w:rPr>
          <w:rStyle w:val="CommentReference"/>
        </w:rPr>
        <w:annotationRef/>
      </w:r>
      <w:r w:rsidRPr="114989AD">
        <w:t>Love this! All of this is great and I really like your word play with dials. Let a build if you'd like to consider it, but I think it's great! Nice work!</w:t>
      </w:r>
    </w:p>
  </w:comment>
  <w:comment w:id="58" w:author="Jolene Haley(UST,US)" w:date="2025-05-13T10:43:00Z" w:initials="JH">
    <w:p w14:paraId="1F1EA893" w14:textId="19A0ECB9" w:rsidR="007526A0" w:rsidRDefault="00000000">
      <w:pPr>
        <w:pStyle w:val="CommentText"/>
      </w:pPr>
      <w:r>
        <w:rPr>
          <w:rStyle w:val="CommentReference"/>
        </w:rPr>
        <w:annotationRef/>
      </w:r>
      <w:r w:rsidRPr="39937D18">
        <w:t>Cute! I like this.</w:t>
      </w:r>
    </w:p>
  </w:comment>
  <w:comment w:id="62" w:author="Scotty Kall(UST,US)" w:date="2025-05-07T11:28:00Z" w:initials="SK">
    <w:p w14:paraId="5064FC21" w14:textId="2CF176C9" w:rsidR="0042629E" w:rsidRDefault="0042629E" w:rsidP="0042629E">
      <w:pPr>
        <w:pStyle w:val="CommentText"/>
      </w:pPr>
      <w:r>
        <w:rPr>
          <w:rStyle w:val="CommentReference"/>
        </w:rPr>
        <w:annotationRef/>
      </w:r>
      <w:r w:rsidRPr="637F897F">
        <w:t>This, I think, is the only category name of the 5 that I don't immediately have a clear picture of just from the name/could have several meanings in my brain. Making this name a bit more distinct might help alleviate my concern above...something like Everyday Freedom/Agency, Flexibility, Ease of Living (these are not great suggestions I apologize...just shooting for something a bit more specific).</w:t>
      </w:r>
    </w:p>
  </w:comment>
  <w:comment w:id="63" w:author="Angela King(UST,US)" w:date="2025-05-07T16:50:00Z" w:initials="AK">
    <w:p w14:paraId="4D29549B" w14:textId="77777777" w:rsidR="0042629E" w:rsidRDefault="0042629E" w:rsidP="0042629E">
      <w:r>
        <w:rPr>
          <w:rStyle w:val="CommentReference"/>
        </w:rPr>
        <w:annotationRef/>
      </w:r>
      <w:r>
        <w:rPr>
          <w:rFonts w:asciiTheme="minorHAnsi" w:eastAsiaTheme="minorHAnsi" w:hAnsiTheme="minorHAnsi" w:cstheme="minorBidi"/>
          <w:color w:val="000000"/>
          <w:kern w:val="2"/>
          <w:sz w:val="20"/>
          <w:szCs w:val="20"/>
          <w14:ligatures w14:val="standardContextual"/>
        </w:rPr>
        <w:t>Yeah, I can see what you’re saying. I kind of like Agency … I’ll noodle!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D3E58F" w15:done="0"/>
  <w15:commentEx w15:paraId="52C4DD6D" w15:paraIdParent="03D3E58F" w15:done="0"/>
  <w15:commentEx w15:paraId="1EABF70A" w15:done="1"/>
  <w15:commentEx w15:paraId="6429A0E7" w15:paraIdParent="1EABF70A" w15:done="1"/>
  <w15:commentEx w15:paraId="3178419B" w15:paraIdParent="1EABF70A" w15:done="1"/>
  <w15:commentEx w15:paraId="53850920" w15:paraIdParent="1EABF70A" w15:done="1"/>
  <w15:commentEx w15:paraId="4DDEAECE" w15:paraIdParent="1EABF70A" w15:done="1"/>
  <w15:commentEx w15:paraId="62078D79" w15:paraIdParent="1EABF70A" w15:done="1"/>
  <w15:commentEx w15:paraId="37F05BB1" w15:done="1"/>
  <w15:commentEx w15:paraId="277201AE" w15:paraIdParent="37F05BB1" w15:done="1"/>
  <w15:commentEx w15:paraId="0377FE21" w15:done="1"/>
  <w15:commentEx w15:paraId="2F5658DF" w15:paraIdParent="0377FE21" w15:done="1"/>
  <w15:commentEx w15:paraId="56D0844A" w15:done="1"/>
  <w15:commentEx w15:paraId="1219BBF3" w15:done="1"/>
  <w15:commentEx w15:paraId="323AC29F" w15:paraIdParent="1219BBF3" w15:done="1"/>
  <w15:commentEx w15:paraId="0BD7B058" w15:done="1"/>
  <w15:commentEx w15:paraId="43ADD66C" w15:paraIdParent="0BD7B058" w15:done="1"/>
  <w15:commentEx w15:paraId="092560BD" w15:done="1"/>
  <w15:commentEx w15:paraId="52015D45" w15:done="1"/>
  <w15:commentEx w15:paraId="1D9D684A" w15:done="1"/>
  <w15:commentEx w15:paraId="246AE3F7" w15:paraIdParent="1D9D684A" w15:done="1"/>
  <w15:commentEx w15:paraId="0BD7E285" w15:done="1"/>
  <w15:commentEx w15:paraId="3BA203F7" w15:done="1"/>
  <w15:commentEx w15:paraId="7DA5F0CB" w15:done="1"/>
  <w15:commentEx w15:paraId="78E2C106" w15:paraIdParent="7DA5F0CB" w15:done="1"/>
  <w15:commentEx w15:paraId="38625471" w15:done="0"/>
  <w15:commentEx w15:paraId="7D58B717" w15:done="1"/>
  <w15:commentEx w15:paraId="3B1476BC" w15:done="1"/>
  <w15:commentEx w15:paraId="6400AA57" w15:paraIdParent="3B1476BC" w15:done="1"/>
  <w15:commentEx w15:paraId="2DF40C7B" w15:paraIdParent="3B1476BC" w15:done="1"/>
  <w15:commentEx w15:paraId="4B750C6B" w15:done="1"/>
  <w15:commentEx w15:paraId="29EA48AB" w15:paraIdParent="4B750C6B" w15:done="1"/>
  <w15:commentEx w15:paraId="0122A4D1" w15:done="1"/>
  <w15:commentEx w15:paraId="2919A29F" w15:done="1"/>
  <w15:commentEx w15:paraId="578071AE" w15:paraIdParent="2919A29F" w15:done="1"/>
  <w15:commentEx w15:paraId="654B2AE0" w15:done="0"/>
  <w15:commentEx w15:paraId="5FC191DE" w15:paraIdParent="654B2AE0" w15:done="0"/>
  <w15:commentEx w15:paraId="1F1EA893" w15:done="0"/>
  <w15:commentEx w15:paraId="5064FC21" w15:done="1"/>
  <w15:commentEx w15:paraId="4D29549B" w15:paraIdParent="5064FC2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337A08" w16cex:dateUtc="2025-05-07T13:06:00Z"/>
  <w16cex:commentExtensible w16cex:durableId="26836A38" w16cex:dateUtc="2025-05-08T17:50:00Z"/>
  <w16cex:commentExtensible w16cex:durableId="212B6250" w16cex:dateUtc="2025-05-07T15:21:00Z">
    <w16cex:extLst>
      <w16:ext w16:uri="{CE6994B0-6A32-4C9F-8C6B-6E91EDA988CE}">
        <cr:reactions xmlns:cr="http://schemas.microsoft.com/office/comments/2020/reactions">
          <cr:reaction reactionType="1">
            <cr:reactionInfo dateUtc="2025-05-07T17:12:58Z">
              <cr:user userId="S::292688@ust.com::c46a222a-428a-486d-83c0-e2983fe524f6" userProvider="AD" userName="Jolene Haley(UST,US)"/>
            </cr:reactionInfo>
            <cr:reactionInfo dateUtc="2025-05-07T19:08:12Z">
              <cr:user userId="S::284164@ust.com::3fe275b0-3a0a-4dec-8dd3-4ec810e5fe6a" userProvider="AD" userName="Michael Stephenson(UST,US)"/>
            </cr:reactionInfo>
          </cr:reaction>
        </cr:reactions>
      </w16:ext>
    </w16cex:extLst>
  </w16cex:commentExtensible>
  <w16cex:commentExtensible w16cex:durableId="3010B839" w16cex:dateUtc="2025-05-07T19:09:00Z"/>
  <w16cex:commentExtensible w16cex:durableId="506AA42A" w16cex:dateUtc="2025-05-07T20:49:00Z"/>
  <w16cex:commentExtensible w16cex:durableId="72308604" w16cex:dateUtc="2025-05-08T14:07:00Z"/>
  <w16cex:commentExtensible w16cex:durableId="7FF09D3A" w16cex:dateUtc="2025-05-08T16:31:00Z"/>
  <w16cex:commentExtensible w16cex:durableId="74A1888D" w16cex:dateUtc="2025-05-08T16:35:00Z">
    <w16cex:extLst>
      <w16:ext w16:uri="{CE6994B0-6A32-4C9F-8C6B-6E91EDA988CE}">
        <cr:reactions xmlns:cr="http://schemas.microsoft.com/office/comments/2020/reactions">
          <cr:reaction reactionType="1">
            <cr:reactionInfo dateUtc="2025-05-08T16:50:52Z">
              <cr:user userId="S::287055@ust.com::8c1cc25c-f17e-4a62-b68f-87edc12e4cd5" userProvider="AD" userName="Angela King(UST,US)"/>
            </cr:reactionInfo>
          </cr:reaction>
        </cr:reactions>
      </w16:ext>
    </w16cex:extLst>
  </w16cex:commentExtensible>
  <w16cex:commentExtensible w16cex:durableId="620ECFC7" w16cex:dateUtc="2025-05-06T20:51:00Z">
    <w16cex:extLst>
      <w16:ext w16:uri="{CE6994B0-6A32-4C9F-8C6B-6E91EDA988CE}">
        <cr:reactions xmlns:cr="http://schemas.microsoft.com/office/comments/2020/reactions">
          <cr:reaction reactionType="1">
            <cr:reactionInfo dateUtc="2025-05-07T17:19:18Z">
              <cr:user userId="S::292688@ust.com::c46a222a-428a-486d-83c0-e2983fe524f6" userProvider="AD" userName="Jolene Haley(UST,US)"/>
            </cr:reactionInfo>
          </cr:reaction>
        </cr:reactions>
      </w16:ext>
    </w16cex:extLst>
  </w16cex:commentExtensible>
  <w16cex:commentExtensible w16cex:durableId="37502C3A" w16cex:dateUtc="2025-05-07T17:19:00Z">
    <w16cex:extLst>
      <w16:ext w16:uri="{CE6994B0-6A32-4C9F-8C6B-6E91EDA988CE}">
        <cr:reactions xmlns:cr="http://schemas.microsoft.com/office/comments/2020/reactions">
          <cr:reaction reactionType="1">
            <cr:reactionInfo dateUtc="2025-05-07T20:49:29Z">
              <cr:user userId="S::287055@ust.com::8c1cc25c-f17e-4a62-b68f-87edc12e4cd5" userProvider="AD" userName="Angela King(UST,US)"/>
            </cr:reactionInfo>
          </cr:reaction>
        </cr:reactions>
      </w16:ext>
    </w16cex:extLst>
  </w16cex:commentExtensible>
  <w16cex:commentExtensible w16cex:durableId="5F8EF4CA" w16cex:dateUtc="2025-05-07T15:28:00Z"/>
  <w16cex:commentExtensible w16cex:durableId="2AB71809" w16cex:dateUtc="2025-05-07T20:50:00Z"/>
  <w16cex:commentExtensible w16cex:durableId="2ABD7F46" w16cex:dateUtc="2025-05-01T15:53:00Z">
    <w16cex:extLst>
      <w16:ext w16:uri="{CE6994B0-6A32-4C9F-8C6B-6E91EDA988CE}">
        <cr:reactions xmlns:cr="http://schemas.microsoft.com/office/comments/2020/reactions">
          <cr:reaction reactionType="1">
            <cr:reactionInfo dateUtc="2025-05-02T14:36:00Z">
              <cr:user userId="S::287055@ust.com::8c1cc25c-f17e-4a62-b68f-87edc12e4cd5" userProvider="AD" userName="Angela King(UST,US)"/>
            </cr:reactionInfo>
            <cr:reactionInfo dateUtc="2025-05-07T17:16:37Z">
              <cr:user userId="S::292688@ust.com::c46a222a-428a-486d-83c0-e2983fe524f6" userProvider="AD" userName="Jolene Haley(UST,US)"/>
            </cr:reactionInfo>
          </cr:reaction>
        </cr:reactions>
      </w16:ext>
    </w16cex:extLst>
  </w16cex:commentExtensible>
  <w16cex:commentExtensible w16cex:durableId="7BFAEE05" w16cex:dateUtc="2025-05-01T15:43:00Z"/>
  <w16cex:commentExtensible w16cex:durableId="773ED028" w16cex:dateUtc="2025-05-01T16:32:00Z"/>
  <w16cex:commentExtensible w16cex:durableId="7BCAA164" w16cex:dateUtc="2025-05-07T15:11:00Z">
    <w16cex:extLst>
      <w16:ext w16:uri="{CE6994B0-6A32-4C9F-8C6B-6E91EDA988CE}">
        <cr:reactions xmlns:cr="http://schemas.microsoft.com/office/comments/2020/reactions">
          <cr:reaction reactionType="1">
            <cr:reactionInfo dateUtc="2025-05-07T17:19:37Z">
              <cr:user userId="S::292688@ust.com::c46a222a-428a-486d-83c0-e2983fe524f6" userProvider="AD" userName="Jolene Haley(UST,US)"/>
            </cr:reactionInfo>
          </cr:reaction>
        </cr:reactions>
      </w16:ext>
    </w16cex:extLst>
  </w16cex:commentExtensible>
  <w16cex:commentExtensible w16cex:durableId="4FF0504B" w16cex:dateUtc="2025-05-07T15:25:00Z">
    <w16cex:extLst>
      <w16:ext w16:uri="{CE6994B0-6A32-4C9F-8C6B-6E91EDA988CE}">
        <cr:reactions xmlns:cr="http://schemas.microsoft.com/office/comments/2020/reactions">
          <cr:reaction reactionType="1">
            <cr:reactionInfo dateUtc="2025-05-07T17:19:39Z">
              <cr:user userId="S::292688@ust.com::c46a222a-428a-486d-83c0-e2983fe524f6" userProvider="AD" userName="Jolene Haley(UST,US)"/>
            </cr:reactionInfo>
          </cr:reaction>
        </cr:reactions>
      </w16:ext>
    </w16cex:extLst>
  </w16cex:commentExtensible>
  <w16cex:commentExtensible w16cex:durableId="3F5A1860" w16cex:dateUtc="2025-05-07T15:17:00Z">
    <w16cex:extLst>
      <w16:ext w16:uri="{CE6994B0-6A32-4C9F-8C6B-6E91EDA988CE}">
        <cr:reactions xmlns:cr="http://schemas.microsoft.com/office/comments/2020/reactions">
          <cr:reaction reactionType="1">
            <cr:reactionInfo dateUtc="2025-05-07T20:50:47Z">
              <cr:user userId="S::287055@ust.com::8c1cc25c-f17e-4a62-b68f-87edc12e4cd5" userProvider="AD" userName="Angela King(UST,US)"/>
            </cr:reactionInfo>
            <cr:reactionInfo dateUtc="2025-05-07T17:19:52Z">
              <cr:user userId="S::292688@ust.com::c46a222a-428a-486d-83c0-e2983fe524f6" userProvider="AD" userName="Jolene Haley(UST,US)"/>
            </cr:reactionInfo>
          </cr:reaction>
        </cr:reactions>
      </w16:ext>
    </w16cex:extLst>
  </w16cex:commentExtensible>
  <w16cex:commentExtensible w16cex:durableId="72618F52" w16cex:dateUtc="2025-05-07T17:20:00Z">
    <w16cex:extLst>
      <w16:ext w16:uri="{CE6994B0-6A32-4C9F-8C6B-6E91EDA988CE}">
        <cr:reactions xmlns:cr="http://schemas.microsoft.com/office/comments/2020/reactions">
          <cr:reaction reactionType="1">
            <cr:reactionInfo dateUtc="2025-05-07T20:51:13Z">
              <cr:user userId="S::287055@ust.com::8c1cc25c-f17e-4a62-b68f-87edc12e4cd5" userProvider="AD" userName="Angela King(UST,US)"/>
            </cr:reactionInfo>
          </cr:reaction>
        </cr:reactions>
      </w16:ext>
    </w16cex:extLst>
  </w16cex:commentExtensible>
  <w16cex:commentExtensible w16cex:durableId="2E0916C5" w16cex:dateUtc="2025-05-07T15:12:00Z">
    <w16cex:extLst>
      <w16:ext w16:uri="{CE6994B0-6A32-4C9F-8C6B-6E91EDA988CE}">
        <cr:reactions xmlns:cr="http://schemas.microsoft.com/office/comments/2020/reactions">
          <cr:reaction reactionType="1">
            <cr:reactionInfo dateUtc="2025-05-07T20:51:25Z">
              <cr:user userId="S::287055@ust.com::8c1cc25c-f17e-4a62-b68f-87edc12e4cd5" userProvider="AD" userName="Angela King(UST,US)"/>
            </cr:reactionInfo>
            <cr:reactionInfo dateUtc="2025-05-07T17:22:03Z">
              <cr:user userId="S::292688@ust.com::c46a222a-428a-486d-83c0-e2983fe524f6" userProvider="AD" userName="Jolene Haley(UST,US)"/>
            </cr:reactionInfo>
            <cr:reactionInfo dateUtc="2025-05-07T19:06:48Z">
              <cr:user userId="S::284164@ust.com::3fe275b0-3a0a-4dec-8dd3-4ec810e5fe6a" userProvider="AD" userName="Michael Stephenson(UST,US)"/>
            </cr:reactionInfo>
          </cr:reaction>
        </cr:reactions>
      </w16:ext>
    </w16cex:extLst>
  </w16cex:commentExtensible>
  <w16cex:commentExtensible w16cex:durableId="6603B7AE" w16cex:dateUtc="2025-05-07T20:51:00Z">
    <w16cex:extLst>
      <w16:ext w16:uri="{CE6994B0-6A32-4C9F-8C6B-6E91EDA988CE}">
        <cr:reactions xmlns:cr="http://schemas.microsoft.com/office/comments/2020/reactions">
          <cr:reaction reactionType="1">
            <cr:reactionInfo dateUtc="2025-05-08T14:07:58Z">
              <cr:user userId="S::284118@ust.com::b4bb83fe-0ba5-47b1-83be-956c6ff9cff4" userProvider="AD" userName="Scotty Kall(UST,US)"/>
            </cr:reactionInfo>
          </cr:reaction>
        </cr:reactions>
      </w16:ext>
    </w16cex:extLst>
  </w16cex:commentExtensible>
  <w16cex:commentExtensible w16cex:durableId="1FD3FA96" w16cex:dateUtc="2025-05-07T17:22:00Z">
    <w16cex:extLst>
      <w16:ext w16:uri="{CE6994B0-6A32-4C9F-8C6B-6E91EDA988CE}">
        <cr:reactions xmlns:cr="http://schemas.microsoft.com/office/comments/2020/reactions">
          <cr:reaction reactionType="1">
            <cr:reactionInfo dateUtc="2025-05-07T19:06:46Z">
              <cr:user userId="S::284164@ust.com::3fe275b0-3a0a-4dec-8dd3-4ec810e5fe6a" userProvider="AD" userName="Michael Stephenson(UST,US)"/>
            </cr:reactionInfo>
          </cr:reaction>
        </cr:reactions>
      </w16:ext>
    </w16cex:extLst>
  </w16cex:commentExtensible>
  <w16cex:commentExtensible w16cex:durableId="35A949A4" w16cex:dateUtc="2025-05-07T17:23:00Z">
    <w16cex:extLst>
      <w16:ext w16:uri="{CE6994B0-6A32-4C9F-8C6B-6E91EDA988CE}">
        <cr:reactions xmlns:cr="http://schemas.microsoft.com/office/comments/2020/reactions">
          <cr:reaction reactionType="1">
            <cr:reactionInfo dateUtc="2025-05-07T19:02:50Z">
              <cr:user userId="S::284164@ust.com::3fe275b0-3a0a-4dec-8dd3-4ec810e5fe6a" userProvider="AD" userName="Michael Stephenson(UST,US)"/>
            </cr:reactionInfo>
            <cr:reactionInfo dateUtc="2025-05-07T20:52:17Z">
              <cr:user userId="S::287055@ust.com::8c1cc25c-f17e-4a62-b68f-87edc12e4cd5" userProvider="AD" userName="Angela King(UST,US)"/>
            </cr:reactionInfo>
          </cr:reaction>
        </cr:reactions>
      </w16:ext>
    </w16cex:extLst>
  </w16cex:commentExtensible>
  <w16cex:commentExtensible w16cex:durableId="0F126D2A" w16cex:dateUtc="2025-05-07T15:15:00Z">
    <w16cex:extLst>
      <w16:ext w16:uri="{CE6994B0-6A32-4C9F-8C6B-6E91EDA988CE}">
        <cr:reactions xmlns:cr="http://schemas.microsoft.com/office/comments/2020/reactions">
          <cr:reaction reactionType="1">
            <cr:reactionInfo dateUtc="2025-05-07T20:54:03Z">
              <cr:user userId="S::287055@ust.com::8c1cc25c-f17e-4a62-b68f-87edc12e4cd5" userProvider="AD" userName="Angela King(UST,US)"/>
            </cr:reactionInfo>
            <cr:reactionInfo dateUtc="2025-05-07T17:24:00Z">
              <cr:user userId="S::292688@ust.com::c46a222a-428a-486d-83c0-e2983fe524f6" userProvider="AD" userName="Jolene Haley(UST,US)"/>
            </cr:reactionInfo>
          </cr:reaction>
        </cr:reactions>
      </w16:ext>
    </w16cex:extLst>
  </w16cex:commentExtensible>
  <w16cex:commentExtensible w16cex:durableId="1C523EB1" w16cex:dateUtc="2025-05-07T20:54:00Z">
    <w16cex:extLst>
      <w16:ext w16:uri="{CE6994B0-6A32-4C9F-8C6B-6E91EDA988CE}">
        <cr:reactions xmlns:cr="http://schemas.microsoft.com/office/comments/2020/reactions">
          <cr:reaction reactionType="1">
            <cr:reactionInfo dateUtc="2025-05-08T14:08:22Z">
              <cr:user userId="S::284118@ust.com::b4bb83fe-0ba5-47b1-83be-956c6ff9cff4" userProvider="AD" userName="Scotty Kall(UST,US)"/>
            </cr:reactionInfo>
          </cr:reaction>
        </cr:reactions>
      </w16:ext>
    </w16cex:extLst>
  </w16cex:commentExtensible>
  <w16cex:commentExtensible w16cex:durableId="16D227EF" w16cex:dateUtc="2025-05-12T20:59:00Z">
    <w16cex:extLst>
      <w16:ext w16:uri="{CE6994B0-6A32-4C9F-8C6B-6E91EDA988CE}">
        <cr:reactions xmlns:cr="http://schemas.microsoft.com/office/comments/2020/reactions">
          <cr:reaction reactionType="1">
            <cr:reactionInfo dateUtc="2025-05-13T15:00:08Z">
              <cr:user userId="S::287055@ust.com::8c1cc25c-f17e-4a62-b68f-87edc12e4cd5" userProvider="AD" userName="Angela King(UST,US)"/>
            </cr:reactionInfo>
          </cr:reaction>
        </cr:reactions>
      </w16:ext>
    </w16cex:extLst>
  </w16cex:commentExtensible>
  <w16cex:commentExtensible w16cex:durableId="57455D88" w16cex:dateUtc="2025-05-01T15:44:00Z"/>
  <w16cex:commentExtensible w16cex:durableId="3B3B2BCD" w16cex:dateUtc="2025-05-07T17:38:00Z"/>
  <w16cex:commentExtensible w16cex:durableId="49835E9A" w16cex:dateUtc="2025-05-07T20:55:00Z"/>
  <w16cex:commentExtensible w16cex:durableId="7EC5D48B" w16cex:dateUtc="2025-05-08T17:29:00Z"/>
  <w16cex:commentExtensible w16cex:durableId="04D48746" w16cex:dateUtc="2025-05-07T17:34:00Z"/>
  <w16cex:commentExtensible w16cex:durableId="450DC50F" w16cex:dateUtc="2025-05-07T20:55:00Z"/>
  <w16cex:commentExtensible w16cex:durableId="5A1B627B" w16cex:dateUtc="2025-05-08T14:10:00Z">
    <w16cex:extLst>
      <w16:ext w16:uri="{CE6994B0-6A32-4C9F-8C6B-6E91EDA988CE}">
        <cr:reactions xmlns:cr="http://schemas.microsoft.com/office/comments/2020/reactions">
          <cr:reaction reactionType="1">
            <cr:reactionInfo dateUtc="2025-05-08T16:29:23Z">
              <cr:user userId="S::287055@ust.com::8c1cc25c-f17e-4a62-b68f-87edc12e4cd5" userProvider="AD" userName="Angela King(UST,US)"/>
            </cr:reactionInfo>
          </cr:reaction>
        </cr:reactions>
      </w16:ext>
    </w16cex:extLst>
  </w16cex:commentExtensible>
  <w16cex:commentExtensible w16cex:durableId="4151A322" w16cex:dateUtc="2025-05-07T20:56:00Z"/>
  <w16cex:commentExtensible w16cex:durableId="69318E15" w16cex:dateUtc="2025-05-07T21:24:00Z"/>
  <w16cex:commentExtensible w16cex:durableId="51B54428" w16cex:dateUtc="2025-05-13T16:32:00Z"/>
  <w16cex:commentExtensible w16cex:durableId="189B0A53" w16cex:dateUtc="2025-05-13T18:46:00Z"/>
  <w16cex:commentExtensible w16cex:durableId="2D7AD52B" w16cex:dateUtc="2025-05-13T18:43:00Z"/>
  <w16cex:commentExtensible w16cex:durableId="3C2A59C4" w16cex:dateUtc="2025-05-07T15:28:00Z"/>
  <w16cex:commentExtensible w16cex:durableId="0F28EB3C" w16cex:dateUtc="2025-05-07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D3E58F" w16cid:durableId="20337A08"/>
  <w16cid:commentId w16cid:paraId="52C4DD6D" w16cid:durableId="26836A38"/>
  <w16cid:commentId w16cid:paraId="1EABF70A" w16cid:durableId="212B6250"/>
  <w16cid:commentId w16cid:paraId="6429A0E7" w16cid:durableId="3010B839"/>
  <w16cid:commentId w16cid:paraId="3178419B" w16cid:durableId="506AA42A"/>
  <w16cid:commentId w16cid:paraId="53850920" w16cid:durableId="72308604"/>
  <w16cid:commentId w16cid:paraId="4DDEAECE" w16cid:durableId="7FF09D3A"/>
  <w16cid:commentId w16cid:paraId="62078D79" w16cid:durableId="74A1888D"/>
  <w16cid:commentId w16cid:paraId="37F05BB1" w16cid:durableId="620ECFC7"/>
  <w16cid:commentId w16cid:paraId="277201AE" w16cid:durableId="37502C3A"/>
  <w16cid:commentId w16cid:paraId="0377FE21" w16cid:durableId="5F8EF4CA"/>
  <w16cid:commentId w16cid:paraId="2F5658DF" w16cid:durableId="2AB71809"/>
  <w16cid:commentId w16cid:paraId="56D0844A" w16cid:durableId="2ABD7F46"/>
  <w16cid:commentId w16cid:paraId="1219BBF3" w16cid:durableId="7BFAEE05"/>
  <w16cid:commentId w16cid:paraId="323AC29F" w16cid:durableId="773ED028"/>
  <w16cid:commentId w16cid:paraId="0BD7B058" w16cid:durableId="7BCAA164"/>
  <w16cid:commentId w16cid:paraId="43ADD66C" w16cid:durableId="4FF0504B"/>
  <w16cid:commentId w16cid:paraId="092560BD" w16cid:durableId="3F5A1860"/>
  <w16cid:commentId w16cid:paraId="52015D45" w16cid:durableId="72618F52"/>
  <w16cid:commentId w16cid:paraId="1D9D684A" w16cid:durableId="2E0916C5"/>
  <w16cid:commentId w16cid:paraId="246AE3F7" w16cid:durableId="6603B7AE"/>
  <w16cid:commentId w16cid:paraId="0BD7E285" w16cid:durableId="1FD3FA96"/>
  <w16cid:commentId w16cid:paraId="3BA203F7" w16cid:durableId="35A949A4"/>
  <w16cid:commentId w16cid:paraId="7DA5F0CB" w16cid:durableId="0F126D2A"/>
  <w16cid:commentId w16cid:paraId="78E2C106" w16cid:durableId="1C523EB1"/>
  <w16cid:commentId w16cid:paraId="38625471" w16cid:durableId="16D227EF"/>
  <w16cid:commentId w16cid:paraId="7D58B717" w16cid:durableId="57455D88"/>
  <w16cid:commentId w16cid:paraId="3B1476BC" w16cid:durableId="3B3B2BCD"/>
  <w16cid:commentId w16cid:paraId="6400AA57" w16cid:durableId="49835E9A"/>
  <w16cid:commentId w16cid:paraId="2DF40C7B" w16cid:durableId="7EC5D48B"/>
  <w16cid:commentId w16cid:paraId="4B750C6B" w16cid:durableId="04D48746"/>
  <w16cid:commentId w16cid:paraId="29EA48AB" w16cid:durableId="450DC50F"/>
  <w16cid:commentId w16cid:paraId="0122A4D1" w16cid:durableId="5A1B627B"/>
  <w16cid:commentId w16cid:paraId="2919A29F" w16cid:durableId="4151A322"/>
  <w16cid:commentId w16cid:paraId="578071AE" w16cid:durableId="69318E15"/>
  <w16cid:commentId w16cid:paraId="654B2AE0" w16cid:durableId="51B54428"/>
  <w16cid:commentId w16cid:paraId="5FC191DE" w16cid:durableId="189B0A53"/>
  <w16cid:commentId w16cid:paraId="1F1EA893" w16cid:durableId="2D7AD52B"/>
  <w16cid:commentId w16cid:paraId="5064FC21" w16cid:durableId="3C2A59C4"/>
  <w16cid:commentId w16cid:paraId="4D29549B" w16cid:durableId="0F28EB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7CC2"/>
    <w:multiLevelType w:val="hybridMultilevel"/>
    <w:tmpl w:val="12C0A398"/>
    <w:lvl w:ilvl="0" w:tplc="6B90D9D0">
      <w:start w:val="1"/>
      <w:numFmt w:val="bullet"/>
      <w:lvlText w:val=""/>
      <w:lvlJc w:val="left"/>
      <w:pPr>
        <w:ind w:left="720" w:hanging="360"/>
      </w:pPr>
      <w:rPr>
        <w:rFonts w:ascii="Symbol" w:hAnsi="Symbol" w:hint="default"/>
      </w:rPr>
    </w:lvl>
    <w:lvl w:ilvl="1" w:tplc="976A2EB6">
      <w:start w:val="1"/>
      <w:numFmt w:val="bullet"/>
      <w:lvlText w:val="o"/>
      <w:lvlJc w:val="left"/>
      <w:pPr>
        <w:ind w:left="1440" w:hanging="360"/>
      </w:pPr>
      <w:rPr>
        <w:rFonts w:ascii="Courier New" w:hAnsi="Courier New" w:hint="default"/>
      </w:rPr>
    </w:lvl>
    <w:lvl w:ilvl="2" w:tplc="5CFEFEC8">
      <w:start w:val="1"/>
      <w:numFmt w:val="bullet"/>
      <w:lvlText w:val=""/>
      <w:lvlJc w:val="left"/>
      <w:pPr>
        <w:ind w:left="2160" w:hanging="360"/>
      </w:pPr>
      <w:rPr>
        <w:rFonts w:ascii="Wingdings" w:hAnsi="Wingdings" w:hint="default"/>
      </w:rPr>
    </w:lvl>
    <w:lvl w:ilvl="3" w:tplc="D0668760">
      <w:start w:val="1"/>
      <w:numFmt w:val="bullet"/>
      <w:lvlText w:val=""/>
      <w:lvlJc w:val="left"/>
      <w:pPr>
        <w:ind w:left="2880" w:hanging="360"/>
      </w:pPr>
      <w:rPr>
        <w:rFonts w:ascii="Symbol" w:hAnsi="Symbol" w:hint="default"/>
      </w:rPr>
    </w:lvl>
    <w:lvl w:ilvl="4" w:tplc="E5D253AA">
      <w:start w:val="1"/>
      <w:numFmt w:val="bullet"/>
      <w:lvlText w:val="o"/>
      <w:lvlJc w:val="left"/>
      <w:pPr>
        <w:ind w:left="3600" w:hanging="360"/>
      </w:pPr>
      <w:rPr>
        <w:rFonts w:ascii="Courier New" w:hAnsi="Courier New" w:hint="default"/>
      </w:rPr>
    </w:lvl>
    <w:lvl w:ilvl="5" w:tplc="1E7CEBB8">
      <w:start w:val="1"/>
      <w:numFmt w:val="bullet"/>
      <w:lvlText w:val=""/>
      <w:lvlJc w:val="left"/>
      <w:pPr>
        <w:ind w:left="4320" w:hanging="360"/>
      </w:pPr>
      <w:rPr>
        <w:rFonts w:ascii="Wingdings" w:hAnsi="Wingdings" w:hint="default"/>
      </w:rPr>
    </w:lvl>
    <w:lvl w:ilvl="6" w:tplc="A43C0D54">
      <w:start w:val="1"/>
      <w:numFmt w:val="bullet"/>
      <w:lvlText w:val=""/>
      <w:lvlJc w:val="left"/>
      <w:pPr>
        <w:ind w:left="5040" w:hanging="360"/>
      </w:pPr>
      <w:rPr>
        <w:rFonts w:ascii="Symbol" w:hAnsi="Symbol" w:hint="default"/>
      </w:rPr>
    </w:lvl>
    <w:lvl w:ilvl="7" w:tplc="9454D2B4">
      <w:start w:val="1"/>
      <w:numFmt w:val="bullet"/>
      <w:lvlText w:val="o"/>
      <w:lvlJc w:val="left"/>
      <w:pPr>
        <w:ind w:left="5760" w:hanging="360"/>
      </w:pPr>
      <w:rPr>
        <w:rFonts w:ascii="Courier New" w:hAnsi="Courier New" w:hint="default"/>
      </w:rPr>
    </w:lvl>
    <w:lvl w:ilvl="8" w:tplc="D5B2BE10">
      <w:start w:val="1"/>
      <w:numFmt w:val="bullet"/>
      <w:lvlText w:val=""/>
      <w:lvlJc w:val="left"/>
      <w:pPr>
        <w:ind w:left="6480" w:hanging="360"/>
      </w:pPr>
      <w:rPr>
        <w:rFonts w:ascii="Wingdings" w:hAnsi="Wingdings" w:hint="default"/>
      </w:rPr>
    </w:lvl>
  </w:abstractNum>
  <w:abstractNum w:abstractNumId="1" w15:restartNumberingAfterBreak="0">
    <w:nsid w:val="066D01A5"/>
    <w:multiLevelType w:val="hybridMultilevel"/>
    <w:tmpl w:val="FFFFFFFF"/>
    <w:lvl w:ilvl="0" w:tplc="E5A224E4">
      <w:start w:val="1"/>
      <w:numFmt w:val="decimal"/>
      <w:lvlText w:val="%1."/>
      <w:lvlJc w:val="left"/>
      <w:pPr>
        <w:ind w:left="720" w:hanging="360"/>
      </w:pPr>
    </w:lvl>
    <w:lvl w:ilvl="1" w:tplc="CC705B60">
      <w:start w:val="1"/>
      <w:numFmt w:val="lowerLetter"/>
      <w:lvlText w:val="%2."/>
      <w:lvlJc w:val="left"/>
      <w:pPr>
        <w:ind w:left="1440" w:hanging="360"/>
      </w:pPr>
    </w:lvl>
    <w:lvl w:ilvl="2" w:tplc="D11E28F2">
      <w:start w:val="1"/>
      <w:numFmt w:val="lowerRoman"/>
      <w:lvlText w:val="%3."/>
      <w:lvlJc w:val="right"/>
      <w:pPr>
        <w:ind w:left="2160" w:hanging="180"/>
      </w:pPr>
    </w:lvl>
    <w:lvl w:ilvl="3" w:tplc="274A8DA2">
      <w:start w:val="1"/>
      <w:numFmt w:val="decimal"/>
      <w:lvlText w:val="%4."/>
      <w:lvlJc w:val="left"/>
      <w:pPr>
        <w:ind w:left="2880" w:hanging="360"/>
      </w:pPr>
    </w:lvl>
    <w:lvl w:ilvl="4" w:tplc="0E589082">
      <w:start w:val="1"/>
      <w:numFmt w:val="lowerLetter"/>
      <w:lvlText w:val="%5."/>
      <w:lvlJc w:val="left"/>
      <w:pPr>
        <w:ind w:left="3600" w:hanging="360"/>
      </w:pPr>
    </w:lvl>
    <w:lvl w:ilvl="5" w:tplc="3A423F84">
      <w:start w:val="1"/>
      <w:numFmt w:val="lowerRoman"/>
      <w:lvlText w:val="%6."/>
      <w:lvlJc w:val="right"/>
      <w:pPr>
        <w:ind w:left="4320" w:hanging="180"/>
      </w:pPr>
    </w:lvl>
    <w:lvl w:ilvl="6" w:tplc="3544C020">
      <w:start w:val="1"/>
      <w:numFmt w:val="decimal"/>
      <w:lvlText w:val="%7."/>
      <w:lvlJc w:val="left"/>
      <w:pPr>
        <w:ind w:left="5040" w:hanging="360"/>
      </w:pPr>
    </w:lvl>
    <w:lvl w:ilvl="7" w:tplc="3992F3E8">
      <w:start w:val="1"/>
      <w:numFmt w:val="lowerLetter"/>
      <w:lvlText w:val="%8."/>
      <w:lvlJc w:val="left"/>
      <w:pPr>
        <w:ind w:left="5760" w:hanging="360"/>
      </w:pPr>
    </w:lvl>
    <w:lvl w:ilvl="8" w:tplc="C3CC2488">
      <w:start w:val="1"/>
      <w:numFmt w:val="lowerRoman"/>
      <w:lvlText w:val="%9."/>
      <w:lvlJc w:val="right"/>
      <w:pPr>
        <w:ind w:left="6480" w:hanging="180"/>
      </w:pPr>
    </w:lvl>
  </w:abstractNum>
  <w:abstractNum w:abstractNumId="2" w15:restartNumberingAfterBreak="0">
    <w:nsid w:val="0711CA5B"/>
    <w:multiLevelType w:val="hybridMultilevel"/>
    <w:tmpl w:val="C7F0E030"/>
    <w:lvl w:ilvl="0" w:tplc="11A2E808">
      <w:start w:val="1"/>
      <w:numFmt w:val="bullet"/>
      <w:lvlText w:val=""/>
      <w:lvlJc w:val="left"/>
      <w:pPr>
        <w:ind w:left="720" w:hanging="360"/>
      </w:pPr>
      <w:rPr>
        <w:rFonts w:ascii="Symbol" w:hAnsi="Symbol" w:hint="default"/>
      </w:rPr>
    </w:lvl>
    <w:lvl w:ilvl="1" w:tplc="410028A0">
      <w:start w:val="1"/>
      <w:numFmt w:val="bullet"/>
      <w:lvlText w:val="o"/>
      <w:lvlJc w:val="left"/>
      <w:pPr>
        <w:ind w:left="1440" w:hanging="360"/>
      </w:pPr>
      <w:rPr>
        <w:rFonts w:ascii="Courier New" w:hAnsi="Courier New" w:hint="default"/>
      </w:rPr>
    </w:lvl>
    <w:lvl w:ilvl="2" w:tplc="04800C7C">
      <w:start w:val="1"/>
      <w:numFmt w:val="bullet"/>
      <w:lvlText w:val=""/>
      <w:lvlJc w:val="left"/>
      <w:pPr>
        <w:ind w:left="2160" w:hanging="360"/>
      </w:pPr>
      <w:rPr>
        <w:rFonts w:ascii="Wingdings" w:hAnsi="Wingdings" w:hint="default"/>
      </w:rPr>
    </w:lvl>
    <w:lvl w:ilvl="3" w:tplc="480420E0">
      <w:start w:val="1"/>
      <w:numFmt w:val="bullet"/>
      <w:lvlText w:val=""/>
      <w:lvlJc w:val="left"/>
      <w:pPr>
        <w:ind w:left="2880" w:hanging="360"/>
      </w:pPr>
      <w:rPr>
        <w:rFonts w:ascii="Symbol" w:hAnsi="Symbol" w:hint="default"/>
      </w:rPr>
    </w:lvl>
    <w:lvl w:ilvl="4" w:tplc="71E6F6D4">
      <w:start w:val="1"/>
      <w:numFmt w:val="bullet"/>
      <w:lvlText w:val="o"/>
      <w:lvlJc w:val="left"/>
      <w:pPr>
        <w:ind w:left="3600" w:hanging="360"/>
      </w:pPr>
      <w:rPr>
        <w:rFonts w:ascii="Courier New" w:hAnsi="Courier New" w:hint="default"/>
      </w:rPr>
    </w:lvl>
    <w:lvl w:ilvl="5" w:tplc="A83EDC62">
      <w:start w:val="1"/>
      <w:numFmt w:val="bullet"/>
      <w:lvlText w:val=""/>
      <w:lvlJc w:val="left"/>
      <w:pPr>
        <w:ind w:left="4320" w:hanging="360"/>
      </w:pPr>
      <w:rPr>
        <w:rFonts w:ascii="Wingdings" w:hAnsi="Wingdings" w:hint="default"/>
      </w:rPr>
    </w:lvl>
    <w:lvl w:ilvl="6" w:tplc="5F80100C">
      <w:start w:val="1"/>
      <w:numFmt w:val="bullet"/>
      <w:lvlText w:val=""/>
      <w:lvlJc w:val="left"/>
      <w:pPr>
        <w:ind w:left="5040" w:hanging="360"/>
      </w:pPr>
      <w:rPr>
        <w:rFonts w:ascii="Symbol" w:hAnsi="Symbol" w:hint="default"/>
      </w:rPr>
    </w:lvl>
    <w:lvl w:ilvl="7" w:tplc="202C9EF2">
      <w:start w:val="1"/>
      <w:numFmt w:val="bullet"/>
      <w:lvlText w:val="o"/>
      <w:lvlJc w:val="left"/>
      <w:pPr>
        <w:ind w:left="5760" w:hanging="360"/>
      </w:pPr>
      <w:rPr>
        <w:rFonts w:ascii="Courier New" w:hAnsi="Courier New" w:hint="default"/>
      </w:rPr>
    </w:lvl>
    <w:lvl w:ilvl="8" w:tplc="26143628">
      <w:start w:val="1"/>
      <w:numFmt w:val="bullet"/>
      <w:lvlText w:val=""/>
      <w:lvlJc w:val="left"/>
      <w:pPr>
        <w:ind w:left="6480" w:hanging="360"/>
      </w:pPr>
      <w:rPr>
        <w:rFonts w:ascii="Wingdings" w:hAnsi="Wingdings" w:hint="default"/>
      </w:rPr>
    </w:lvl>
  </w:abstractNum>
  <w:abstractNum w:abstractNumId="3" w15:restartNumberingAfterBreak="0">
    <w:nsid w:val="089F0595"/>
    <w:multiLevelType w:val="hybridMultilevel"/>
    <w:tmpl w:val="214CA290"/>
    <w:lvl w:ilvl="0" w:tplc="1C5A01B2">
      <w:start w:val="1"/>
      <w:numFmt w:val="bullet"/>
      <w:lvlText w:val=""/>
      <w:lvlJc w:val="left"/>
      <w:pPr>
        <w:ind w:left="720" w:hanging="360"/>
      </w:pPr>
      <w:rPr>
        <w:rFonts w:ascii="Symbol" w:hAnsi="Symbol" w:hint="default"/>
      </w:rPr>
    </w:lvl>
    <w:lvl w:ilvl="1" w:tplc="5A70E018">
      <w:start w:val="1"/>
      <w:numFmt w:val="bullet"/>
      <w:lvlText w:val="o"/>
      <w:lvlJc w:val="left"/>
      <w:pPr>
        <w:ind w:left="1440" w:hanging="360"/>
      </w:pPr>
      <w:rPr>
        <w:rFonts w:ascii="Courier New" w:hAnsi="Courier New" w:hint="default"/>
      </w:rPr>
    </w:lvl>
    <w:lvl w:ilvl="2" w:tplc="B51ECB26">
      <w:start w:val="1"/>
      <w:numFmt w:val="bullet"/>
      <w:lvlText w:val=""/>
      <w:lvlJc w:val="left"/>
      <w:pPr>
        <w:ind w:left="2160" w:hanging="360"/>
      </w:pPr>
      <w:rPr>
        <w:rFonts w:ascii="Wingdings" w:hAnsi="Wingdings" w:hint="default"/>
      </w:rPr>
    </w:lvl>
    <w:lvl w:ilvl="3" w:tplc="25801A0A">
      <w:start w:val="1"/>
      <w:numFmt w:val="bullet"/>
      <w:lvlText w:val=""/>
      <w:lvlJc w:val="left"/>
      <w:pPr>
        <w:ind w:left="2880" w:hanging="360"/>
      </w:pPr>
      <w:rPr>
        <w:rFonts w:ascii="Symbol" w:hAnsi="Symbol" w:hint="default"/>
      </w:rPr>
    </w:lvl>
    <w:lvl w:ilvl="4" w:tplc="47F85E7E">
      <w:start w:val="1"/>
      <w:numFmt w:val="bullet"/>
      <w:lvlText w:val="o"/>
      <w:lvlJc w:val="left"/>
      <w:pPr>
        <w:ind w:left="3600" w:hanging="360"/>
      </w:pPr>
      <w:rPr>
        <w:rFonts w:ascii="Courier New" w:hAnsi="Courier New" w:hint="default"/>
      </w:rPr>
    </w:lvl>
    <w:lvl w:ilvl="5" w:tplc="94587944">
      <w:start w:val="1"/>
      <w:numFmt w:val="bullet"/>
      <w:lvlText w:val=""/>
      <w:lvlJc w:val="left"/>
      <w:pPr>
        <w:ind w:left="4320" w:hanging="360"/>
      </w:pPr>
      <w:rPr>
        <w:rFonts w:ascii="Wingdings" w:hAnsi="Wingdings" w:hint="default"/>
      </w:rPr>
    </w:lvl>
    <w:lvl w:ilvl="6" w:tplc="C67276D6">
      <w:start w:val="1"/>
      <w:numFmt w:val="bullet"/>
      <w:lvlText w:val=""/>
      <w:lvlJc w:val="left"/>
      <w:pPr>
        <w:ind w:left="5040" w:hanging="360"/>
      </w:pPr>
      <w:rPr>
        <w:rFonts w:ascii="Symbol" w:hAnsi="Symbol" w:hint="default"/>
      </w:rPr>
    </w:lvl>
    <w:lvl w:ilvl="7" w:tplc="7444EB92">
      <w:start w:val="1"/>
      <w:numFmt w:val="bullet"/>
      <w:lvlText w:val="o"/>
      <w:lvlJc w:val="left"/>
      <w:pPr>
        <w:ind w:left="5760" w:hanging="360"/>
      </w:pPr>
      <w:rPr>
        <w:rFonts w:ascii="Courier New" w:hAnsi="Courier New" w:hint="default"/>
      </w:rPr>
    </w:lvl>
    <w:lvl w:ilvl="8" w:tplc="D7906B26">
      <w:start w:val="1"/>
      <w:numFmt w:val="bullet"/>
      <w:lvlText w:val=""/>
      <w:lvlJc w:val="left"/>
      <w:pPr>
        <w:ind w:left="6480" w:hanging="360"/>
      </w:pPr>
      <w:rPr>
        <w:rFonts w:ascii="Wingdings" w:hAnsi="Wingdings" w:hint="default"/>
      </w:rPr>
    </w:lvl>
  </w:abstractNum>
  <w:abstractNum w:abstractNumId="4" w15:restartNumberingAfterBreak="0">
    <w:nsid w:val="0AAD3CA4"/>
    <w:multiLevelType w:val="multilevel"/>
    <w:tmpl w:val="47B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450E9"/>
    <w:multiLevelType w:val="hybridMultilevel"/>
    <w:tmpl w:val="04E06788"/>
    <w:lvl w:ilvl="0" w:tplc="D4044F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37870"/>
    <w:multiLevelType w:val="hybridMultilevel"/>
    <w:tmpl w:val="68CAA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F6677"/>
    <w:multiLevelType w:val="hybridMultilevel"/>
    <w:tmpl w:val="4D287B56"/>
    <w:lvl w:ilvl="0" w:tplc="033C7DCE">
      <w:start w:val="1"/>
      <w:numFmt w:val="bullet"/>
      <w:lvlText w:val=""/>
      <w:lvlJc w:val="left"/>
      <w:pPr>
        <w:ind w:left="720" w:hanging="360"/>
      </w:pPr>
      <w:rPr>
        <w:rFonts w:ascii="Symbol" w:hAnsi="Symbol" w:hint="default"/>
      </w:rPr>
    </w:lvl>
    <w:lvl w:ilvl="1" w:tplc="D74E45DE">
      <w:start w:val="1"/>
      <w:numFmt w:val="bullet"/>
      <w:lvlText w:val="o"/>
      <w:lvlJc w:val="left"/>
      <w:pPr>
        <w:ind w:left="1440" w:hanging="360"/>
      </w:pPr>
      <w:rPr>
        <w:rFonts w:ascii="Courier New" w:hAnsi="Courier New" w:hint="default"/>
      </w:rPr>
    </w:lvl>
    <w:lvl w:ilvl="2" w:tplc="AEDE16CA">
      <w:start w:val="1"/>
      <w:numFmt w:val="bullet"/>
      <w:lvlText w:val=""/>
      <w:lvlJc w:val="left"/>
      <w:pPr>
        <w:ind w:left="2160" w:hanging="360"/>
      </w:pPr>
      <w:rPr>
        <w:rFonts w:ascii="Wingdings" w:hAnsi="Wingdings" w:hint="default"/>
      </w:rPr>
    </w:lvl>
    <w:lvl w:ilvl="3" w:tplc="C3C61FF8">
      <w:start w:val="1"/>
      <w:numFmt w:val="bullet"/>
      <w:lvlText w:val=""/>
      <w:lvlJc w:val="left"/>
      <w:pPr>
        <w:ind w:left="2880" w:hanging="360"/>
      </w:pPr>
      <w:rPr>
        <w:rFonts w:ascii="Symbol" w:hAnsi="Symbol" w:hint="default"/>
      </w:rPr>
    </w:lvl>
    <w:lvl w:ilvl="4" w:tplc="CDFA8A80">
      <w:start w:val="1"/>
      <w:numFmt w:val="bullet"/>
      <w:lvlText w:val="o"/>
      <w:lvlJc w:val="left"/>
      <w:pPr>
        <w:ind w:left="3600" w:hanging="360"/>
      </w:pPr>
      <w:rPr>
        <w:rFonts w:ascii="Courier New" w:hAnsi="Courier New" w:hint="default"/>
      </w:rPr>
    </w:lvl>
    <w:lvl w:ilvl="5" w:tplc="EA52D0F8">
      <w:start w:val="1"/>
      <w:numFmt w:val="bullet"/>
      <w:lvlText w:val=""/>
      <w:lvlJc w:val="left"/>
      <w:pPr>
        <w:ind w:left="4320" w:hanging="360"/>
      </w:pPr>
      <w:rPr>
        <w:rFonts w:ascii="Wingdings" w:hAnsi="Wingdings" w:hint="default"/>
      </w:rPr>
    </w:lvl>
    <w:lvl w:ilvl="6" w:tplc="61B6D8A4">
      <w:start w:val="1"/>
      <w:numFmt w:val="bullet"/>
      <w:lvlText w:val=""/>
      <w:lvlJc w:val="left"/>
      <w:pPr>
        <w:ind w:left="5040" w:hanging="360"/>
      </w:pPr>
      <w:rPr>
        <w:rFonts w:ascii="Symbol" w:hAnsi="Symbol" w:hint="default"/>
      </w:rPr>
    </w:lvl>
    <w:lvl w:ilvl="7" w:tplc="9D461A72">
      <w:start w:val="1"/>
      <w:numFmt w:val="bullet"/>
      <w:lvlText w:val="o"/>
      <w:lvlJc w:val="left"/>
      <w:pPr>
        <w:ind w:left="5760" w:hanging="360"/>
      </w:pPr>
      <w:rPr>
        <w:rFonts w:ascii="Courier New" w:hAnsi="Courier New" w:hint="default"/>
      </w:rPr>
    </w:lvl>
    <w:lvl w:ilvl="8" w:tplc="F1C82EA0">
      <w:start w:val="1"/>
      <w:numFmt w:val="bullet"/>
      <w:lvlText w:val=""/>
      <w:lvlJc w:val="left"/>
      <w:pPr>
        <w:ind w:left="6480" w:hanging="360"/>
      </w:pPr>
      <w:rPr>
        <w:rFonts w:ascii="Wingdings" w:hAnsi="Wingdings" w:hint="default"/>
      </w:rPr>
    </w:lvl>
  </w:abstractNum>
  <w:abstractNum w:abstractNumId="8" w15:restartNumberingAfterBreak="0">
    <w:nsid w:val="1A7B7F5C"/>
    <w:multiLevelType w:val="hybridMultilevel"/>
    <w:tmpl w:val="46A47ADE"/>
    <w:lvl w:ilvl="0" w:tplc="0932081A">
      <w:start w:val="1"/>
      <w:numFmt w:val="bullet"/>
      <w:lvlText w:val=""/>
      <w:lvlJc w:val="left"/>
      <w:pPr>
        <w:ind w:left="720" w:hanging="360"/>
      </w:pPr>
      <w:rPr>
        <w:rFonts w:ascii="Symbol" w:hAnsi="Symbol" w:hint="default"/>
      </w:rPr>
    </w:lvl>
    <w:lvl w:ilvl="1" w:tplc="2092E0EE">
      <w:start w:val="1"/>
      <w:numFmt w:val="bullet"/>
      <w:lvlText w:val="o"/>
      <w:lvlJc w:val="left"/>
      <w:pPr>
        <w:ind w:left="1440" w:hanging="360"/>
      </w:pPr>
      <w:rPr>
        <w:rFonts w:ascii="Courier New" w:hAnsi="Courier New" w:hint="default"/>
      </w:rPr>
    </w:lvl>
    <w:lvl w:ilvl="2" w:tplc="B1BA99C4">
      <w:start w:val="1"/>
      <w:numFmt w:val="bullet"/>
      <w:lvlText w:val=""/>
      <w:lvlJc w:val="left"/>
      <w:pPr>
        <w:ind w:left="2160" w:hanging="360"/>
      </w:pPr>
      <w:rPr>
        <w:rFonts w:ascii="Wingdings" w:hAnsi="Wingdings" w:hint="default"/>
      </w:rPr>
    </w:lvl>
    <w:lvl w:ilvl="3" w:tplc="73AAC314">
      <w:start w:val="1"/>
      <w:numFmt w:val="bullet"/>
      <w:lvlText w:val=""/>
      <w:lvlJc w:val="left"/>
      <w:pPr>
        <w:ind w:left="2880" w:hanging="360"/>
      </w:pPr>
      <w:rPr>
        <w:rFonts w:ascii="Symbol" w:hAnsi="Symbol" w:hint="default"/>
      </w:rPr>
    </w:lvl>
    <w:lvl w:ilvl="4" w:tplc="66AC6C18">
      <w:start w:val="1"/>
      <w:numFmt w:val="bullet"/>
      <w:lvlText w:val="o"/>
      <w:lvlJc w:val="left"/>
      <w:pPr>
        <w:ind w:left="3600" w:hanging="360"/>
      </w:pPr>
      <w:rPr>
        <w:rFonts w:ascii="Courier New" w:hAnsi="Courier New" w:hint="default"/>
      </w:rPr>
    </w:lvl>
    <w:lvl w:ilvl="5" w:tplc="45786112">
      <w:start w:val="1"/>
      <w:numFmt w:val="bullet"/>
      <w:lvlText w:val=""/>
      <w:lvlJc w:val="left"/>
      <w:pPr>
        <w:ind w:left="4320" w:hanging="360"/>
      </w:pPr>
      <w:rPr>
        <w:rFonts w:ascii="Wingdings" w:hAnsi="Wingdings" w:hint="default"/>
      </w:rPr>
    </w:lvl>
    <w:lvl w:ilvl="6" w:tplc="5FC4490E">
      <w:start w:val="1"/>
      <w:numFmt w:val="bullet"/>
      <w:lvlText w:val=""/>
      <w:lvlJc w:val="left"/>
      <w:pPr>
        <w:ind w:left="5040" w:hanging="360"/>
      </w:pPr>
      <w:rPr>
        <w:rFonts w:ascii="Symbol" w:hAnsi="Symbol" w:hint="default"/>
      </w:rPr>
    </w:lvl>
    <w:lvl w:ilvl="7" w:tplc="0CA6B60E">
      <w:start w:val="1"/>
      <w:numFmt w:val="bullet"/>
      <w:lvlText w:val="o"/>
      <w:lvlJc w:val="left"/>
      <w:pPr>
        <w:ind w:left="5760" w:hanging="360"/>
      </w:pPr>
      <w:rPr>
        <w:rFonts w:ascii="Courier New" w:hAnsi="Courier New" w:hint="default"/>
      </w:rPr>
    </w:lvl>
    <w:lvl w:ilvl="8" w:tplc="EF6E0E58">
      <w:start w:val="1"/>
      <w:numFmt w:val="bullet"/>
      <w:lvlText w:val=""/>
      <w:lvlJc w:val="left"/>
      <w:pPr>
        <w:ind w:left="6480" w:hanging="360"/>
      </w:pPr>
      <w:rPr>
        <w:rFonts w:ascii="Wingdings" w:hAnsi="Wingdings" w:hint="default"/>
      </w:rPr>
    </w:lvl>
  </w:abstractNum>
  <w:abstractNum w:abstractNumId="9" w15:restartNumberingAfterBreak="0">
    <w:nsid w:val="1DD01E1F"/>
    <w:multiLevelType w:val="hybridMultilevel"/>
    <w:tmpl w:val="B8E832AC"/>
    <w:lvl w:ilvl="0" w:tplc="376EF736">
      <w:start w:val="1"/>
      <w:numFmt w:val="bullet"/>
      <w:lvlText w:val="·"/>
      <w:lvlJc w:val="left"/>
      <w:pPr>
        <w:ind w:left="720" w:hanging="360"/>
      </w:pPr>
      <w:rPr>
        <w:rFonts w:ascii="Symbol" w:hAnsi="Symbol" w:hint="default"/>
      </w:rPr>
    </w:lvl>
    <w:lvl w:ilvl="1" w:tplc="77DE0786">
      <w:start w:val="1"/>
      <w:numFmt w:val="bullet"/>
      <w:lvlText w:val="o"/>
      <w:lvlJc w:val="left"/>
      <w:pPr>
        <w:ind w:left="1440" w:hanging="360"/>
      </w:pPr>
      <w:rPr>
        <w:rFonts w:ascii="Courier New" w:hAnsi="Courier New" w:hint="default"/>
      </w:rPr>
    </w:lvl>
    <w:lvl w:ilvl="2" w:tplc="FF10C0A6">
      <w:start w:val="1"/>
      <w:numFmt w:val="bullet"/>
      <w:lvlText w:val=""/>
      <w:lvlJc w:val="left"/>
      <w:pPr>
        <w:ind w:left="2160" w:hanging="360"/>
      </w:pPr>
      <w:rPr>
        <w:rFonts w:ascii="Wingdings" w:hAnsi="Wingdings" w:hint="default"/>
      </w:rPr>
    </w:lvl>
    <w:lvl w:ilvl="3" w:tplc="2F6803EC">
      <w:start w:val="1"/>
      <w:numFmt w:val="bullet"/>
      <w:lvlText w:val=""/>
      <w:lvlJc w:val="left"/>
      <w:pPr>
        <w:ind w:left="2880" w:hanging="360"/>
      </w:pPr>
      <w:rPr>
        <w:rFonts w:ascii="Symbol" w:hAnsi="Symbol" w:hint="default"/>
      </w:rPr>
    </w:lvl>
    <w:lvl w:ilvl="4" w:tplc="D07E2A0E">
      <w:start w:val="1"/>
      <w:numFmt w:val="bullet"/>
      <w:lvlText w:val="o"/>
      <w:lvlJc w:val="left"/>
      <w:pPr>
        <w:ind w:left="3600" w:hanging="360"/>
      </w:pPr>
      <w:rPr>
        <w:rFonts w:ascii="Courier New" w:hAnsi="Courier New" w:hint="default"/>
      </w:rPr>
    </w:lvl>
    <w:lvl w:ilvl="5" w:tplc="AEDE1C28">
      <w:start w:val="1"/>
      <w:numFmt w:val="bullet"/>
      <w:lvlText w:val=""/>
      <w:lvlJc w:val="left"/>
      <w:pPr>
        <w:ind w:left="4320" w:hanging="360"/>
      </w:pPr>
      <w:rPr>
        <w:rFonts w:ascii="Wingdings" w:hAnsi="Wingdings" w:hint="default"/>
      </w:rPr>
    </w:lvl>
    <w:lvl w:ilvl="6" w:tplc="882C9530">
      <w:start w:val="1"/>
      <w:numFmt w:val="bullet"/>
      <w:lvlText w:val=""/>
      <w:lvlJc w:val="left"/>
      <w:pPr>
        <w:ind w:left="5040" w:hanging="360"/>
      </w:pPr>
      <w:rPr>
        <w:rFonts w:ascii="Symbol" w:hAnsi="Symbol" w:hint="default"/>
      </w:rPr>
    </w:lvl>
    <w:lvl w:ilvl="7" w:tplc="EF0AD6AC">
      <w:start w:val="1"/>
      <w:numFmt w:val="bullet"/>
      <w:lvlText w:val="o"/>
      <w:lvlJc w:val="left"/>
      <w:pPr>
        <w:ind w:left="5760" w:hanging="360"/>
      </w:pPr>
      <w:rPr>
        <w:rFonts w:ascii="Courier New" w:hAnsi="Courier New" w:hint="default"/>
      </w:rPr>
    </w:lvl>
    <w:lvl w:ilvl="8" w:tplc="3B28FF0A">
      <w:start w:val="1"/>
      <w:numFmt w:val="bullet"/>
      <w:lvlText w:val=""/>
      <w:lvlJc w:val="left"/>
      <w:pPr>
        <w:ind w:left="6480" w:hanging="360"/>
      </w:pPr>
      <w:rPr>
        <w:rFonts w:ascii="Wingdings" w:hAnsi="Wingdings" w:hint="default"/>
      </w:rPr>
    </w:lvl>
  </w:abstractNum>
  <w:abstractNum w:abstractNumId="10" w15:restartNumberingAfterBreak="0">
    <w:nsid w:val="1F7A42A3"/>
    <w:multiLevelType w:val="hybridMultilevel"/>
    <w:tmpl w:val="78F00ADE"/>
    <w:lvl w:ilvl="0" w:tplc="FFFFFFFF">
      <w:numFmt w:val="bullet"/>
      <w:lvlText w:val="-"/>
      <w:lvlJc w:val="left"/>
      <w:pPr>
        <w:ind w:left="720" w:hanging="360"/>
      </w:pPr>
      <w:rPr>
        <w:rFonts w:ascii="Times New Roman" w:eastAsia="Times New Roman" w:hAnsi="Times New Roman" w:cs="Times New Roman" w:hint="default"/>
        <w:color w:val="000000" w:themeColor="text1"/>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3585A5"/>
    <w:multiLevelType w:val="hybridMultilevel"/>
    <w:tmpl w:val="F4A29C74"/>
    <w:lvl w:ilvl="0" w:tplc="7464A2D6">
      <w:start w:val="1"/>
      <w:numFmt w:val="bullet"/>
      <w:lvlText w:val="·"/>
      <w:lvlJc w:val="left"/>
      <w:pPr>
        <w:ind w:left="720" w:hanging="360"/>
      </w:pPr>
      <w:rPr>
        <w:rFonts w:ascii="Symbol" w:hAnsi="Symbol" w:hint="default"/>
      </w:rPr>
    </w:lvl>
    <w:lvl w:ilvl="1" w:tplc="75129A14">
      <w:start w:val="1"/>
      <w:numFmt w:val="bullet"/>
      <w:lvlText w:val="o"/>
      <w:lvlJc w:val="left"/>
      <w:pPr>
        <w:ind w:left="1440" w:hanging="360"/>
      </w:pPr>
      <w:rPr>
        <w:rFonts w:ascii="Courier New" w:hAnsi="Courier New" w:hint="default"/>
      </w:rPr>
    </w:lvl>
    <w:lvl w:ilvl="2" w:tplc="608679E0">
      <w:start w:val="1"/>
      <w:numFmt w:val="bullet"/>
      <w:lvlText w:val=""/>
      <w:lvlJc w:val="left"/>
      <w:pPr>
        <w:ind w:left="2160" w:hanging="360"/>
      </w:pPr>
      <w:rPr>
        <w:rFonts w:ascii="Wingdings" w:hAnsi="Wingdings" w:hint="default"/>
      </w:rPr>
    </w:lvl>
    <w:lvl w:ilvl="3" w:tplc="2BDABA46">
      <w:start w:val="1"/>
      <w:numFmt w:val="bullet"/>
      <w:lvlText w:val=""/>
      <w:lvlJc w:val="left"/>
      <w:pPr>
        <w:ind w:left="2880" w:hanging="360"/>
      </w:pPr>
      <w:rPr>
        <w:rFonts w:ascii="Symbol" w:hAnsi="Symbol" w:hint="default"/>
      </w:rPr>
    </w:lvl>
    <w:lvl w:ilvl="4" w:tplc="A6E8A35E">
      <w:start w:val="1"/>
      <w:numFmt w:val="bullet"/>
      <w:lvlText w:val="o"/>
      <w:lvlJc w:val="left"/>
      <w:pPr>
        <w:ind w:left="3600" w:hanging="360"/>
      </w:pPr>
      <w:rPr>
        <w:rFonts w:ascii="Courier New" w:hAnsi="Courier New" w:hint="default"/>
      </w:rPr>
    </w:lvl>
    <w:lvl w:ilvl="5" w:tplc="E3F020AC">
      <w:start w:val="1"/>
      <w:numFmt w:val="bullet"/>
      <w:lvlText w:val=""/>
      <w:lvlJc w:val="left"/>
      <w:pPr>
        <w:ind w:left="4320" w:hanging="360"/>
      </w:pPr>
      <w:rPr>
        <w:rFonts w:ascii="Wingdings" w:hAnsi="Wingdings" w:hint="default"/>
      </w:rPr>
    </w:lvl>
    <w:lvl w:ilvl="6" w:tplc="A7D87270">
      <w:start w:val="1"/>
      <w:numFmt w:val="bullet"/>
      <w:lvlText w:val=""/>
      <w:lvlJc w:val="left"/>
      <w:pPr>
        <w:ind w:left="5040" w:hanging="360"/>
      </w:pPr>
      <w:rPr>
        <w:rFonts w:ascii="Symbol" w:hAnsi="Symbol" w:hint="default"/>
      </w:rPr>
    </w:lvl>
    <w:lvl w:ilvl="7" w:tplc="CD3AAEA4">
      <w:start w:val="1"/>
      <w:numFmt w:val="bullet"/>
      <w:lvlText w:val="o"/>
      <w:lvlJc w:val="left"/>
      <w:pPr>
        <w:ind w:left="5760" w:hanging="360"/>
      </w:pPr>
      <w:rPr>
        <w:rFonts w:ascii="Courier New" w:hAnsi="Courier New" w:hint="default"/>
      </w:rPr>
    </w:lvl>
    <w:lvl w:ilvl="8" w:tplc="5BE0247C">
      <w:start w:val="1"/>
      <w:numFmt w:val="bullet"/>
      <w:lvlText w:val=""/>
      <w:lvlJc w:val="left"/>
      <w:pPr>
        <w:ind w:left="6480" w:hanging="360"/>
      </w:pPr>
      <w:rPr>
        <w:rFonts w:ascii="Wingdings" w:hAnsi="Wingdings" w:hint="default"/>
      </w:rPr>
    </w:lvl>
  </w:abstractNum>
  <w:abstractNum w:abstractNumId="12" w15:restartNumberingAfterBreak="0">
    <w:nsid w:val="27F5120B"/>
    <w:multiLevelType w:val="hybridMultilevel"/>
    <w:tmpl w:val="C144FFF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64BB3"/>
    <w:multiLevelType w:val="hybridMultilevel"/>
    <w:tmpl w:val="9AC853C4"/>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8B6721"/>
    <w:multiLevelType w:val="hybridMultilevel"/>
    <w:tmpl w:val="FFFFFFFF"/>
    <w:lvl w:ilvl="0" w:tplc="CE2E4EB0">
      <w:start w:val="1"/>
      <w:numFmt w:val="decimal"/>
      <w:lvlText w:val="%1."/>
      <w:lvlJc w:val="left"/>
      <w:pPr>
        <w:ind w:left="720" w:hanging="360"/>
      </w:pPr>
    </w:lvl>
    <w:lvl w:ilvl="1" w:tplc="4A2021FC">
      <w:start w:val="1"/>
      <w:numFmt w:val="lowerLetter"/>
      <w:lvlText w:val="%2."/>
      <w:lvlJc w:val="left"/>
      <w:pPr>
        <w:ind w:left="1440" w:hanging="360"/>
      </w:pPr>
    </w:lvl>
    <w:lvl w:ilvl="2" w:tplc="4740E29A">
      <w:start w:val="1"/>
      <w:numFmt w:val="lowerRoman"/>
      <w:lvlText w:val="%3."/>
      <w:lvlJc w:val="right"/>
      <w:pPr>
        <w:ind w:left="2160" w:hanging="180"/>
      </w:pPr>
    </w:lvl>
    <w:lvl w:ilvl="3" w:tplc="DEB2F1CE">
      <w:start w:val="1"/>
      <w:numFmt w:val="decimal"/>
      <w:lvlText w:val="%4."/>
      <w:lvlJc w:val="left"/>
      <w:pPr>
        <w:ind w:left="2880" w:hanging="360"/>
      </w:pPr>
    </w:lvl>
    <w:lvl w:ilvl="4" w:tplc="097C2562">
      <w:start w:val="1"/>
      <w:numFmt w:val="lowerLetter"/>
      <w:lvlText w:val="%5."/>
      <w:lvlJc w:val="left"/>
      <w:pPr>
        <w:ind w:left="3600" w:hanging="360"/>
      </w:pPr>
    </w:lvl>
    <w:lvl w:ilvl="5" w:tplc="6D3874BA">
      <w:start w:val="1"/>
      <w:numFmt w:val="lowerRoman"/>
      <w:lvlText w:val="%6."/>
      <w:lvlJc w:val="right"/>
      <w:pPr>
        <w:ind w:left="4320" w:hanging="180"/>
      </w:pPr>
    </w:lvl>
    <w:lvl w:ilvl="6" w:tplc="A8F68A20">
      <w:start w:val="1"/>
      <w:numFmt w:val="decimal"/>
      <w:lvlText w:val="%7."/>
      <w:lvlJc w:val="left"/>
      <w:pPr>
        <w:ind w:left="5040" w:hanging="360"/>
      </w:pPr>
    </w:lvl>
    <w:lvl w:ilvl="7" w:tplc="59103722">
      <w:start w:val="1"/>
      <w:numFmt w:val="lowerLetter"/>
      <w:lvlText w:val="%8."/>
      <w:lvlJc w:val="left"/>
      <w:pPr>
        <w:ind w:left="5760" w:hanging="360"/>
      </w:pPr>
    </w:lvl>
    <w:lvl w:ilvl="8" w:tplc="85EAF884">
      <w:start w:val="1"/>
      <w:numFmt w:val="lowerRoman"/>
      <w:lvlText w:val="%9."/>
      <w:lvlJc w:val="right"/>
      <w:pPr>
        <w:ind w:left="6480" w:hanging="180"/>
      </w:pPr>
    </w:lvl>
  </w:abstractNum>
  <w:abstractNum w:abstractNumId="15" w15:restartNumberingAfterBreak="0">
    <w:nsid w:val="3F80946D"/>
    <w:multiLevelType w:val="hybridMultilevel"/>
    <w:tmpl w:val="7CC88F24"/>
    <w:lvl w:ilvl="0" w:tplc="DE867D2A">
      <w:start w:val="1"/>
      <w:numFmt w:val="bullet"/>
      <w:lvlText w:val=""/>
      <w:lvlJc w:val="left"/>
      <w:pPr>
        <w:ind w:left="720" w:hanging="360"/>
      </w:pPr>
      <w:rPr>
        <w:rFonts w:ascii="Symbol" w:hAnsi="Symbol" w:hint="default"/>
      </w:rPr>
    </w:lvl>
    <w:lvl w:ilvl="1" w:tplc="5922ED32">
      <w:start w:val="1"/>
      <w:numFmt w:val="bullet"/>
      <w:lvlText w:val="o"/>
      <w:lvlJc w:val="left"/>
      <w:pPr>
        <w:ind w:left="1440" w:hanging="360"/>
      </w:pPr>
      <w:rPr>
        <w:rFonts w:ascii="Courier New" w:hAnsi="Courier New" w:hint="default"/>
      </w:rPr>
    </w:lvl>
    <w:lvl w:ilvl="2" w:tplc="589A9CD8">
      <w:start w:val="1"/>
      <w:numFmt w:val="bullet"/>
      <w:lvlText w:val=""/>
      <w:lvlJc w:val="left"/>
      <w:pPr>
        <w:ind w:left="2160" w:hanging="360"/>
      </w:pPr>
      <w:rPr>
        <w:rFonts w:ascii="Wingdings" w:hAnsi="Wingdings" w:hint="default"/>
      </w:rPr>
    </w:lvl>
    <w:lvl w:ilvl="3" w:tplc="88FE1ED8">
      <w:start w:val="1"/>
      <w:numFmt w:val="bullet"/>
      <w:lvlText w:val=""/>
      <w:lvlJc w:val="left"/>
      <w:pPr>
        <w:ind w:left="2880" w:hanging="360"/>
      </w:pPr>
      <w:rPr>
        <w:rFonts w:ascii="Symbol" w:hAnsi="Symbol" w:hint="default"/>
      </w:rPr>
    </w:lvl>
    <w:lvl w:ilvl="4" w:tplc="B2A88D70">
      <w:start w:val="1"/>
      <w:numFmt w:val="bullet"/>
      <w:lvlText w:val="o"/>
      <w:lvlJc w:val="left"/>
      <w:pPr>
        <w:ind w:left="3600" w:hanging="360"/>
      </w:pPr>
      <w:rPr>
        <w:rFonts w:ascii="Courier New" w:hAnsi="Courier New" w:hint="default"/>
      </w:rPr>
    </w:lvl>
    <w:lvl w:ilvl="5" w:tplc="9266D9F6">
      <w:start w:val="1"/>
      <w:numFmt w:val="bullet"/>
      <w:lvlText w:val=""/>
      <w:lvlJc w:val="left"/>
      <w:pPr>
        <w:ind w:left="4320" w:hanging="360"/>
      </w:pPr>
      <w:rPr>
        <w:rFonts w:ascii="Wingdings" w:hAnsi="Wingdings" w:hint="default"/>
      </w:rPr>
    </w:lvl>
    <w:lvl w:ilvl="6" w:tplc="7494C0BE">
      <w:start w:val="1"/>
      <w:numFmt w:val="bullet"/>
      <w:lvlText w:val=""/>
      <w:lvlJc w:val="left"/>
      <w:pPr>
        <w:ind w:left="5040" w:hanging="360"/>
      </w:pPr>
      <w:rPr>
        <w:rFonts w:ascii="Symbol" w:hAnsi="Symbol" w:hint="default"/>
      </w:rPr>
    </w:lvl>
    <w:lvl w:ilvl="7" w:tplc="CBD2CFB6">
      <w:start w:val="1"/>
      <w:numFmt w:val="bullet"/>
      <w:lvlText w:val="o"/>
      <w:lvlJc w:val="left"/>
      <w:pPr>
        <w:ind w:left="5760" w:hanging="360"/>
      </w:pPr>
      <w:rPr>
        <w:rFonts w:ascii="Courier New" w:hAnsi="Courier New" w:hint="default"/>
      </w:rPr>
    </w:lvl>
    <w:lvl w:ilvl="8" w:tplc="02F60CFC">
      <w:start w:val="1"/>
      <w:numFmt w:val="bullet"/>
      <w:lvlText w:val=""/>
      <w:lvlJc w:val="left"/>
      <w:pPr>
        <w:ind w:left="6480" w:hanging="360"/>
      </w:pPr>
      <w:rPr>
        <w:rFonts w:ascii="Wingdings" w:hAnsi="Wingdings" w:hint="default"/>
      </w:rPr>
    </w:lvl>
  </w:abstractNum>
  <w:abstractNum w:abstractNumId="16" w15:restartNumberingAfterBreak="0">
    <w:nsid w:val="4831210E"/>
    <w:multiLevelType w:val="hybridMultilevel"/>
    <w:tmpl w:val="FFFFFFFF"/>
    <w:lvl w:ilvl="0" w:tplc="652CC026">
      <w:start w:val="1"/>
      <w:numFmt w:val="decimal"/>
      <w:lvlText w:val="%1."/>
      <w:lvlJc w:val="left"/>
      <w:pPr>
        <w:ind w:left="720" w:hanging="360"/>
      </w:pPr>
    </w:lvl>
    <w:lvl w:ilvl="1" w:tplc="F252B4AC">
      <w:start w:val="1"/>
      <w:numFmt w:val="lowerLetter"/>
      <w:lvlText w:val="%2."/>
      <w:lvlJc w:val="left"/>
      <w:pPr>
        <w:ind w:left="1440" w:hanging="360"/>
      </w:pPr>
    </w:lvl>
    <w:lvl w:ilvl="2" w:tplc="B3100EB8">
      <w:start w:val="1"/>
      <w:numFmt w:val="lowerRoman"/>
      <w:lvlText w:val="%3."/>
      <w:lvlJc w:val="right"/>
      <w:pPr>
        <w:ind w:left="2160" w:hanging="180"/>
      </w:pPr>
    </w:lvl>
    <w:lvl w:ilvl="3" w:tplc="208C0AB4">
      <w:start w:val="1"/>
      <w:numFmt w:val="decimal"/>
      <w:lvlText w:val="%4."/>
      <w:lvlJc w:val="left"/>
      <w:pPr>
        <w:ind w:left="2880" w:hanging="360"/>
      </w:pPr>
    </w:lvl>
    <w:lvl w:ilvl="4" w:tplc="1518A096">
      <w:start w:val="1"/>
      <w:numFmt w:val="lowerLetter"/>
      <w:lvlText w:val="%5."/>
      <w:lvlJc w:val="left"/>
      <w:pPr>
        <w:ind w:left="3600" w:hanging="360"/>
      </w:pPr>
    </w:lvl>
    <w:lvl w:ilvl="5" w:tplc="1BA60312">
      <w:start w:val="1"/>
      <w:numFmt w:val="lowerRoman"/>
      <w:lvlText w:val="%6."/>
      <w:lvlJc w:val="right"/>
      <w:pPr>
        <w:ind w:left="4320" w:hanging="180"/>
      </w:pPr>
    </w:lvl>
    <w:lvl w:ilvl="6" w:tplc="2A7C53B6">
      <w:start w:val="1"/>
      <w:numFmt w:val="decimal"/>
      <w:lvlText w:val="%7."/>
      <w:lvlJc w:val="left"/>
      <w:pPr>
        <w:ind w:left="5040" w:hanging="360"/>
      </w:pPr>
    </w:lvl>
    <w:lvl w:ilvl="7" w:tplc="D6668566">
      <w:start w:val="1"/>
      <w:numFmt w:val="lowerLetter"/>
      <w:lvlText w:val="%8."/>
      <w:lvlJc w:val="left"/>
      <w:pPr>
        <w:ind w:left="5760" w:hanging="360"/>
      </w:pPr>
    </w:lvl>
    <w:lvl w:ilvl="8" w:tplc="21147B5A">
      <w:start w:val="1"/>
      <w:numFmt w:val="lowerRoman"/>
      <w:lvlText w:val="%9."/>
      <w:lvlJc w:val="right"/>
      <w:pPr>
        <w:ind w:left="6480" w:hanging="180"/>
      </w:pPr>
    </w:lvl>
  </w:abstractNum>
  <w:abstractNum w:abstractNumId="17" w15:restartNumberingAfterBreak="0">
    <w:nsid w:val="516F5B58"/>
    <w:multiLevelType w:val="hybridMultilevel"/>
    <w:tmpl w:val="F2A8BE2C"/>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4017C55"/>
    <w:multiLevelType w:val="hybridMultilevel"/>
    <w:tmpl w:val="5C0210B4"/>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E9494F"/>
    <w:multiLevelType w:val="hybridMultilevel"/>
    <w:tmpl w:val="4CC6BF9A"/>
    <w:lvl w:ilvl="0" w:tplc="16808608">
      <w:start w:val="1"/>
      <w:numFmt w:val="bullet"/>
      <w:lvlText w:val=""/>
      <w:lvlJc w:val="left"/>
      <w:pPr>
        <w:ind w:left="720" w:hanging="360"/>
      </w:pPr>
      <w:rPr>
        <w:rFonts w:ascii="Symbol" w:hAnsi="Symbol" w:hint="default"/>
      </w:rPr>
    </w:lvl>
    <w:lvl w:ilvl="1" w:tplc="86B42740">
      <w:start w:val="1"/>
      <w:numFmt w:val="bullet"/>
      <w:lvlText w:val="o"/>
      <w:lvlJc w:val="left"/>
      <w:pPr>
        <w:ind w:left="1440" w:hanging="360"/>
      </w:pPr>
      <w:rPr>
        <w:rFonts w:ascii="Courier New" w:hAnsi="Courier New" w:hint="default"/>
      </w:rPr>
    </w:lvl>
    <w:lvl w:ilvl="2" w:tplc="0D562084">
      <w:start w:val="1"/>
      <w:numFmt w:val="bullet"/>
      <w:lvlText w:val=""/>
      <w:lvlJc w:val="left"/>
      <w:pPr>
        <w:ind w:left="2160" w:hanging="360"/>
      </w:pPr>
      <w:rPr>
        <w:rFonts w:ascii="Wingdings" w:hAnsi="Wingdings" w:hint="default"/>
      </w:rPr>
    </w:lvl>
    <w:lvl w:ilvl="3" w:tplc="C1069A7A">
      <w:start w:val="1"/>
      <w:numFmt w:val="bullet"/>
      <w:lvlText w:val=""/>
      <w:lvlJc w:val="left"/>
      <w:pPr>
        <w:ind w:left="2880" w:hanging="360"/>
      </w:pPr>
      <w:rPr>
        <w:rFonts w:ascii="Symbol" w:hAnsi="Symbol" w:hint="default"/>
      </w:rPr>
    </w:lvl>
    <w:lvl w:ilvl="4" w:tplc="D0083A8C">
      <w:start w:val="1"/>
      <w:numFmt w:val="bullet"/>
      <w:lvlText w:val="o"/>
      <w:lvlJc w:val="left"/>
      <w:pPr>
        <w:ind w:left="3600" w:hanging="360"/>
      </w:pPr>
      <w:rPr>
        <w:rFonts w:ascii="Courier New" w:hAnsi="Courier New" w:hint="default"/>
      </w:rPr>
    </w:lvl>
    <w:lvl w:ilvl="5" w:tplc="6BD65276">
      <w:start w:val="1"/>
      <w:numFmt w:val="bullet"/>
      <w:lvlText w:val=""/>
      <w:lvlJc w:val="left"/>
      <w:pPr>
        <w:ind w:left="4320" w:hanging="360"/>
      </w:pPr>
      <w:rPr>
        <w:rFonts w:ascii="Wingdings" w:hAnsi="Wingdings" w:hint="default"/>
      </w:rPr>
    </w:lvl>
    <w:lvl w:ilvl="6" w:tplc="034A8920">
      <w:start w:val="1"/>
      <w:numFmt w:val="bullet"/>
      <w:lvlText w:val=""/>
      <w:lvlJc w:val="left"/>
      <w:pPr>
        <w:ind w:left="5040" w:hanging="360"/>
      </w:pPr>
      <w:rPr>
        <w:rFonts w:ascii="Symbol" w:hAnsi="Symbol" w:hint="default"/>
      </w:rPr>
    </w:lvl>
    <w:lvl w:ilvl="7" w:tplc="FF18F53C">
      <w:start w:val="1"/>
      <w:numFmt w:val="bullet"/>
      <w:lvlText w:val="o"/>
      <w:lvlJc w:val="left"/>
      <w:pPr>
        <w:ind w:left="5760" w:hanging="360"/>
      </w:pPr>
      <w:rPr>
        <w:rFonts w:ascii="Courier New" w:hAnsi="Courier New" w:hint="default"/>
      </w:rPr>
    </w:lvl>
    <w:lvl w:ilvl="8" w:tplc="83282C4E">
      <w:start w:val="1"/>
      <w:numFmt w:val="bullet"/>
      <w:lvlText w:val=""/>
      <w:lvlJc w:val="left"/>
      <w:pPr>
        <w:ind w:left="6480" w:hanging="360"/>
      </w:pPr>
      <w:rPr>
        <w:rFonts w:ascii="Wingdings" w:hAnsi="Wingdings" w:hint="default"/>
      </w:rPr>
    </w:lvl>
  </w:abstractNum>
  <w:abstractNum w:abstractNumId="20" w15:restartNumberingAfterBreak="0">
    <w:nsid w:val="57065BE7"/>
    <w:multiLevelType w:val="hybridMultilevel"/>
    <w:tmpl w:val="16947BF0"/>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8C5E59"/>
    <w:multiLevelType w:val="multilevel"/>
    <w:tmpl w:val="AF78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346B69"/>
    <w:multiLevelType w:val="hybridMultilevel"/>
    <w:tmpl w:val="D29C2110"/>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A0B2548"/>
    <w:multiLevelType w:val="hybridMultilevel"/>
    <w:tmpl w:val="BEFC7C7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6584AA52"/>
    <w:multiLevelType w:val="hybridMultilevel"/>
    <w:tmpl w:val="89061EB0"/>
    <w:lvl w:ilvl="0" w:tplc="B4B05184">
      <w:start w:val="1"/>
      <w:numFmt w:val="decimal"/>
      <w:lvlText w:val="%1."/>
      <w:lvlJc w:val="left"/>
      <w:pPr>
        <w:ind w:left="720" w:hanging="360"/>
      </w:pPr>
    </w:lvl>
    <w:lvl w:ilvl="1" w:tplc="A0FA310E">
      <w:start w:val="1"/>
      <w:numFmt w:val="lowerLetter"/>
      <w:lvlText w:val="%2."/>
      <w:lvlJc w:val="left"/>
      <w:pPr>
        <w:ind w:left="1440" w:hanging="360"/>
      </w:pPr>
    </w:lvl>
    <w:lvl w:ilvl="2" w:tplc="45A8D1F2">
      <w:start w:val="1"/>
      <w:numFmt w:val="lowerRoman"/>
      <w:lvlText w:val="%3."/>
      <w:lvlJc w:val="right"/>
      <w:pPr>
        <w:ind w:left="2160" w:hanging="180"/>
      </w:pPr>
    </w:lvl>
    <w:lvl w:ilvl="3" w:tplc="E7123B9E">
      <w:start w:val="1"/>
      <w:numFmt w:val="decimal"/>
      <w:lvlText w:val="%4."/>
      <w:lvlJc w:val="left"/>
      <w:pPr>
        <w:ind w:left="2880" w:hanging="360"/>
      </w:pPr>
    </w:lvl>
    <w:lvl w:ilvl="4" w:tplc="9E0809DA">
      <w:start w:val="1"/>
      <w:numFmt w:val="lowerLetter"/>
      <w:lvlText w:val="%5."/>
      <w:lvlJc w:val="left"/>
      <w:pPr>
        <w:ind w:left="3600" w:hanging="360"/>
      </w:pPr>
    </w:lvl>
    <w:lvl w:ilvl="5" w:tplc="5594A308">
      <w:start w:val="1"/>
      <w:numFmt w:val="lowerRoman"/>
      <w:lvlText w:val="%6."/>
      <w:lvlJc w:val="right"/>
      <w:pPr>
        <w:ind w:left="4320" w:hanging="180"/>
      </w:pPr>
    </w:lvl>
    <w:lvl w:ilvl="6" w:tplc="DB249C2E">
      <w:start w:val="1"/>
      <w:numFmt w:val="decimal"/>
      <w:lvlText w:val="%7."/>
      <w:lvlJc w:val="left"/>
      <w:pPr>
        <w:ind w:left="5040" w:hanging="360"/>
      </w:pPr>
    </w:lvl>
    <w:lvl w:ilvl="7" w:tplc="FF8EB92C">
      <w:start w:val="1"/>
      <w:numFmt w:val="lowerLetter"/>
      <w:lvlText w:val="%8."/>
      <w:lvlJc w:val="left"/>
      <w:pPr>
        <w:ind w:left="5760" w:hanging="360"/>
      </w:pPr>
    </w:lvl>
    <w:lvl w:ilvl="8" w:tplc="3ED2546A">
      <w:start w:val="1"/>
      <w:numFmt w:val="lowerRoman"/>
      <w:lvlText w:val="%9."/>
      <w:lvlJc w:val="right"/>
      <w:pPr>
        <w:ind w:left="6480" w:hanging="180"/>
      </w:pPr>
    </w:lvl>
  </w:abstractNum>
  <w:abstractNum w:abstractNumId="25" w15:restartNumberingAfterBreak="0">
    <w:nsid w:val="6F0D7E45"/>
    <w:multiLevelType w:val="hybridMultilevel"/>
    <w:tmpl w:val="FFFFFFFF"/>
    <w:lvl w:ilvl="0" w:tplc="7DD6F3CE">
      <w:start w:val="1"/>
      <w:numFmt w:val="decimal"/>
      <w:lvlText w:val="%1."/>
      <w:lvlJc w:val="left"/>
      <w:pPr>
        <w:ind w:left="720" w:hanging="360"/>
      </w:pPr>
    </w:lvl>
    <w:lvl w:ilvl="1" w:tplc="CEBA6A3A">
      <w:start w:val="1"/>
      <w:numFmt w:val="lowerLetter"/>
      <w:lvlText w:val="%2."/>
      <w:lvlJc w:val="left"/>
      <w:pPr>
        <w:ind w:left="1440" w:hanging="360"/>
      </w:pPr>
    </w:lvl>
    <w:lvl w:ilvl="2" w:tplc="B35A1D38">
      <w:start w:val="1"/>
      <w:numFmt w:val="lowerRoman"/>
      <w:lvlText w:val="%3."/>
      <w:lvlJc w:val="right"/>
      <w:pPr>
        <w:ind w:left="2160" w:hanging="180"/>
      </w:pPr>
    </w:lvl>
    <w:lvl w:ilvl="3" w:tplc="441C3804">
      <w:start w:val="1"/>
      <w:numFmt w:val="decimal"/>
      <w:lvlText w:val="%4."/>
      <w:lvlJc w:val="left"/>
      <w:pPr>
        <w:ind w:left="2880" w:hanging="360"/>
      </w:pPr>
    </w:lvl>
    <w:lvl w:ilvl="4" w:tplc="5F5A63B2">
      <w:start w:val="1"/>
      <w:numFmt w:val="lowerLetter"/>
      <w:lvlText w:val="%5."/>
      <w:lvlJc w:val="left"/>
      <w:pPr>
        <w:ind w:left="3600" w:hanging="360"/>
      </w:pPr>
    </w:lvl>
    <w:lvl w:ilvl="5" w:tplc="F8324F20">
      <w:start w:val="1"/>
      <w:numFmt w:val="lowerRoman"/>
      <w:lvlText w:val="%6."/>
      <w:lvlJc w:val="right"/>
      <w:pPr>
        <w:ind w:left="4320" w:hanging="180"/>
      </w:pPr>
    </w:lvl>
    <w:lvl w:ilvl="6" w:tplc="DE54BFC4">
      <w:start w:val="1"/>
      <w:numFmt w:val="decimal"/>
      <w:lvlText w:val="%7."/>
      <w:lvlJc w:val="left"/>
      <w:pPr>
        <w:ind w:left="5040" w:hanging="360"/>
      </w:pPr>
    </w:lvl>
    <w:lvl w:ilvl="7" w:tplc="54887848">
      <w:start w:val="1"/>
      <w:numFmt w:val="lowerLetter"/>
      <w:lvlText w:val="%8."/>
      <w:lvlJc w:val="left"/>
      <w:pPr>
        <w:ind w:left="5760" w:hanging="360"/>
      </w:pPr>
    </w:lvl>
    <w:lvl w:ilvl="8" w:tplc="F0904B80">
      <w:start w:val="1"/>
      <w:numFmt w:val="lowerRoman"/>
      <w:lvlText w:val="%9."/>
      <w:lvlJc w:val="right"/>
      <w:pPr>
        <w:ind w:left="6480" w:hanging="180"/>
      </w:pPr>
    </w:lvl>
  </w:abstractNum>
  <w:abstractNum w:abstractNumId="26" w15:restartNumberingAfterBreak="0">
    <w:nsid w:val="71468168"/>
    <w:multiLevelType w:val="hybridMultilevel"/>
    <w:tmpl w:val="F1E81B3A"/>
    <w:lvl w:ilvl="0" w:tplc="EAEE3DEC">
      <w:start w:val="1"/>
      <w:numFmt w:val="bullet"/>
      <w:lvlText w:val=""/>
      <w:lvlJc w:val="left"/>
      <w:pPr>
        <w:ind w:left="720" w:hanging="360"/>
      </w:pPr>
      <w:rPr>
        <w:rFonts w:ascii="Symbol" w:hAnsi="Symbol" w:hint="default"/>
      </w:rPr>
    </w:lvl>
    <w:lvl w:ilvl="1" w:tplc="02BEAC52">
      <w:start w:val="1"/>
      <w:numFmt w:val="bullet"/>
      <w:lvlText w:val="o"/>
      <w:lvlJc w:val="left"/>
      <w:pPr>
        <w:ind w:left="1440" w:hanging="360"/>
      </w:pPr>
      <w:rPr>
        <w:rFonts w:ascii="Courier New" w:hAnsi="Courier New" w:hint="default"/>
      </w:rPr>
    </w:lvl>
    <w:lvl w:ilvl="2" w:tplc="7A186308">
      <w:start w:val="1"/>
      <w:numFmt w:val="bullet"/>
      <w:lvlText w:val=""/>
      <w:lvlJc w:val="left"/>
      <w:pPr>
        <w:ind w:left="2160" w:hanging="360"/>
      </w:pPr>
      <w:rPr>
        <w:rFonts w:ascii="Wingdings" w:hAnsi="Wingdings" w:hint="default"/>
      </w:rPr>
    </w:lvl>
    <w:lvl w:ilvl="3" w:tplc="A81A7E20">
      <w:start w:val="1"/>
      <w:numFmt w:val="bullet"/>
      <w:lvlText w:val=""/>
      <w:lvlJc w:val="left"/>
      <w:pPr>
        <w:ind w:left="2880" w:hanging="360"/>
      </w:pPr>
      <w:rPr>
        <w:rFonts w:ascii="Symbol" w:hAnsi="Symbol" w:hint="default"/>
      </w:rPr>
    </w:lvl>
    <w:lvl w:ilvl="4" w:tplc="FE9A24C6">
      <w:start w:val="1"/>
      <w:numFmt w:val="bullet"/>
      <w:lvlText w:val="o"/>
      <w:lvlJc w:val="left"/>
      <w:pPr>
        <w:ind w:left="3600" w:hanging="360"/>
      </w:pPr>
      <w:rPr>
        <w:rFonts w:ascii="Courier New" w:hAnsi="Courier New" w:hint="default"/>
      </w:rPr>
    </w:lvl>
    <w:lvl w:ilvl="5" w:tplc="094AD790">
      <w:start w:val="1"/>
      <w:numFmt w:val="bullet"/>
      <w:lvlText w:val=""/>
      <w:lvlJc w:val="left"/>
      <w:pPr>
        <w:ind w:left="4320" w:hanging="360"/>
      </w:pPr>
      <w:rPr>
        <w:rFonts w:ascii="Wingdings" w:hAnsi="Wingdings" w:hint="default"/>
      </w:rPr>
    </w:lvl>
    <w:lvl w:ilvl="6" w:tplc="561E3ED0">
      <w:start w:val="1"/>
      <w:numFmt w:val="bullet"/>
      <w:lvlText w:val=""/>
      <w:lvlJc w:val="left"/>
      <w:pPr>
        <w:ind w:left="5040" w:hanging="360"/>
      </w:pPr>
      <w:rPr>
        <w:rFonts w:ascii="Symbol" w:hAnsi="Symbol" w:hint="default"/>
      </w:rPr>
    </w:lvl>
    <w:lvl w:ilvl="7" w:tplc="0A20F2AA">
      <w:start w:val="1"/>
      <w:numFmt w:val="bullet"/>
      <w:lvlText w:val="o"/>
      <w:lvlJc w:val="left"/>
      <w:pPr>
        <w:ind w:left="5760" w:hanging="360"/>
      </w:pPr>
      <w:rPr>
        <w:rFonts w:ascii="Courier New" w:hAnsi="Courier New" w:hint="default"/>
      </w:rPr>
    </w:lvl>
    <w:lvl w:ilvl="8" w:tplc="012C6AEA">
      <w:start w:val="1"/>
      <w:numFmt w:val="bullet"/>
      <w:lvlText w:val=""/>
      <w:lvlJc w:val="left"/>
      <w:pPr>
        <w:ind w:left="6480" w:hanging="360"/>
      </w:pPr>
      <w:rPr>
        <w:rFonts w:ascii="Wingdings" w:hAnsi="Wingdings" w:hint="default"/>
      </w:rPr>
    </w:lvl>
  </w:abstractNum>
  <w:abstractNum w:abstractNumId="27" w15:restartNumberingAfterBreak="0">
    <w:nsid w:val="72ED34D1"/>
    <w:multiLevelType w:val="hybridMultilevel"/>
    <w:tmpl w:val="F5E0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412B12"/>
    <w:multiLevelType w:val="hybridMultilevel"/>
    <w:tmpl w:val="413E42BA"/>
    <w:lvl w:ilvl="0" w:tplc="26563BD2">
      <w:start w:val="1"/>
      <w:numFmt w:val="decimal"/>
      <w:lvlText w:val="%1."/>
      <w:lvlJc w:val="left"/>
      <w:pPr>
        <w:ind w:left="720" w:hanging="360"/>
      </w:pPr>
    </w:lvl>
    <w:lvl w:ilvl="1" w:tplc="68308EE2">
      <w:start w:val="1"/>
      <w:numFmt w:val="lowerLetter"/>
      <w:lvlText w:val="%2."/>
      <w:lvlJc w:val="left"/>
      <w:pPr>
        <w:ind w:left="1440" w:hanging="360"/>
      </w:pPr>
    </w:lvl>
    <w:lvl w:ilvl="2" w:tplc="F04E757C">
      <w:start w:val="1"/>
      <w:numFmt w:val="lowerRoman"/>
      <w:lvlText w:val="%3."/>
      <w:lvlJc w:val="right"/>
      <w:pPr>
        <w:ind w:left="2160" w:hanging="180"/>
      </w:pPr>
    </w:lvl>
    <w:lvl w:ilvl="3" w:tplc="98603F64">
      <w:start w:val="1"/>
      <w:numFmt w:val="decimal"/>
      <w:lvlText w:val="%4."/>
      <w:lvlJc w:val="left"/>
      <w:pPr>
        <w:ind w:left="2880" w:hanging="360"/>
      </w:pPr>
    </w:lvl>
    <w:lvl w:ilvl="4" w:tplc="69405AB6">
      <w:start w:val="1"/>
      <w:numFmt w:val="lowerLetter"/>
      <w:lvlText w:val="%5."/>
      <w:lvlJc w:val="left"/>
      <w:pPr>
        <w:ind w:left="3600" w:hanging="360"/>
      </w:pPr>
    </w:lvl>
    <w:lvl w:ilvl="5" w:tplc="92D22234">
      <w:start w:val="1"/>
      <w:numFmt w:val="lowerRoman"/>
      <w:lvlText w:val="%6."/>
      <w:lvlJc w:val="right"/>
      <w:pPr>
        <w:ind w:left="4320" w:hanging="180"/>
      </w:pPr>
    </w:lvl>
    <w:lvl w:ilvl="6" w:tplc="885001CA">
      <w:start w:val="1"/>
      <w:numFmt w:val="decimal"/>
      <w:lvlText w:val="%7."/>
      <w:lvlJc w:val="left"/>
      <w:pPr>
        <w:ind w:left="5040" w:hanging="360"/>
      </w:pPr>
    </w:lvl>
    <w:lvl w:ilvl="7" w:tplc="0318010A">
      <w:start w:val="1"/>
      <w:numFmt w:val="lowerLetter"/>
      <w:lvlText w:val="%8."/>
      <w:lvlJc w:val="left"/>
      <w:pPr>
        <w:ind w:left="5760" w:hanging="360"/>
      </w:pPr>
    </w:lvl>
    <w:lvl w:ilvl="8" w:tplc="5978C5E4">
      <w:start w:val="1"/>
      <w:numFmt w:val="lowerRoman"/>
      <w:lvlText w:val="%9."/>
      <w:lvlJc w:val="right"/>
      <w:pPr>
        <w:ind w:left="6480" w:hanging="180"/>
      </w:pPr>
    </w:lvl>
  </w:abstractNum>
  <w:abstractNum w:abstractNumId="29" w15:restartNumberingAfterBreak="0">
    <w:nsid w:val="7C966AC7"/>
    <w:multiLevelType w:val="hybridMultilevel"/>
    <w:tmpl w:val="EAA0BC9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FB236BF"/>
    <w:multiLevelType w:val="hybridMultilevel"/>
    <w:tmpl w:val="44409B52"/>
    <w:lvl w:ilvl="0" w:tplc="4530CE52">
      <w:start w:val="1"/>
      <w:numFmt w:val="decimal"/>
      <w:lvlText w:val="%1."/>
      <w:lvlJc w:val="left"/>
      <w:pPr>
        <w:ind w:left="720" w:hanging="360"/>
      </w:pPr>
    </w:lvl>
    <w:lvl w:ilvl="1" w:tplc="AF08600A">
      <w:start w:val="1"/>
      <w:numFmt w:val="lowerLetter"/>
      <w:lvlText w:val="%2."/>
      <w:lvlJc w:val="left"/>
      <w:pPr>
        <w:ind w:left="1440" w:hanging="360"/>
      </w:pPr>
    </w:lvl>
    <w:lvl w:ilvl="2" w:tplc="E2E8695C">
      <w:start w:val="1"/>
      <w:numFmt w:val="lowerRoman"/>
      <w:lvlText w:val="%3."/>
      <w:lvlJc w:val="right"/>
      <w:pPr>
        <w:ind w:left="2160" w:hanging="180"/>
      </w:pPr>
    </w:lvl>
    <w:lvl w:ilvl="3" w:tplc="89BED89A">
      <w:start w:val="1"/>
      <w:numFmt w:val="decimal"/>
      <w:lvlText w:val="%4."/>
      <w:lvlJc w:val="left"/>
      <w:pPr>
        <w:ind w:left="2880" w:hanging="360"/>
      </w:pPr>
    </w:lvl>
    <w:lvl w:ilvl="4" w:tplc="16FC484C">
      <w:start w:val="1"/>
      <w:numFmt w:val="lowerLetter"/>
      <w:lvlText w:val="%5."/>
      <w:lvlJc w:val="left"/>
      <w:pPr>
        <w:ind w:left="3600" w:hanging="360"/>
      </w:pPr>
    </w:lvl>
    <w:lvl w:ilvl="5" w:tplc="23BC62E6">
      <w:start w:val="1"/>
      <w:numFmt w:val="lowerRoman"/>
      <w:lvlText w:val="%6."/>
      <w:lvlJc w:val="right"/>
      <w:pPr>
        <w:ind w:left="4320" w:hanging="180"/>
      </w:pPr>
    </w:lvl>
    <w:lvl w:ilvl="6" w:tplc="6FA233A6">
      <w:start w:val="1"/>
      <w:numFmt w:val="decimal"/>
      <w:lvlText w:val="%7."/>
      <w:lvlJc w:val="left"/>
      <w:pPr>
        <w:ind w:left="5040" w:hanging="360"/>
      </w:pPr>
    </w:lvl>
    <w:lvl w:ilvl="7" w:tplc="DCDA2DE8">
      <w:start w:val="1"/>
      <w:numFmt w:val="lowerLetter"/>
      <w:lvlText w:val="%8."/>
      <w:lvlJc w:val="left"/>
      <w:pPr>
        <w:ind w:left="5760" w:hanging="360"/>
      </w:pPr>
    </w:lvl>
    <w:lvl w:ilvl="8" w:tplc="8D6CE354">
      <w:start w:val="1"/>
      <w:numFmt w:val="lowerRoman"/>
      <w:lvlText w:val="%9."/>
      <w:lvlJc w:val="right"/>
      <w:pPr>
        <w:ind w:left="6480" w:hanging="180"/>
      </w:pPr>
    </w:lvl>
  </w:abstractNum>
  <w:num w:numId="1" w16cid:durableId="1979647526">
    <w:abstractNumId w:val="11"/>
  </w:num>
  <w:num w:numId="2" w16cid:durableId="1345283240">
    <w:abstractNumId w:val="9"/>
  </w:num>
  <w:num w:numId="3" w16cid:durableId="1283612129">
    <w:abstractNumId w:val="19"/>
  </w:num>
  <w:num w:numId="4" w16cid:durableId="899756173">
    <w:abstractNumId w:val="8"/>
  </w:num>
  <w:num w:numId="5" w16cid:durableId="983120">
    <w:abstractNumId w:val="7"/>
  </w:num>
  <w:num w:numId="6" w16cid:durableId="784813094">
    <w:abstractNumId w:val="3"/>
  </w:num>
  <w:num w:numId="7" w16cid:durableId="1044136194">
    <w:abstractNumId w:val="0"/>
  </w:num>
  <w:num w:numId="8" w16cid:durableId="1074739989">
    <w:abstractNumId w:val="2"/>
  </w:num>
  <w:num w:numId="9" w16cid:durableId="166600931">
    <w:abstractNumId w:val="15"/>
  </w:num>
  <w:num w:numId="10" w16cid:durableId="704719194">
    <w:abstractNumId w:val="26"/>
  </w:num>
  <w:num w:numId="11" w16cid:durableId="1330254890">
    <w:abstractNumId w:val="24"/>
  </w:num>
  <w:num w:numId="12" w16cid:durableId="1626808416">
    <w:abstractNumId w:val="30"/>
  </w:num>
  <w:num w:numId="13" w16cid:durableId="599722562">
    <w:abstractNumId w:val="28"/>
  </w:num>
  <w:num w:numId="14" w16cid:durableId="169177202">
    <w:abstractNumId w:val="1"/>
  </w:num>
  <w:num w:numId="15" w16cid:durableId="1784498580">
    <w:abstractNumId w:val="5"/>
  </w:num>
  <w:num w:numId="16" w16cid:durableId="714431933">
    <w:abstractNumId w:val="25"/>
  </w:num>
  <w:num w:numId="17" w16cid:durableId="128862256">
    <w:abstractNumId w:val="4"/>
  </w:num>
  <w:num w:numId="18" w16cid:durableId="984162352">
    <w:abstractNumId w:val="16"/>
  </w:num>
  <w:num w:numId="19" w16cid:durableId="787505823">
    <w:abstractNumId w:val="14"/>
  </w:num>
  <w:num w:numId="20" w16cid:durableId="876506409">
    <w:abstractNumId w:val="29"/>
  </w:num>
  <w:num w:numId="21" w16cid:durableId="1719082982">
    <w:abstractNumId w:val="23"/>
  </w:num>
  <w:num w:numId="22" w16cid:durableId="1213155610">
    <w:abstractNumId w:val="12"/>
  </w:num>
  <w:num w:numId="23" w16cid:durableId="317345095">
    <w:abstractNumId w:val="27"/>
  </w:num>
  <w:num w:numId="24" w16cid:durableId="1212425775">
    <w:abstractNumId w:val="6"/>
  </w:num>
  <w:num w:numId="25" w16cid:durableId="1792356840">
    <w:abstractNumId w:val="18"/>
  </w:num>
  <w:num w:numId="26" w16cid:durableId="1570731664">
    <w:abstractNumId w:val="20"/>
  </w:num>
  <w:num w:numId="27" w16cid:durableId="942685959">
    <w:abstractNumId w:val="13"/>
  </w:num>
  <w:num w:numId="28" w16cid:durableId="1956910223">
    <w:abstractNumId w:val="21"/>
  </w:num>
  <w:num w:numId="29" w16cid:durableId="62918923">
    <w:abstractNumId w:val="17"/>
  </w:num>
  <w:num w:numId="30" w16cid:durableId="509220743">
    <w:abstractNumId w:val="10"/>
  </w:num>
  <w:num w:numId="31" w16cid:durableId="157974759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a King(UST,US)">
    <w15:presenceInfo w15:providerId="AD" w15:userId="S::287055@ust.com::8c1cc25c-f17e-4a62-b68f-87edc12e4cd5"/>
  </w15:person>
  <w15:person w15:author="Scotty Kall(UST,US)">
    <w15:presenceInfo w15:providerId="AD" w15:userId="S::284118@ust.com::b4bb83fe-0ba5-47b1-83be-956c6ff9cff4"/>
  </w15:person>
  <w15:person w15:author="Michael Stephenson(UST,US)">
    <w15:presenceInfo w15:providerId="AD" w15:userId="S::284164@ust.com::3fe275b0-3a0a-4dec-8dd3-4ec810e5fe6a"/>
  </w15:person>
  <w15:person w15:author="Jolene Haley(UST,US)">
    <w15:presenceInfo w15:providerId="AD" w15:userId="S::292688@ust.com::c46a222a-428a-486d-83c0-e2983fe524f6"/>
  </w15:person>
  <w15:person w15:author="Leif Drake(UST,US)">
    <w15:presenceInfo w15:providerId="AD" w15:userId="S::284109@ust.com::d02a3919-5f37-404a-b37b-818a4ee07da4"/>
  </w15:person>
  <w15:person w15:author="Haila Fine(UST,US)">
    <w15:presenceInfo w15:providerId="AD" w15:userId="S::284125@ust.com::07f01550-1e2d-435c-b021-1da3c71706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25"/>
    <w:rsid w:val="00000792"/>
    <w:rsid w:val="00000ED8"/>
    <w:rsid w:val="000026ED"/>
    <w:rsid w:val="00002C09"/>
    <w:rsid w:val="0000414F"/>
    <w:rsid w:val="000059EB"/>
    <w:rsid w:val="000062E3"/>
    <w:rsid w:val="000078EC"/>
    <w:rsid w:val="000108E4"/>
    <w:rsid w:val="0001092B"/>
    <w:rsid w:val="00010F40"/>
    <w:rsid w:val="00014585"/>
    <w:rsid w:val="000151BF"/>
    <w:rsid w:val="0001642F"/>
    <w:rsid w:val="00024D85"/>
    <w:rsid w:val="000252EA"/>
    <w:rsid w:val="00025652"/>
    <w:rsid w:val="00026612"/>
    <w:rsid w:val="00026EEB"/>
    <w:rsid w:val="0003284D"/>
    <w:rsid w:val="00032B69"/>
    <w:rsid w:val="00033BD7"/>
    <w:rsid w:val="00041F01"/>
    <w:rsid w:val="00044162"/>
    <w:rsid w:val="00045BAC"/>
    <w:rsid w:val="0005603B"/>
    <w:rsid w:val="000603CF"/>
    <w:rsid w:val="00060649"/>
    <w:rsid w:val="00062CC1"/>
    <w:rsid w:val="00063332"/>
    <w:rsid w:val="0006496C"/>
    <w:rsid w:val="00070FC2"/>
    <w:rsid w:val="000711AE"/>
    <w:rsid w:val="00073B4E"/>
    <w:rsid w:val="00075FF3"/>
    <w:rsid w:val="000760B2"/>
    <w:rsid w:val="000802D1"/>
    <w:rsid w:val="0008060C"/>
    <w:rsid w:val="00081D6E"/>
    <w:rsid w:val="000852AC"/>
    <w:rsid w:val="00085F64"/>
    <w:rsid w:val="0008719D"/>
    <w:rsid w:val="0008753C"/>
    <w:rsid w:val="00087DCB"/>
    <w:rsid w:val="00090217"/>
    <w:rsid w:val="000926F4"/>
    <w:rsid w:val="00093200"/>
    <w:rsid w:val="00093CFE"/>
    <w:rsid w:val="00095066"/>
    <w:rsid w:val="00095E5C"/>
    <w:rsid w:val="000967B3"/>
    <w:rsid w:val="000A0704"/>
    <w:rsid w:val="000A0E68"/>
    <w:rsid w:val="000A36E5"/>
    <w:rsid w:val="000A4B26"/>
    <w:rsid w:val="000A7739"/>
    <w:rsid w:val="000B2217"/>
    <w:rsid w:val="000B250F"/>
    <w:rsid w:val="000B3C96"/>
    <w:rsid w:val="000B7954"/>
    <w:rsid w:val="000C0D61"/>
    <w:rsid w:val="000C1A5D"/>
    <w:rsid w:val="000C3BDE"/>
    <w:rsid w:val="000C6DBE"/>
    <w:rsid w:val="000C728E"/>
    <w:rsid w:val="000C7AEB"/>
    <w:rsid w:val="000D05F0"/>
    <w:rsid w:val="000D1F58"/>
    <w:rsid w:val="000D426C"/>
    <w:rsid w:val="000E0D25"/>
    <w:rsid w:val="000E261A"/>
    <w:rsid w:val="000E282C"/>
    <w:rsid w:val="000E5CB4"/>
    <w:rsid w:val="000F03E8"/>
    <w:rsid w:val="000F1A56"/>
    <w:rsid w:val="000F22E7"/>
    <w:rsid w:val="000F3C10"/>
    <w:rsid w:val="000F429B"/>
    <w:rsid w:val="000F65AC"/>
    <w:rsid w:val="001015E4"/>
    <w:rsid w:val="00111B65"/>
    <w:rsid w:val="00114B65"/>
    <w:rsid w:val="00117A44"/>
    <w:rsid w:val="00117D1A"/>
    <w:rsid w:val="0012013C"/>
    <w:rsid w:val="00124CFA"/>
    <w:rsid w:val="00124EFF"/>
    <w:rsid w:val="0012715A"/>
    <w:rsid w:val="00127A67"/>
    <w:rsid w:val="00133671"/>
    <w:rsid w:val="00134E69"/>
    <w:rsid w:val="00135FBB"/>
    <w:rsid w:val="00136FA6"/>
    <w:rsid w:val="00137791"/>
    <w:rsid w:val="001409CA"/>
    <w:rsid w:val="0014394C"/>
    <w:rsid w:val="00145BDD"/>
    <w:rsid w:val="001478C1"/>
    <w:rsid w:val="00156FE6"/>
    <w:rsid w:val="00160C5F"/>
    <w:rsid w:val="00162E5D"/>
    <w:rsid w:val="001639E4"/>
    <w:rsid w:val="00163EA1"/>
    <w:rsid w:val="00165B8C"/>
    <w:rsid w:val="001671FF"/>
    <w:rsid w:val="001675FB"/>
    <w:rsid w:val="0017037A"/>
    <w:rsid w:val="00170AB0"/>
    <w:rsid w:val="001714E6"/>
    <w:rsid w:val="00175291"/>
    <w:rsid w:val="0018069C"/>
    <w:rsid w:val="001814B1"/>
    <w:rsid w:val="00181A8D"/>
    <w:rsid w:val="00183966"/>
    <w:rsid w:val="00184551"/>
    <w:rsid w:val="00190D03"/>
    <w:rsid w:val="001924CA"/>
    <w:rsid w:val="00192E49"/>
    <w:rsid w:val="0019457F"/>
    <w:rsid w:val="0019469A"/>
    <w:rsid w:val="001A00AC"/>
    <w:rsid w:val="001A109E"/>
    <w:rsid w:val="001A1308"/>
    <w:rsid w:val="001A13D1"/>
    <w:rsid w:val="001A407A"/>
    <w:rsid w:val="001A5366"/>
    <w:rsid w:val="001A5434"/>
    <w:rsid w:val="001A6FAF"/>
    <w:rsid w:val="001A6FD5"/>
    <w:rsid w:val="001B0DCF"/>
    <w:rsid w:val="001B2359"/>
    <w:rsid w:val="001B2401"/>
    <w:rsid w:val="001B3294"/>
    <w:rsid w:val="001B56D5"/>
    <w:rsid w:val="001B7657"/>
    <w:rsid w:val="001C1C53"/>
    <w:rsid w:val="001C36CA"/>
    <w:rsid w:val="001C6AEE"/>
    <w:rsid w:val="001C7AD3"/>
    <w:rsid w:val="001D0032"/>
    <w:rsid w:val="001D5DFD"/>
    <w:rsid w:val="001D7380"/>
    <w:rsid w:val="001D74AD"/>
    <w:rsid w:val="001E0C5B"/>
    <w:rsid w:val="001E1923"/>
    <w:rsid w:val="001E2B96"/>
    <w:rsid w:val="001E4989"/>
    <w:rsid w:val="001F11E2"/>
    <w:rsid w:val="001F35B5"/>
    <w:rsid w:val="001F40DB"/>
    <w:rsid w:val="001F4511"/>
    <w:rsid w:val="001F7B2C"/>
    <w:rsid w:val="0021463A"/>
    <w:rsid w:val="00214B6C"/>
    <w:rsid w:val="00220224"/>
    <w:rsid w:val="00221F99"/>
    <w:rsid w:val="00222161"/>
    <w:rsid w:val="0022352A"/>
    <w:rsid w:val="00224739"/>
    <w:rsid w:val="002248B9"/>
    <w:rsid w:val="0022494D"/>
    <w:rsid w:val="002251D3"/>
    <w:rsid w:val="002256EE"/>
    <w:rsid w:val="00226525"/>
    <w:rsid w:val="00233038"/>
    <w:rsid w:val="002331F1"/>
    <w:rsid w:val="00233D35"/>
    <w:rsid w:val="00233E32"/>
    <w:rsid w:val="002344F8"/>
    <w:rsid w:val="00235374"/>
    <w:rsid w:val="0023545A"/>
    <w:rsid w:val="002356AC"/>
    <w:rsid w:val="002364F5"/>
    <w:rsid w:val="00237381"/>
    <w:rsid w:val="00240746"/>
    <w:rsid w:val="00244115"/>
    <w:rsid w:val="00244AFB"/>
    <w:rsid w:val="00245C63"/>
    <w:rsid w:val="00254772"/>
    <w:rsid w:val="002575F7"/>
    <w:rsid w:val="002611E0"/>
    <w:rsid w:val="00263447"/>
    <w:rsid w:val="00263FE1"/>
    <w:rsid w:val="00265CF5"/>
    <w:rsid w:val="00267AB9"/>
    <w:rsid w:val="00267EA7"/>
    <w:rsid w:val="0027015A"/>
    <w:rsid w:val="00270478"/>
    <w:rsid w:val="00270F76"/>
    <w:rsid w:val="00271500"/>
    <w:rsid w:val="00272490"/>
    <w:rsid w:val="002740FA"/>
    <w:rsid w:val="002742CF"/>
    <w:rsid w:val="002862E9"/>
    <w:rsid w:val="00286CE6"/>
    <w:rsid w:val="00286E25"/>
    <w:rsid w:val="002945AB"/>
    <w:rsid w:val="00296045"/>
    <w:rsid w:val="002963F3"/>
    <w:rsid w:val="00296AD7"/>
    <w:rsid w:val="00296D1C"/>
    <w:rsid w:val="002970FD"/>
    <w:rsid w:val="00297FFB"/>
    <w:rsid w:val="002A3265"/>
    <w:rsid w:val="002A4CDC"/>
    <w:rsid w:val="002A5FCC"/>
    <w:rsid w:val="002A6C70"/>
    <w:rsid w:val="002B0E02"/>
    <w:rsid w:val="002B2D6E"/>
    <w:rsid w:val="002B39C6"/>
    <w:rsid w:val="002B699A"/>
    <w:rsid w:val="002B6B2E"/>
    <w:rsid w:val="002B7421"/>
    <w:rsid w:val="002C09D6"/>
    <w:rsid w:val="002C196B"/>
    <w:rsid w:val="002C19BF"/>
    <w:rsid w:val="002C75C2"/>
    <w:rsid w:val="002D00E8"/>
    <w:rsid w:val="002D6770"/>
    <w:rsid w:val="002D7598"/>
    <w:rsid w:val="002E1A67"/>
    <w:rsid w:val="002E1E42"/>
    <w:rsid w:val="002E26A5"/>
    <w:rsid w:val="002E3CEF"/>
    <w:rsid w:val="002E43E2"/>
    <w:rsid w:val="002E4C46"/>
    <w:rsid w:val="002F0BF4"/>
    <w:rsid w:val="002F1497"/>
    <w:rsid w:val="002F2C87"/>
    <w:rsid w:val="002F4424"/>
    <w:rsid w:val="002F56E9"/>
    <w:rsid w:val="002F6A97"/>
    <w:rsid w:val="003008D9"/>
    <w:rsid w:val="00304E6E"/>
    <w:rsid w:val="00310E6D"/>
    <w:rsid w:val="00311641"/>
    <w:rsid w:val="00312139"/>
    <w:rsid w:val="00312CF0"/>
    <w:rsid w:val="00312DA0"/>
    <w:rsid w:val="00315E41"/>
    <w:rsid w:val="003161FA"/>
    <w:rsid w:val="003166D3"/>
    <w:rsid w:val="00317CBB"/>
    <w:rsid w:val="003203AD"/>
    <w:rsid w:val="00320832"/>
    <w:rsid w:val="00321AEA"/>
    <w:rsid w:val="00323FE6"/>
    <w:rsid w:val="00324E73"/>
    <w:rsid w:val="00325CB0"/>
    <w:rsid w:val="0032787B"/>
    <w:rsid w:val="00330AA0"/>
    <w:rsid w:val="00331181"/>
    <w:rsid w:val="003311DB"/>
    <w:rsid w:val="00331C6C"/>
    <w:rsid w:val="00331C97"/>
    <w:rsid w:val="00334725"/>
    <w:rsid w:val="00336FFA"/>
    <w:rsid w:val="00337833"/>
    <w:rsid w:val="0033796D"/>
    <w:rsid w:val="00342FBA"/>
    <w:rsid w:val="00344748"/>
    <w:rsid w:val="00344C6E"/>
    <w:rsid w:val="003451A7"/>
    <w:rsid w:val="00350B35"/>
    <w:rsid w:val="00353045"/>
    <w:rsid w:val="00354BE9"/>
    <w:rsid w:val="00363819"/>
    <w:rsid w:val="0036436E"/>
    <w:rsid w:val="00364D91"/>
    <w:rsid w:val="0036503B"/>
    <w:rsid w:val="003708DD"/>
    <w:rsid w:val="003726BE"/>
    <w:rsid w:val="003744A3"/>
    <w:rsid w:val="0037462A"/>
    <w:rsid w:val="00374FF3"/>
    <w:rsid w:val="003803B4"/>
    <w:rsid w:val="003861A1"/>
    <w:rsid w:val="00387AC3"/>
    <w:rsid w:val="00390282"/>
    <w:rsid w:val="00390E88"/>
    <w:rsid w:val="00391AF3"/>
    <w:rsid w:val="003A1306"/>
    <w:rsid w:val="003A294B"/>
    <w:rsid w:val="003A3548"/>
    <w:rsid w:val="003A7E6A"/>
    <w:rsid w:val="003B02D2"/>
    <w:rsid w:val="003B39B0"/>
    <w:rsid w:val="003B3D64"/>
    <w:rsid w:val="003B57F7"/>
    <w:rsid w:val="003B5EB6"/>
    <w:rsid w:val="003C1725"/>
    <w:rsid w:val="003C1EA1"/>
    <w:rsid w:val="003C24A4"/>
    <w:rsid w:val="003C3704"/>
    <w:rsid w:val="003C47F5"/>
    <w:rsid w:val="003D4434"/>
    <w:rsid w:val="003D704A"/>
    <w:rsid w:val="003E398E"/>
    <w:rsid w:val="003E4374"/>
    <w:rsid w:val="003E45BB"/>
    <w:rsid w:val="003E6ADD"/>
    <w:rsid w:val="003F01DF"/>
    <w:rsid w:val="003F088D"/>
    <w:rsid w:val="003F08AA"/>
    <w:rsid w:val="003F18EC"/>
    <w:rsid w:val="003F2D6A"/>
    <w:rsid w:val="003F77B2"/>
    <w:rsid w:val="00403081"/>
    <w:rsid w:val="004064B0"/>
    <w:rsid w:val="00407E3E"/>
    <w:rsid w:val="00411D85"/>
    <w:rsid w:val="00412CB0"/>
    <w:rsid w:val="00413868"/>
    <w:rsid w:val="00416F78"/>
    <w:rsid w:val="004177BD"/>
    <w:rsid w:val="00420607"/>
    <w:rsid w:val="00422FB7"/>
    <w:rsid w:val="004243E1"/>
    <w:rsid w:val="00424902"/>
    <w:rsid w:val="0042612C"/>
    <w:rsid w:val="0042629E"/>
    <w:rsid w:val="004310B3"/>
    <w:rsid w:val="004342C2"/>
    <w:rsid w:val="00434317"/>
    <w:rsid w:val="004346FB"/>
    <w:rsid w:val="00434D10"/>
    <w:rsid w:val="00434D7B"/>
    <w:rsid w:val="0043575A"/>
    <w:rsid w:val="00437EF2"/>
    <w:rsid w:val="004403B5"/>
    <w:rsid w:val="00442808"/>
    <w:rsid w:val="004429E2"/>
    <w:rsid w:val="004430B8"/>
    <w:rsid w:val="00444185"/>
    <w:rsid w:val="00445A22"/>
    <w:rsid w:val="00446ACD"/>
    <w:rsid w:val="004474C4"/>
    <w:rsid w:val="00447F5A"/>
    <w:rsid w:val="004505CD"/>
    <w:rsid w:val="0045130C"/>
    <w:rsid w:val="00463804"/>
    <w:rsid w:val="00463A61"/>
    <w:rsid w:val="004657ED"/>
    <w:rsid w:val="00466033"/>
    <w:rsid w:val="0047258F"/>
    <w:rsid w:val="0047426F"/>
    <w:rsid w:val="004747B4"/>
    <w:rsid w:val="00474CA0"/>
    <w:rsid w:val="004767A7"/>
    <w:rsid w:val="00480950"/>
    <w:rsid w:val="004856EF"/>
    <w:rsid w:val="004927A2"/>
    <w:rsid w:val="00493529"/>
    <w:rsid w:val="0049393F"/>
    <w:rsid w:val="004962B1"/>
    <w:rsid w:val="004A3A9C"/>
    <w:rsid w:val="004A6229"/>
    <w:rsid w:val="004A6375"/>
    <w:rsid w:val="004B2035"/>
    <w:rsid w:val="004B3C84"/>
    <w:rsid w:val="004B4AFE"/>
    <w:rsid w:val="004B667E"/>
    <w:rsid w:val="004B6806"/>
    <w:rsid w:val="004B7EC3"/>
    <w:rsid w:val="004C3598"/>
    <w:rsid w:val="004C7C07"/>
    <w:rsid w:val="004D29CB"/>
    <w:rsid w:val="004D3842"/>
    <w:rsid w:val="004D459C"/>
    <w:rsid w:val="004E163A"/>
    <w:rsid w:val="004E2591"/>
    <w:rsid w:val="004E2C8E"/>
    <w:rsid w:val="004E3D92"/>
    <w:rsid w:val="004E70B4"/>
    <w:rsid w:val="004E716D"/>
    <w:rsid w:val="004E78BD"/>
    <w:rsid w:val="004F4843"/>
    <w:rsid w:val="004F55BA"/>
    <w:rsid w:val="004F5ED2"/>
    <w:rsid w:val="004F6049"/>
    <w:rsid w:val="004F6B22"/>
    <w:rsid w:val="00505B98"/>
    <w:rsid w:val="00506765"/>
    <w:rsid w:val="00513144"/>
    <w:rsid w:val="00514B90"/>
    <w:rsid w:val="00515807"/>
    <w:rsid w:val="005200DF"/>
    <w:rsid w:val="0052161D"/>
    <w:rsid w:val="005247AD"/>
    <w:rsid w:val="005248DC"/>
    <w:rsid w:val="00525DEF"/>
    <w:rsid w:val="00530554"/>
    <w:rsid w:val="0053238C"/>
    <w:rsid w:val="00534995"/>
    <w:rsid w:val="00536E2F"/>
    <w:rsid w:val="00540625"/>
    <w:rsid w:val="005414CB"/>
    <w:rsid w:val="00541F8D"/>
    <w:rsid w:val="00543E80"/>
    <w:rsid w:val="0054587B"/>
    <w:rsid w:val="00545A4F"/>
    <w:rsid w:val="005467FD"/>
    <w:rsid w:val="0055057F"/>
    <w:rsid w:val="005517F0"/>
    <w:rsid w:val="005522AE"/>
    <w:rsid w:val="005557BE"/>
    <w:rsid w:val="00555859"/>
    <w:rsid w:val="00556339"/>
    <w:rsid w:val="005602EB"/>
    <w:rsid w:val="00560C03"/>
    <w:rsid w:val="005644B3"/>
    <w:rsid w:val="00564F47"/>
    <w:rsid w:val="00566CE7"/>
    <w:rsid w:val="00567EE4"/>
    <w:rsid w:val="00571E4A"/>
    <w:rsid w:val="00575160"/>
    <w:rsid w:val="00576F9F"/>
    <w:rsid w:val="00577392"/>
    <w:rsid w:val="0058609B"/>
    <w:rsid w:val="00586343"/>
    <w:rsid w:val="0058695E"/>
    <w:rsid w:val="00586BA3"/>
    <w:rsid w:val="00591530"/>
    <w:rsid w:val="00595158"/>
    <w:rsid w:val="00595476"/>
    <w:rsid w:val="005A0E23"/>
    <w:rsid w:val="005A4BDF"/>
    <w:rsid w:val="005A543A"/>
    <w:rsid w:val="005A7560"/>
    <w:rsid w:val="005B0BCA"/>
    <w:rsid w:val="005B32B7"/>
    <w:rsid w:val="005B3BB4"/>
    <w:rsid w:val="005B7313"/>
    <w:rsid w:val="005C06EB"/>
    <w:rsid w:val="005C3F6A"/>
    <w:rsid w:val="005C6DC1"/>
    <w:rsid w:val="005D2670"/>
    <w:rsid w:val="005D43B9"/>
    <w:rsid w:val="005D5B4B"/>
    <w:rsid w:val="005E1244"/>
    <w:rsid w:val="005E32E7"/>
    <w:rsid w:val="005F0549"/>
    <w:rsid w:val="005F0B6F"/>
    <w:rsid w:val="005F102C"/>
    <w:rsid w:val="005F1F86"/>
    <w:rsid w:val="005F71D8"/>
    <w:rsid w:val="005F7F31"/>
    <w:rsid w:val="00603E67"/>
    <w:rsid w:val="0060440C"/>
    <w:rsid w:val="00611EB0"/>
    <w:rsid w:val="006164F0"/>
    <w:rsid w:val="006175B1"/>
    <w:rsid w:val="00617FD3"/>
    <w:rsid w:val="00625D59"/>
    <w:rsid w:val="006266BF"/>
    <w:rsid w:val="006275EC"/>
    <w:rsid w:val="00627706"/>
    <w:rsid w:val="00627C49"/>
    <w:rsid w:val="006304E0"/>
    <w:rsid w:val="00631172"/>
    <w:rsid w:val="00632C77"/>
    <w:rsid w:val="00634D70"/>
    <w:rsid w:val="00634FEF"/>
    <w:rsid w:val="00637677"/>
    <w:rsid w:val="006411F9"/>
    <w:rsid w:val="0064152C"/>
    <w:rsid w:val="00644ADD"/>
    <w:rsid w:val="00644F23"/>
    <w:rsid w:val="00647AD2"/>
    <w:rsid w:val="00650044"/>
    <w:rsid w:val="006500A8"/>
    <w:rsid w:val="006528F5"/>
    <w:rsid w:val="00652E45"/>
    <w:rsid w:val="006534ED"/>
    <w:rsid w:val="006539B0"/>
    <w:rsid w:val="00654D90"/>
    <w:rsid w:val="006553CC"/>
    <w:rsid w:val="00656A01"/>
    <w:rsid w:val="0065E83E"/>
    <w:rsid w:val="006617EB"/>
    <w:rsid w:val="00662860"/>
    <w:rsid w:val="006635F4"/>
    <w:rsid w:val="00664997"/>
    <w:rsid w:val="00667205"/>
    <w:rsid w:val="0067016A"/>
    <w:rsid w:val="00671251"/>
    <w:rsid w:val="00671D09"/>
    <w:rsid w:val="00672934"/>
    <w:rsid w:val="006740CA"/>
    <w:rsid w:val="006744C1"/>
    <w:rsid w:val="00675FAB"/>
    <w:rsid w:val="00676D8B"/>
    <w:rsid w:val="006820D8"/>
    <w:rsid w:val="00682D5C"/>
    <w:rsid w:val="0068371F"/>
    <w:rsid w:val="0068536E"/>
    <w:rsid w:val="006920CD"/>
    <w:rsid w:val="00692278"/>
    <w:rsid w:val="006926AB"/>
    <w:rsid w:val="0069364C"/>
    <w:rsid w:val="00697611"/>
    <w:rsid w:val="006A0A83"/>
    <w:rsid w:val="006A0D37"/>
    <w:rsid w:val="006A2AB7"/>
    <w:rsid w:val="006A5067"/>
    <w:rsid w:val="006A6D6F"/>
    <w:rsid w:val="006B40A2"/>
    <w:rsid w:val="006B4BD5"/>
    <w:rsid w:val="006B5872"/>
    <w:rsid w:val="006B65B2"/>
    <w:rsid w:val="006B7452"/>
    <w:rsid w:val="006C0D05"/>
    <w:rsid w:val="006C163C"/>
    <w:rsid w:val="006C57B7"/>
    <w:rsid w:val="006C5F03"/>
    <w:rsid w:val="006C6A26"/>
    <w:rsid w:val="006C77B5"/>
    <w:rsid w:val="006C7D79"/>
    <w:rsid w:val="006D019F"/>
    <w:rsid w:val="006D2ABE"/>
    <w:rsid w:val="006D2DCC"/>
    <w:rsid w:val="006D5367"/>
    <w:rsid w:val="006D545C"/>
    <w:rsid w:val="006D575A"/>
    <w:rsid w:val="006D5B9E"/>
    <w:rsid w:val="006D680B"/>
    <w:rsid w:val="006E04BF"/>
    <w:rsid w:val="006F23B3"/>
    <w:rsid w:val="006F30E3"/>
    <w:rsid w:val="006F6910"/>
    <w:rsid w:val="00700131"/>
    <w:rsid w:val="007039C4"/>
    <w:rsid w:val="007104B6"/>
    <w:rsid w:val="00710584"/>
    <w:rsid w:val="0071096A"/>
    <w:rsid w:val="00711D57"/>
    <w:rsid w:val="00712FA5"/>
    <w:rsid w:val="00713814"/>
    <w:rsid w:val="0071450A"/>
    <w:rsid w:val="00715545"/>
    <w:rsid w:val="007157E7"/>
    <w:rsid w:val="00716B87"/>
    <w:rsid w:val="0072276A"/>
    <w:rsid w:val="007251C7"/>
    <w:rsid w:val="00725C99"/>
    <w:rsid w:val="00726C2B"/>
    <w:rsid w:val="0073106F"/>
    <w:rsid w:val="00735016"/>
    <w:rsid w:val="00736608"/>
    <w:rsid w:val="00737135"/>
    <w:rsid w:val="00746085"/>
    <w:rsid w:val="00746B36"/>
    <w:rsid w:val="00747463"/>
    <w:rsid w:val="007503BD"/>
    <w:rsid w:val="007526A0"/>
    <w:rsid w:val="00757479"/>
    <w:rsid w:val="00758C3C"/>
    <w:rsid w:val="00760443"/>
    <w:rsid w:val="00760CA4"/>
    <w:rsid w:val="00764A17"/>
    <w:rsid w:val="00764F3A"/>
    <w:rsid w:val="00772576"/>
    <w:rsid w:val="0077501C"/>
    <w:rsid w:val="00775B4C"/>
    <w:rsid w:val="007778B7"/>
    <w:rsid w:val="00784955"/>
    <w:rsid w:val="00784C07"/>
    <w:rsid w:val="00787BD5"/>
    <w:rsid w:val="007909AD"/>
    <w:rsid w:val="00791403"/>
    <w:rsid w:val="007942D9"/>
    <w:rsid w:val="0079595B"/>
    <w:rsid w:val="007A087B"/>
    <w:rsid w:val="007A1C9C"/>
    <w:rsid w:val="007A1CA3"/>
    <w:rsid w:val="007A3C8F"/>
    <w:rsid w:val="007A50FE"/>
    <w:rsid w:val="007A6674"/>
    <w:rsid w:val="007A6CB9"/>
    <w:rsid w:val="007A72EB"/>
    <w:rsid w:val="007A7E1F"/>
    <w:rsid w:val="007B1557"/>
    <w:rsid w:val="007B2A55"/>
    <w:rsid w:val="007B3C12"/>
    <w:rsid w:val="007B4670"/>
    <w:rsid w:val="007B521E"/>
    <w:rsid w:val="007B6DA3"/>
    <w:rsid w:val="007C160A"/>
    <w:rsid w:val="007C3F65"/>
    <w:rsid w:val="007C423B"/>
    <w:rsid w:val="007C4BA3"/>
    <w:rsid w:val="007C669E"/>
    <w:rsid w:val="007C747A"/>
    <w:rsid w:val="007C757D"/>
    <w:rsid w:val="007D1625"/>
    <w:rsid w:val="007D4E04"/>
    <w:rsid w:val="007D4FBE"/>
    <w:rsid w:val="007D51CB"/>
    <w:rsid w:val="007D760F"/>
    <w:rsid w:val="007E2DBA"/>
    <w:rsid w:val="007E4145"/>
    <w:rsid w:val="007E46C8"/>
    <w:rsid w:val="007E555F"/>
    <w:rsid w:val="007E6BBF"/>
    <w:rsid w:val="007E74F8"/>
    <w:rsid w:val="007F0907"/>
    <w:rsid w:val="007F0EDC"/>
    <w:rsid w:val="007F1225"/>
    <w:rsid w:val="007F1CDA"/>
    <w:rsid w:val="007F551C"/>
    <w:rsid w:val="007F7020"/>
    <w:rsid w:val="0080370F"/>
    <w:rsid w:val="00803B03"/>
    <w:rsid w:val="0080402E"/>
    <w:rsid w:val="00805180"/>
    <w:rsid w:val="00810321"/>
    <w:rsid w:val="008135B4"/>
    <w:rsid w:val="00821791"/>
    <w:rsid w:val="008218B7"/>
    <w:rsid w:val="0082557E"/>
    <w:rsid w:val="00825663"/>
    <w:rsid w:val="00825796"/>
    <w:rsid w:val="00826A1A"/>
    <w:rsid w:val="00830EEB"/>
    <w:rsid w:val="008313B9"/>
    <w:rsid w:val="00832ECF"/>
    <w:rsid w:val="008352FE"/>
    <w:rsid w:val="008373B3"/>
    <w:rsid w:val="008376FF"/>
    <w:rsid w:val="0084071A"/>
    <w:rsid w:val="0084230B"/>
    <w:rsid w:val="00843CF5"/>
    <w:rsid w:val="008441DA"/>
    <w:rsid w:val="00844DB8"/>
    <w:rsid w:val="00847F6F"/>
    <w:rsid w:val="00850A34"/>
    <w:rsid w:val="008549D2"/>
    <w:rsid w:val="00855C24"/>
    <w:rsid w:val="00857743"/>
    <w:rsid w:val="00863140"/>
    <w:rsid w:val="0086530D"/>
    <w:rsid w:val="008716CB"/>
    <w:rsid w:val="00880309"/>
    <w:rsid w:val="0088125E"/>
    <w:rsid w:val="008833A8"/>
    <w:rsid w:val="00883D82"/>
    <w:rsid w:val="0088443D"/>
    <w:rsid w:val="00884F4C"/>
    <w:rsid w:val="00886153"/>
    <w:rsid w:val="00887499"/>
    <w:rsid w:val="00890635"/>
    <w:rsid w:val="00890C71"/>
    <w:rsid w:val="008921DA"/>
    <w:rsid w:val="008941C8"/>
    <w:rsid w:val="008941FC"/>
    <w:rsid w:val="0089435B"/>
    <w:rsid w:val="008948AB"/>
    <w:rsid w:val="00894DBD"/>
    <w:rsid w:val="008A2149"/>
    <w:rsid w:val="008A3341"/>
    <w:rsid w:val="008A4770"/>
    <w:rsid w:val="008A57C0"/>
    <w:rsid w:val="008A6DFF"/>
    <w:rsid w:val="008B04E2"/>
    <w:rsid w:val="008B17F1"/>
    <w:rsid w:val="008B198D"/>
    <w:rsid w:val="008B3AF7"/>
    <w:rsid w:val="008B6DE6"/>
    <w:rsid w:val="008BCFB3"/>
    <w:rsid w:val="008C26F8"/>
    <w:rsid w:val="008C34A8"/>
    <w:rsid w:val="008C4604"/>
    <w:rsid w:val="008C60AD"/>
    <w:rsid w:val="008C70CA"/>
    <w:rsid w:val="008C7A52"/>
    <w:rsid w:val="008D08BC"/>
    <w:rsid w:val="008D0F90"/>
    <w:rsid w:val="008D1474"/>
    <w:rsid w:val="008D46A4"/>
    <w:rsid w:val="008D6145"/>
    <w:rsid w:val="008E0D34"/>
    <w:rsid w:val="008E2BEE"/>
    <w:rsid w:val="008E7745"/>
    <w:rsid w:val="008F0496"/>
    <w:rsid w:val="008F18A2"/>
    <w:rsid w:val="008F6418"/>
    <w:rsid w:val="008F645D"/>
    <w:rsid w:val="008F6EC6"/>
    <w:rsid w:val="00901C37"/>
    <w:rsid w:val="00904C37"/>
    <w:rsid w:val="0090526C"/>
    <w:rsid w:val="0090528D"/>
    <w:rsid w:val="00910D8D"/>
    <w:rsid w:val="00912642"/>
    <w:rsid w:val="00912A0D"/>
    <w:rsid w:val="00914F50"/>
    <w:rsid w:val="00916141"/>
    <w:rsid w:val="00920213"/>
    <w:rsid w:val="009205A7"/>
    <w:rsid w:val="00924624"/>
    <w:rsid w:val="00925E1D"/>
    <w:rsid w:val="00925F6F"/>
    <w:rsid w:val="00930EF9"/>
    <w:rsid w:val="009314C0"/>
    <w:rsid w:val="009335DB"/>
    <w:rsid w:val="009336EF"/>
    <w:rsid w:val="00934005"/>
    <w:rsid w:val="009371B9"/>
    <w:rsid w:val="00937643"/>
    <w:rsid w:val="009415C1"/>
    <w:rsid w:val="0094162C"/>
    <w:rsid w:val="00942628"/>
    <w:rsid w:val="00942B20"/>
    <w:rsid w:val="00947337"/>
    <w:rsid w:val="0094777E"/>
    <w:rsid w:val="00950D10"/>
    <w:rsid w:val="009521C2"/>
    <w:rsid w:val="00952B08"/>
    <w:rsid w:val="00953044"/>
    <w:rsid w:val="009533A7"/>
    <w:rsid w:val="0095485C"/>
    <w:rsid w:val="00955BFA"/>
    <w:rsid w:val="0095644E"/>
    <w:rsid w:val="00956B16"/>
    <w:rsid w:val="009602EA"/>
    <w:rsid w:val="00960769"/>
    <w:rsid w:val="00961A82"/>
    <w:rsid w:val="009631E9"/>
    <w:rsid w:val="00965A04"/>
    <w:rsid w:val="00971B09"/>
    <w:rsid w:val="0097204A"/>
    <w:rsid w:val="00973DFC"/>
    <w:rsid w:val="00973FF0"/>
    <w:rsid w:val="00976AA7"/>
    <w:rsid w:val="009820B6"/>
    <w:rsid w:val="009825FC"/>
    <w:rsid w:val="00983FFC"/>
    <w:rsid w:val="009857C1"/>
    <w:rsid w:val="009861AD"/>
    <w:rsid w:val="00990200"/>
    <w:rsid w:val="00990587"/>
    <w:rsid w:val="00996DDE"/>
    <w:rsid w:val="009A0F37"/>
    <w:rsid w:val="009A13F2"/>
    <w:rsid w:val="009A7E11"/>
    <w:rsid w:val="009B22C7"/>
    <w:rsid w:val="009B29EC"/>
    <w:rsid w:val="009B38C0"/>
    <w:rsid w:val="009B5980"/>
    <w:rsid w:val="009B76A9"/>
    <w:rsid w:val="009B78A5"/>
    <w:rsid w:val="009C161D"/>
    <w:rsid w:val="009C193B"/>
    <w:rsid w:val="009C3439"/>
    <w:rsid w:val="009C3D09"/>
    <w:rsid w:val="009C505A"/>
    <w:rsid w:val="009D12D7"/>
    <w:rsid w:val="009D2315"/>
    <w:rsid w:val="009D2964"/>
    <w:rsid w:val="009D2C01"/>
    <w:rsid w:val="009D5663"/>
    <w:rsid w:val="009E092C"/>
    <w:rsid w:val="009E0BB9"/>
    <w:rsid w:val="009E4984"/>
    <w:rsid w:val="009E54E1"/>
    <w:rsid w:val="009E56EF"/>
    <w:rsid w:val="009E60C4"/>
    <w:rsid w:val="009F168A"/>
    <w:rsid w:val="009F26BA"/>
    <w:rsid w:val="009F27AB"/>
    <w:rsid w:val="009F35CE"/>
    <w:rsid w:val="009F4494"/>
    <w:rsid w:val="009F728A"/>
    <w:rsid w:val="00A003BB"/>
    <w:rsid w:val="00A01FE4"/>
    <w:rsid w:val="00A04B3D"/>
    <w:rsid w:val="00A05BA8"/>
    <w:rsid w:val="00A05FA3"/>
    <w:rsid w:val="00A10389"/>
    <w:rsid w:val="00A11C54"/>
    <w:rsid w:val="00A12F54"/>
    <w:rsid w:val="00A13C92"/>
    <w:rsid w:val="00A14124"/>
    <w:rsid w:val="00A16555"/>
    <w:rsid w:val="00A16EED"/>
    <w:rsid w:val="00A1717E"/>
    <w:rsid w:val="00A257F2"/>
    <w:rsid w:val="00A26C89"/>
    <w:rsid w:val="00A3086F"/>
    <w:rsid w:val="00A3137F"/>
    <w:rsid w:val="00A316A0"/>
    <w:rsid w:val="00A3545A"/>
    <w:rsid w:val="00A35629"/>
    <w:rsid w:val="00A400CE"/>
    <w:rsid w:val="00A41109"/>
    <w:rsid w:val="00A41495"/>
    <w:rsid w:val="00A4202A"/>
    <w:rsid w:val="00A42F77"/>
    <w:rsid w:val="00A4326F"/>
    <w:rsid w:val="00A45BF3"/>
    <w:rsid w:val="00A4649A"/>
    <w:rsid w:val="00A5534C"/>
    <w:rsid w:val="00A55DB0"/>
    <w:rsid w:val="00A56E8D"/>
    <w:rsid w:val="00A65290"/>
    <w:rsid w:val="00A67FC8"/>
    <w:rsid w:val="00A73BF5"/>
    <w:rsid w:val="00A745D8"/>
    <w:rsid w:val="00A74A19"/>
    <w:rsid w:val="00A774CA"/>
    <w:rsid w:val="00A80ED2"/>
    <w:rsid w:val="00A81BEC"/>
    <w:rsid w:val="00A823B2"/>
    <w:rsid w:val="00A86400"/>
    <w:rsid w:val="00A915D0"/>
    <w:rsid w:val="00A93DB0"/>
    <w:rsid w:val="00A97D50"/>
    <w:rsid w:val="00AA3DD8"/>
    <w:rsid w:val="00AA41AD"/>
    <w:rsid w:val="00AA7969"/>
    <w:rsid w:val="00AB2569"/>
    <w:rsid w:val="00AB3839"/>
    <w:rsid w:val="00AC082C"/>
    <w:rsid w:val="00AC1225"/>
    <w:rsid w:val="00AC18DA"/>
    <w:rsid w:val="00AC5D4C"/>
    <w:rsid w:val="00AC5F9E"/>
    <w:rsid w:val="00AC750E"/>
    <w:rsid w:val="00AC7D63"/>
    <w:rsid w:val="00AD01B4"/>
    <w:rsid w:val="00AD039E"/>
    <w:rsid w:val="00AD14AE"/>
    <w:rsid w:val="00AD14F4"/>
    <w:rsid w:val="00AD4E7A"/>
    <w:rsid w:val="00AD50EA"/>
    <w:rsid w:val="00AE1BB4"/>
    <w:rsid w:val="00AE4075"/>
    <w:rsid w:val="00AF064B"/>
    <w:rsid w:val="00AF0F98"/>
    <w:rsid w:val="00AF31C7"/>
    <w:rsid w:val="00AF3DEC"/>
    <w:rsid w:val="00AF4A90"/>
    <w:rsid w:val="00AF585A"/>
    <w:rsid w:val="00AF600D"/>
    <w:rsid w:val="00AF695F"/>
    <w:rsid w:val="00B0213D"/>
    <w:rsid w:val="00B05225"/>
    <w:rsid w:val="00B05F5D"/>
    <w:rsid w:val="00B107A8"/>
    <w:rsid w:val="00B11A8B"/>
    <w:rsid w:val="00B13C0E"/>
    <w:rsid w:val="00B13F03"/>
    <w:rsid w:val="00B1474B"/>
    <w:rsid w:val="00B14A31"/>
    <w:rsid w:val="00B21587"/>
    <w:rsid w:val="00B269FF"/>
    <w:rsid w:val="00B276C0"/>
    <w:rsid w:val="00B301E9"/>
    <w:rsid w:val="00B32033"/>
    <w:rsid w:val="00B3600D"/>
    <w:rsid w:val="00B36808"/>
    <w:rsid w:val="00B36CB5"/>
    <w:rsid w:val="00B40438"/>
    <w:rsid w:val="00B431FE"/>
    <w:rsid w:val="00B439F2"/>
    <w:rsid w:val="00B44C7C"/>
    <w:rsid w:val="00B45537"/>
    <w:rsid w:val="00B57687"/>
    <w:rsid w:val="00B61BAD"/>
    <w:rsid w:val="00B63579"/>
    <w:rsid w:val="00B65939"/>
    <w:rsid w:val="00B67127"/>
    <w:rsid w:val="00B67620"/>
    <w:rsid w:val="00B67E94"/>
    <w:rsid w:val="00B75BC6"/>
    <w:rsid w:val="00B80D27"/>
    <w:rsid w:val="00B857B7"/>
    <w:rsid w:val="00B87600"/>
    <w:rsid w:val="00B91091"/>
    <w:rsid w:val="00B92870"/>
    <w:rsid w:val="00BA1E72"/>
    <w:rsid w:val="00BA31FC"/>
    <w:rsid w:val="00BA68F9"/>
    <w:rsid w:val="00BA6DF6"/>
    <w:rsid w:val="00BA71E1"/>
    <w:rsid w:val="00BA7A76"/>
    <w:rsid w:val="00BA7D33"/>
    <w:rsid w:val="00BA7DD2"/>
    <w:rsid w:val="00BB49CC"/>
    <w:rsid w:val="00BB5196"/>
    <w:rsid w:val="00BB625C"/>
    <w:rsid w:val="00BC09FD"/>
    <w:rsid w:val="00BC0BE5"/>
    <w:rsid w:val="00BC0F0F"/>
    <w:rsid w:val="00BC1159"/>
    <w:rsid w:val="00BC249D"/>
    <w:rsid w:val="00BC3D5B"/>
    <w:rsid w:val="00BC42E3"/>
    <w:rsid w:val="00BC4320"/>
    <w:rsid w:val="00BD094E"/>
    <w:rsid w:val="00BD2CDA"/>
    <w:rsid w:val="00BD39B5"/>
    <w:rsid w:val="00BD4BDD"/>
    <w:rsid w:val="00BD5759"/>
    <w:rsid w:val="00BE145E"/>
    <w:rsid w:val="00BE4D67"/>
    <w:rsid w:val="00BE52EA"/>
    <w:rsid w:val="00BF0860"/>
    <w:rsid w:val="00BF538F"/>
    <w:rsid w:val="00C02890"/>
    <w:rsid w:val="00C04522"/>
    <w:rsid w:val="00C0764D"/>
    <w:rsid w:val="00C126E8"/>
    <w:rsid w:val="00C1364D"/>
    <w:rsid w:val="00C13C79"/>
    <w:rsid w:val="00C16C8D"/>
    <w:rsid w:val="00C240C4"/>
    <w:rsid w:val="00C267CB"/>
    <w:rsid w:val="00C2692A"/>
    <w:rsid w:val="00C269F8"/>
    <w:rsid w:val="00C27DAF"/>
    <w:rsid w:val="00C31313"/>
    <w:rsid w:val="00C3190B"/>
    <w:rsid w:val="00C32176"/>
    <w:rsid w:val="00C3225A"/>
    <w:rsid w:val="00C32A15"/>
    <w:rsid w:val="00C32C79"/>
    <w:rsid w:val="00C34405"/>
    <w:rsid w:val="00C37149"/>
    <w:rsid w:val="00C42C32"/>
    <w:rsid w:val="00C4413E"/>
    <w:rsid w:val="00C44CE7"/>
    <w:rsid w:val="00C512DF"/>
    <w:rsid w:val="00C54CE4"/>
    <w:rsid w:val="00C6034A"/>
    <w:rsid w:val="00C61BEE"/>
    <w:rsid w:val="00C61D97"/>
    <w:rsid w:val="00C61F66"/>
    <w:rsid w:val="00C621DC"/>
    <w:rsid w:val="00C6429E"/>
    <w:rsid w:val="00C64EB8"/>
    <w:rsid w:val="00C70230"/>
    <w:rsid w:val="00C713FB"/>
    <w:rsid w:val="00C7179E"/>
    <w:rsid w:val="00C72A25"/>
    <w:rsid w:val="00C72CAE"/>
    <w:rsid w:val="00C73889"/>
    <w:rsid w:val="00C74673"/>
    <w:rsid w:val="00C76E52"/>
    <w:rsid w:val="00C77317"/>
    <w:rsid w:val="00C81EDE"/>
    <w:rsid w:val="00C848A1"/>
    <w:rsid w:val="00C879ED"/>
    <w:rsid w:val="00C90F35"/>
    <w:rsid w:val="00C9710E"/>
    <w:rsid w:val="00CA0F10"/>
    <w:rsid w:val="00CA3115"/>
    <w:rsid w:val="00CA4823"/>
    <w:rsid w:val="00CA60A3"/>
    <w:rsid w:val="00CA6E08"/>
    <w:rsid w:val="00CB034C"/>
    <w:rsid w:val="00CB0CB8"/>
    <w:rsid w:val="00CB18DA"/>
    <w:rsid w:val="00CB5423"/>
    <w:rsid w:val="00CB576B"/>
    <w:rsid w:val="00CB7A10"/>
    <w:rsid w:val="00CC301D"/>
    <w:rsid w:val="00CD1B13"/>
    <w:rsid w:val="00CD35E4"/>
    <w:rsid w:val="00CD6F06"/>
    <w:rsid w:val="00CF0C7D"/>
    <w:rsid w:val="00CF2076"/>
    <w:rsid w:val="00CF43D5"/>
    <w:rsid w:val="00CF55B8"/>
    <w:rsid w:val="00CF6945"/>
    <w:rsid w:val="00D019C6"/>
    <w:rsid w:val="00D01BC9"/>
    <w:rsid w:val="00D03A62"/>
    <w:rsid w:val="00D0551A"/>
    <w:rsid w:val="00D06B09"/>
    <w:rsid w:val="00D117D3"/>
    <w:rsid w:val="00D132EC"/>
    <w:rsid w:val="00D16441"/>
    <w:rsid w:val="00D21264"/>
    <w:rsid w:val="00D2269C"/>
    <w:rsid w:val="00D243F9"/>
    <w:rsid w:val="00D2475F"/>
    <w:rsid w:val="00D2529F"/>
    <w:rsid w:val="00D26E36"/>
    <w:rsid w:val="00D31564"/>
    <w:rsid w:val="00D34920"/>
    <w:rsid w:val="00D35F56"/>
    <w:rsid w:val="00D41A3C"/>
    <w:rsid w:val="00D42977"/>
    <w:rsid w:val="00D437A4"/>
    <w:rsid w:val="00D43D3C"/>
    <w:rsid w:val="00D4401A"/>
    <w:rsid w:val="00D45689"/>
    <w:rsid w:val="00D47B61"/>
    <w:rsid w:val="00D51788"/>
    <w:rsid w:val="00D52168"/>
    <w:rsid w:val="00D536C2"/>
    <w:rsid w:val="00D552F8"/>
    <w:rsid w:val="00D610FD"/>
    <w:rsid w:val="00D63BAC"/>
    <w:rsid w:val="00D640C5"/>
    <w:rsid w:val="00D648BD"/>
    <w:rsid w:val="00D64AF8"/>
    <w:rsid w:val="00D652DA"/>
    <w:rsid w:val="00D65AA6"/>
    <w:rsid w:val="00D66ED2"/>
    <w:rsid w:val="00D70397"/>
    <w:rsid w:val="00D7197A"/>
    <w:rsid w:val="00D723DB"/>
    <w:rsid w:val="00D7251C"/>
    <w:rsid w:val="00D74CAF"/>
    <w:rsid w:val="00D75BA4"/>
    <w:rsid w:val="00D75EE3"/>
    <w:rsid w:val="00D80625"/>
    <w:rsid w:val="00D8336C"/>
    <w:rsid w:val="00D90B43"/>
    <w:rsid w:val="00D90DCC"/>
    <w:rsid w:val="00D92006"/>
    <w:rsid w:val="00D923F3"/>
    <w:rsid w:val="00DA20E9"/>
    <w:rsid w:val="00DA47F4"/>
    <w:rsid w:val="00DA50B3"/>
    <w:rsid w:val="00DB06C9"/>
    <w:rsid w:val="00DB0CB3"/>
    <w:rsid w:val="00DB2834"/>
    <w:rsid w:val="00DB56FF"/>
    <w:rsid w:val="00DB73C1"/>
    <w:rsid w:val="00DC157D"/>
    <w:rsid w:val="00DC159C"/>
    <w:rsid w:val="00DC15C5"/>
    <w:rsid w:val="00DC1C95"/>
    <w:rsid w:val="00DC30A2"/>
    <w:rsid w:val="00DC3710"/>
    <w:rsid w:val="00DC4C22"/>
    <w:rsid w:val="00DC6163"/>
    <w:rsid w:val="00DC7838"/>
    <w:rsid w:val="00DD03C6"/>
    <w:rsid w:val="00DD0F76"/>
    <w:rsid w:val="00DD11EF"/>
    <w:rsid w:val="00DD1267"/>
    <w:rsid w:val="00DE016E"/>
    <w:rsid w:val="00DE531A"/>
    <w:rsid w:val="00DE5880"/>
    <w:rsid w:val="00DE70D0"/>
    <w:rsid w:val="00DF1858"/>
    <w:rsid w:val="00DF2936"/>
    <w:rsid w:val="00DF35BA"/>
    <w:rsid w:val="00DF51FF"/>
    <w:rsid w:val="00DF530A"/>
    <w:rsid w:val="00DF6B5F"/>
    <w:rsid w:val="00E00055"/>
    <w:rsid w:val="00E01B2F"/>
    <w:rsid w:val="00E0235F"/>
    <w:rsid w:val="00E04B2B"/>
    <w:rsid w:val="00E067B0"/>
    <w:rsid w:val="00E10890"/>
    <w:rsid w:val="00E10DAE"/>
    <w:rsid w:val="00E11DE8"/>
    <w:rsid w:val="00E13787"/>
    <w:rsid w:val="00E13F92"/>
    <w:rsid w:val="00E140CA"/>
    <w:rsid w:val="00E14388"/>
    <w:rsid w:val="00E14967"/>
    <w:rsid w:val="00E14D46"/>
    <w:rsid w:val="00E15DF3"/>
    <w:rsid w:val="00E20E96"/>
    <w:rsid w:val="00E22610"/>
    <w:rsid w:val="00E331D5"/>
    <w:rsid w:val="00E33EE5"/>
    <w:rsid w:val="00E34E43"/>
    <w:rsid w:val="00E35BB2"/>
    <w:rsid w:val="00E374E7"/>
    <w:rsid w:val="00E42AE9"/>
    <w:rsid w:val="00E44A43"/>
    <w:rsid w:val="00E478E2"/>
    <w:rsid w:val="00E51064"/>
    <w:rsid w:val="00E52225"/>
    <w:rsid w:val="00E53F5B"/>
    <w:rsid w:val="00E55102"/>
    <w:rsid w:val="00E56628"/>
    <w:rsid w:val="00E617CC"/>
    <w:rsid w:val="00E61957"/>
    <w:rsid w:val="00E65D21"/>
    <w:rsid w:val="00E67012"/>
    <w:rsid w:val="00E67C7F"/>
    <w:rsid w:val="00E701BD"/>
    <w:rsid w:val="00E702C2"/>
    <w:rsid w:val="00E70F42"/>
    <w:rsid w:val="00E747A2"/>
    <w:rsid w:val="00E7523C"/>
    <w:rsid w:val="00E777C8"/>
    <w:rsid w:val="00E7794C"/>
    <w:rsid w:val="00E829C1"/>
    <w:rsid w:val="00E834AD"/>
    <w:rsid w:val="00E93F9F"/>
    <w:rsid w:val="00E962E6"/>
    <w:rsid w:val="00E978BF"/>
    <w:rsid w:val="00EA1DE5"/>
    <w:rsid w:val="00EA2686"/>
    <w:rsid w:val="00EA2FE5"/>
    <w:rsid w:val="00EA4B3C"/>
    <w:rsid w:val="00EA748B"/>
    <w:rsid w:val="00EA7778"/>
    <w:rsid w:val="00EB1A4C"/>
    <w:rsid w:val="00EC2C00"/>
    <w:rsid w:val="00EC2F22"/>
    <w:rsid w:val="00EC3B09"/>
    <w:rsid w:val="00EC5376"/>
    <w:rsid w:val="00EC7749"/>
    <w:rsid w:val="00ED0A76"/>
    <w:rsid w:val="00ED179F"/>
    <w:rsid w:val="00ED1CE7"/>
    <w:rsid w:val="00ED2286"/>
    <w:rsid w:val="00ED693D"/>
    <w:rsid w:val="00EE67E7"/>
    <w:rsid w:val="00EF1AA2"/>
    <w:rsid w:val="00EF24F7"/>
    <w:rsid w:val="00EF2E11"/>
    <w:rsid w:val="00EF4223"/>
    <w:rsid w:val="00EF7FE0"/>
    <w:rsid w:val="00F049B1"/>
    <w:rsid w:val="00F061C4"/>
    <w:rsid w:val="00F06966"/>
    <w:rsid w:val="00F073FE"/>
    <w:rsid w:val="00F07991"/>
    <w:rsid w:val="00F10C51"/>
    <w:rsid w:val="00F12A82"/>
    <w:rsid w:val="00F15BB7"/>
    <w:rsid w:val="00F21104"/>
    <w:rsid w:val="00F239BC"/>
    <w:rsid w:val="00F23AD7"/>
    <w:rsid w:val="00F26993"/>
    <w:rsid w:val="00F26B04"/>
    <w:rsid w:val="00F3030A"/>
    <w:rsid w:val="00F31CC2"/>
    <w:rsid w:val="00F340C2"/>
    <w:rsid w:val="00F40348"/>
    <w:rsid w:val="00F41553"/>
    <w:rsid w:val="00F43BAE"/>
    <w:rsid w:val="00F456BB"/>
    <w:rsid w:val="00F457E1"/>
    <w:rsid w:val="00F465B2"/>
    <w:rsid w:val="00F4773D"/>
    <w:rsid w:val="00F47F52"/>
    <w:rsid w:val="00F511B2"/>
    <w:rsid w:val="00F52659"/>
    <w:rsid w:val="00F550D5"/>
    <w:rsid w:val="00F56B98"/>
    <w:rsid w:val="00F56C91"/>
    <w:rsid w:val="00F56CD7"/>
    <w:rsid w:val="00F5793E"/>
    <w:rsid w:val="00F64FAD"/>
    <w:rsid w:val="00F65270"/>
    <w:rsid w:val="00F664EF"/>
    <w:rsid w:val="00F665E1"/>
    <w:rsid w:val="00F67C9C"/>
    <w:rsid w:val="00F76A6F"/>
    <w:rsid w:val="00F822C3"/>
    <w:rsid w:val="00F825AA"/>
    <w:rsid w:val="00F83AC3"/>
    <w:rsid w:val="00F86693"/>
    <w:rsid w:val="00F9169E"/>
    <w:rsid w:val="00F919A4"/>
    <w:rsid w:val="00F93632"/>
    <w:rsid w:val="00F93B4D"/>
    <w:rsid w:val="00F93E08"/>
    <w:rsid w:val="00FA1E25"/>
    <w:rsid w:val="00FA520E"/>
    <w:rsid w:val="00FA5A9C"/>
    <w:rsid w:val="00FA748B"/>
    <w:rsid w:val="00FB1E96"/>
    <w:rsid w:val="00FB34B4"/>
    <w:rsid w:val="00FB7282"/>
    <w:rsid w:val="00FB7385"/>
    <w:rsid w:val="00FB7AD4"/>
    <w:rsid w:val="00FC0932"/>
    <w:rsid w:val="00FC345F"/>
    <w:rsid w:val="00FC63E1"/>
    <w:rsid w:val="00FD0234"/>
    <w:rsid w:val="00FD0A53"/>
    <w:rsid w:val="00FD15B5"/>
    <w:rsid w:val="00FD16EE"/>
    <w:rsid w:val="00FD2179"/>
    <w:rsid w:val="00FD243E"/>
    <w:rsid w:val="00FD35D9"/>
    <w:rsid w:val="00FD4DFC"/>
    <w:rsid w:val="00FD624E"/>
    <w:rsid w:val="00FD640C"/>
    <w:rsid w:val="00FD7661"/>
    <w:rsid w:val="00FE0022"/>
    <w:rsid w:val="00FE159B"/>
    <w:rsid w:val="00FE1996"/>
    <w:rsid w:val="00FE34CF"/>
    <w:rsid w:val="00FE3DD6"/>
    <w:rsid w:val="00FE52B6"/>
    <w:rsid w:val="00FF1E21"/>
    <w:rsid w:val="00FF217B"/>
    <w:rsid w:val="00FF255A"/>
    <w:rsid w:val="00FF292B"/>
    <w:rsid w:val="00FF79F8"/>
    <w:rsid w:val="010CD129"/>
    <w:rsid w:val="0113E0D5"/>
    <w:rsid w:val="011AB9ED"/>
    <w:rsid w:val="014A6AD7"/>
    <w:rsid w:val="01590358"/>
    <w:rsid w:val="015A6749"/>
    <w:rsid w:val="015E0445"/>
    <w:rsid w:val="015FE80F"/>
    <w:rsid w:val="01674A2C"/>
    <w:rsid w:val="016FCA1E"/>
    <w:rsid w:val="018BA059"/>
    <w:rsid w:val="019804EA"/>
    <w:rsid w:val="01A0E31A"/>
    <w:rsid w:val="01FDF653"/>
    <w:rsid w:val="0202D4B3"/>
    <w:rsid w:val="0213C4E3"/>
    <w:rsid w:val="02167D88"/>
    <w:rsid w:val="02352B90"/>
    <w:rsid w:val="02524D7E"/>
    <w:rsid w:val="02687C3F"/>
    <w:rsid w:val="0273E9A5"/>
    <w:rsid w:val="029935A0"/>
    <w:rsid w:val="02AD7F2B"/>
    <w:rsid w:val="02C29C8C"/>
    <w:rsid w:val="02EA5E0D"/>
    <w:rsid w:val="02EAEE46"/>
    <w:rsid w:val="02FE5FBC"/>
    <w:rsid w:val="031830A3"/>
    <w:rsid w:val="03453202"/>
    <w:rsid w:val="03455790"/>
    <w:rsid w:val="034732FF"/>
    <w:rsid w:val="0347F748"/>
    <w:rsid w:val="0369E801"/>
    <w:rsid w:val="03D19C51"/>
    <w:rsid w:val="03E5BC90"/>
    <w:rsid w:val="03E74E62"/>
    <w:rsid w:val="04003FF3"/>
    <w:rsid w:val="044155D1"/>
    <w:rsid w:val="045917D1"/>
    <w:rsid w:val="045E2E87"/>
    <w:rsid w:val="0467772F"/>
    <w:rsid w:val="047D0F67"/>
    <w:rsid w:val="048544D0"/>
    <w:rsid w:val="04896175"/>
    <w:rsid w:val="04A2FE5B"/>
    <w:rsid w:val="04D6351F"/>
    <w:rsid w:val="04F10FE0"/>
    <w:rsid w:val="04F873DA"/>
    <w:rsid w:val="050CDADA"/>
    <w:rsid w:val="05138FCD"/>
    <w:rsid w:val="0530CC56"/>
    <w:rsid w:val="05B8479E"/>
    <w:rsid w:val="05BDF35C"/>
    <w:rsid w:val="05C412A6"/>
    <w:rsid w:val="05EE20D7"/>
    <w:rsid w:val="06260A23"/>
    <w:rsid w:val="063D98A5"/>
    <w:rsid w:val="0644EFCD"/>
    <w:rsid w:val="06526D54"/>
    <w:rsid w:val="0669731E"/>
    <w:rsid w:val="068C2B30"/>
    <w:rsid w:val="06FCF0B3"/>
    <w:rsid w:val="0717C563"/>
    <w:rsid w:val="072AA356"/>
    <w:rsid w:val="079AC01E"/>
    <w:rsid w:val="07A89786"/>
    <w:rsid w:val="07B40B3D"/>
    <w:rsid w:val="07CEA6AD"/>
    <w:rsid w:val="08108C0A"/>
    <w:rsid w:val="081F3935"/>
    <w:rsid w:val="0825012B"/>
    <w:rsid w:val="084D0CCE"/>
    <w:rsid w:val="0853E4CB"/>
    <w:rsid w:val="0857E08E"/>
    <w:rsid w:val="0862C678"/>
    <w:rsid w:val="08D8FA86"/>
    <w:rsid w:val="08DC27DB"/>
    <w:rsid w:val="08ED2217"/>
    <w:rsid w:val="08F6320E"/>
    <w:rsid w:val="093DD90A"/>
    <w:rsid w:val="09420110"/>
    <w:rsid w:val="094330EF"/>
    <w:rsid w:val="09490CB3"/>
    <w:rsid w:val="096027CF"/>
    <w:rsid w:val="097AC7DF"/>
    <w:rsid w:val="0981D5FA"/>
    <w:rsid w:val="0987400C"/>
    <w:rsid w:val="0993D73D"/>
    <w:rsid w:val="09A725FA"/>
    <w:rsid w:val="09AEF6D4"/>
    <w:rsid w:val="0A34D4D5"/>
    <w:rsid w:val="0A4F03E5"/>
    <w:rsid w:val="0A51DE52"/>
    <w:rsid w:val="0A5C5E52"/>
    <w:rsid w:val="0A9D20E9"/>
    <w:rsid w:val="0AA3A699"/>
    <w:rsid w:val="0ACB3D98"/>
    <w:rsid w:val="0ACBDB18"/>
    <w:rsid w:val="0AD9F206"/>
    <w:rsid w:val="0AF68CC5"/>
    <w:rsid w:val="0B13E152"/>
    <w:rsid w:val="0B2C2A20"/>
    <w:rsid w:val="0B7A5471"/>
    <w:rsid w:val="0B7D1646"/>
    <w:rsid w:val="0B965702"/>
    <w:rsid w:val="0B9931E0"/>
    <w:rsid w:val="0BAB213A"/>
    <w:rsid w:val="0C03379F"/>
    <w:rsid w:val="0C449C51"/>
    <w:rsid w:val="0C7240F2"/>
    <w:rsid w:val="0C7883ED"/>
    <w:rsid w:val="0C8177AD"/>
    <w:rsid w:val="0CB0B00E"/>
    <w:rsid w:val="0CDA52FD"/>
    <w:rsid w:val="0CDAF1EF"/>
    <w:rsid w:val="0CF04DF5"/>
    <w:rsid w:val="0D1678A0"/>
    <w:rsid w:val="0D39F637"/>
    <w:rsid w:val="0D3DBBAD"/>
    <w:rsid w:val="0D5BB9F5"/>
    <w:rsid w:val="0D638EC8"/>
    <w:rsid w:val="0D9D4846"/>
    <w:rsid w:val="0D9EBCEF"/>
    <w:rsid w:val="0DDA3E37"/>
    <w:rsid w:val="0E364185"/>
    <w:rsid w:val="0E472FCB"/>
    <w:rsid w:val="0E963835"/>
    <w:rsid w:val="0EA2E5EC"/>
    <w:rsid w:val="0EC3BE92"/>
    <w:rsid w:val="0ECC80A4"/>
    <w:rsid w:val="0ED11D8F"/>
    <w:rsid w:val="0F14F4B1"/>
    <w:rsid w:val="0F257404"/>
    <w:rsid w:val="0F3DFDF1"/>
    <w:rsid w:val="0F545C74"/>
    <w:rsid w:val="0F54B8ED"/>
    <w:rsid w:val="0F5D299C"/>
    <w:rsid w:val="0F6F3EE3"/>
    <w:rsid w:val="0FF66528"/>
    <w:rsid w:val="0FF9227C"/>
    <w:rsid w:val="0FFBBAD6"/>
    <w:rsid w:val="100CC136"/>
    <w:rsid w:val="101BF9C3"/>
    <w:rsid w:val="10228D54"/>
    <w:rsid w:val="10335923"/>
    <w:rsid w:val="105FA626"/>
    <w:rsid w:val="10794D60"/>
    <w:rsid w:val="10A8CBA0"/>
    <w:rsid w:val="10B565E6"/>
    <w:rsid w:val="10BCBDDC"/>
    <w:rsid w:val="10D19792"/>
    <w:rsid w:val="10DC98D7"/>
    <w:rsid w:val="10E09720"/>
    <w:rsid w:val="11278B23"/>
    <w:rsid w:val="1145A32E"/>
    <w:rsid w:val="114FF3D0"/>
    <w:rsid w:val="115C35A8"/>
    <w:rsid w:val="11A9ADB3"/>
    <w:rsid w:val="11B47FBE"/>
    <w:rsid w:val="11EED15A"/>
    <w:rsid w:val="11F42410"/>
    <w:rsid w:val="11FFC606"/>
    <w:rsid w:val="12101A07"/>
    <w:rsid w:val="124E83BB"/>
    <w:rsid w:val="12529045"/>
    <w:rsid w:val="129E4132"/>
    <w:rsid w:val="12C350CF"/>
    <w:rsid w:val="12F646A4"/>
    <w:rsid w:val="132297CC"/>
    <w:rsid w:val="1329C460"/>
    <w:rsid w:val="132C2116"/>
    <w:rsid w:val="136B335F"/>
    <w:rsid w:val="13721CA9"/>
    <w:rsid w:val="1387348C"/>
    <w:rsid w:val="13A5A0C6"/>
    <w:rsid w:val="13B1DC62"/>
    <w:rsid w:val="13D0BC61"/>
    <w:rsid w:val="13D5D6B7"/>
    <w:rsid w:val="13EFAE85"/>
    <w:rsid w:val="1407F5C9"/>
    <w:rsid w:val="140F8C1F"/>
    <w:rsid w:val="14427A9C"/>
    <w:rsid w:val="14570073"/>
    <w:rsid w:val="145F6A99"/>
    <w:rsid w:val="1484DAFA"/>
    <w:rsid w:val="148E049C"/>
    <w:rsid w:val="14B0032E"/>
    <w:rsid w:val="14C81121"/>
    <w:rsid w:val="14CBCCCC"/>
    <w:rsid w:val="14F03116"/>
    <w:rsid w:val="150F7724"/>
    <w:rsid w:val="15100060"/>
    <w:rsid w:val="151C13B8"/>
    <w:rsid w:val="1543FA05"/>
    <w:rsid w:val="159A1423"/>
    <w:rsid w:val="15CAC4BA"/>
    <w:rsid w:val="15FB53F5"/>
    <w:rsid w:val="161C5224"/>
    <w:rsid w:val="162303C9"/>
    <w:rsid w:val="165695E6"/>
    <w:rsid w:val="1680DC27"/>
    <w:rsid w:val="1694D6ED"/>
    <w:rsid w:val="16A224F3"/>
    <w:rsid w:val="16BEF7BA"/>
    <w:rsid w:val="16CED1C8"/>
    <w:rsid w:val="17237992"/>
    <w:rsid w:val="172F89D6"/>
    <w:rsid w:val="176C4167"/>
    <w:rsid w:val="17738743"/>
    <w:rsid w:val="17769DF2"/>
    <w:rsid w:val="178DC0F9"/>
    <w:rsid w:val="1792B54D"/>
    <w:rsid w:val="17B9FD69"/>
    <w:rsid w:val="17C02542"/>
    <w:rsid w:val="1836B5CC"/>
    <w:rsid w:val="1843C4D8"/>
    <w:rsid w:val="1866E3DE"/>
    <w:rsid w:val="186B83F0"/>
    <w:rsid w:val="18736939"/>
    <w:rsid w:val="1882C3F2"/>
    <w:rsid w:val="18B01664"/>
    <w:rsid w:val="18D18139"/>
    <w:rsid w:val="18DA113E"/>
    <w:rsid w:val="18DAFF3A"/>
    <w:rsid w:val="193FAF80"/>
    <w:rsid w:val="1965A7C5"/>
    <w:rsid w:val="19831BF3"/>
    <w:rsid w:val="198B3A4D"/>
    <w:rsid w:val="1990BE78"/>
    <w:rsid w:val="199DF603"/>
    <w:rsid w:val="19E63D01"/>
    <w:rsid w:val="19F0A267"/>
    <w:rsid w:val="19F295C0"/>
    <w:rsid w:val="1A23C996"/>
    <w:rsid w:val="1A254801"/>
    <w:rsid w:val="1A4D9DB3"/>
    <w:rsid w:val="1A4F02A3"/>
    <w:rsid w:val="1A58A736"/>
    <w:rsid w:val="1A94ACDE"/>
    <w:rsid w:val="1A9A2A09"/>
    <w:rsid w:val="1ADB4B3B"/>
    <w:rsid w:val="1AEB7E88"/>
    <w:rsid w:val="1AEDD00A"/>
    <w:rsid w:val="1B11D1DE"/>
    <w:rsid w:val="1B1551EA"/>
    <w:rsid w:val="1B1BCFA3"/>
    <w:rsid w:val="1BFBF414"/>
    <w:rsid w:val="1C2D3D5E"/>
    <w:rsid w:val="1C37036B"/>
    <w:rsid w:val="1C57CFD6"/>
    <w:rsid w:val="1C6B745A"/>
    <w:rsid w:val="1C7EF09C"/>
    <w:rsid w:val="1C9A3A50"/>
    <w:rsid w:val="1CAFB9D5"/>
    <w:rsid w:val="1CBD9A53"/>
    <w:rsid w:val="1CBDA968"/>
    <w:rsid w:val="1CBF9D6E"/>
    <w:rsid w:val="1CD97862"/>
    <w:rsid w:val="1CE58B93"/>
    <w:rsid w:val="1CEAABCA"/>
    <w:rsid w:val="1CFB6D5E"/>
    <w:rsid w:val="1D17BD04"/>
    <w:rsid w:val="1D49009F"/>
    <w:rsid w:val="1D502BBC"/>
    <w:rsid w:val="1D5A6692"/>
    <w:rsid w:val="1D890C83"/>
    <w:rsid w:val="1E86AF0F"/>
    <w:rsid w:val="1E95D6DC"/>
    <w:rsid w:val="1E9F049C"/>
    <w:rsid w:val="1EA2721E"/>
    <w:rsid w:val="1EAE52EC"/>
    <w:rsid w:val="1EB9618E"/>
    <w:rsid w:val="1EDF0A79"/>
    <w:rsid w:val="1F048556"/>
    <w:rsid w:val="1F17DB7B"/>
    <w:rsid w:val="1F180FBE"/>
    <w:rsid w:val="1F1AF950"/>
    <w:rsid w:val="1F1D2F4C"/>
    <w:rsid w:val="1F3F6BA4"/>
    <w:rsid w:val="1F51AD54"/>
    <w:rsid w:val="1F87EAE2"/>
    <w:rsid w:val="1F8E5CC7"/>
    <w:rsid w:val="1F8EA21D"/>
    <w:rsid w:val="1F92662B"/>
    <w:rsid w:val="1F96308F"/>
    <w:rsid w:val="1FBEB634"/>
    <w:rsid w:val="20132847"/>
    <w:rsid w:val="20244E83"/>
    <w:rsid w:val="2033A234"/>
    <w:rsid w:val="20365E2D"/>
    <w:rsid w:val="2072B9D4"/>
    <w:rsid w:val="20B16081"/>
    <w:rsid w:val="20BA5236"/>
    <w:rsid w:val="20BADA10"/>
    <w:rsid w:val="20D4A46C"/>
    <w:rsid w:val="20F54CF0"/>
    <w:rsid w:val="211FCB4A"/>
    <w:rsid w:val="212722A9"/>
    <w:rsid w:val="214460E7"/>
    <w:rsid w:val="215873DF"/>
    <w:rsid w:val="21698F5F"/>
    <w:rsid w:val="2176A5D2"/>
    <w:rsid w:val="217FE4D5"/>
    <w:rsid w:val="219AAB64"/>
    <w:rsid w:val="21C22A51"/>
    <w:rsid w:val="21D2E8DA"/>
    <w:rsid w:val="21E01755"/>
    <w:rsid w:val="21E7A320"/>
    <w:rsid w:val="21FF0634"/>
    <w:rsid w:val="22144FCD"/>
    <w:rsid w:val="2219D74E"/>
    <w:rsid w:val="2289FE50"/>
    <w:rsid w:val="22A586A2"/>
    <w:rsid w:val="22C10F00"/>
    <w:rsid w:val="22E6F35D"/>
    <w:rsid w:val="22FE16F1"/>
    <w:rsid w:val="232E80E7"/>
    <w:rsid w:val="233FDB46"/>
    <w:rsid w:val="23619615"/>
    <w:rsid w:val="2373F161"/>
    <w:rsid w:val="2390981E"/>
    <w:rsid w:val="2398F05C"/>
    <w:rsid w:val="23B1F991"/>
    <w:rsid w:val="23C30566"/>
    <w:rsid w:val="23F3ABB2"/>
    <w:rsid w:val="2440586C"/>
    <w:rsid w:val="24433626"/>
    <w:rsid w:val="24442680"/>
    <w:rsid w:val="248121DD"/>
    <w:rsid w:val="24D703A4"/>
    <w:rsid w:val="24EBFCC5"/>
    <w:rsid w:val="24FAB534"/>
    <w:rsid w:val="25248AE9"/>
    <w:rsid w:val="2530F155"/>
    <w:rsid w:val="25471F3A"/>
    <w:rsid w:val="25569C3B"/>
    <w:rsid w:val="261A5EBE"/>
    <w:rsid w:val="26233AC9"/>
    <w:rsid w:val="2624E16C"/>
    <w:rsid w:val="265BD44F"/>
    <w:rsid w:val="26896E8C"/>
    <w:rsid w:val="268AB5AA"/>
    <w:rsid w:val="2694062A"/>
    <w:rsid w:val="26A55DD7"/>
    <w:rsid w:val="26B0457F"/>
    <w:rsid w:val="26B8852D"/>
    <w:rsid w:val="2727B3CC"/>
    <w:rsid w:val="276C5DD6"/>
    <w:rsid w:val="27EE4563"/>
    <w:rsid w:val="2812349D"/>
    <w:rsid w:val="281861A4"/>
    <w:rsid w:val="2834932B"/>
    <w:rsid w:val="287855FF"/>
    <w:rsid w:val="2883ED65"/>
    <w:rsid w:val="28A36C88"/>
    <w:rsid w:val="28A526C6"/>
    <w:rsid w:val="28D2AECC"/>
    <w:rsid w:val="28EF18A1"/>
    <w:rsid w:val="29107C03"/>
    <w:rsid w:val="2915B160"/>
    <w:rsid w:val="292A2B69"/>
    <w:rsid w:val="29393B59"/>
    <w:rsid w:val="2958C79C"/>
    <w:rsid w:val="298174E4"/>
    <w:rsid w:val="2996EC7C"/>
    <w:rsid w:val="29BDF0E9"/>
    <w:rsid w:val="29C4D7A6"/>
    <w:rsid w:val="29D2969E"/>
    <w:rsid w:val="29FD4DBD"/>
    <w:rsid w:val="2A042683"/>
    <w:rsid w:val="2A09BFB7"/>
    <w:rsid w:val="2A387FBE"/>
    <w:rsid w:val="2A456D21"/>
    <w:rsid w:val="2A921539"/>
    <w:rsid w:val="2A976465"/>
    <w:rsid w:val="2AC41FC8"/>
    <w:rsid w:val="2AE4898B"/>
    <w:rsid w:val="2B02E72F"/>
    <w:rsid w:val="2B33C523"/>
    <w:rsid w:val="2B3DEA0E"/>
    <w:rsid w:val="2B4E5E53"/>
    <w:rsid w:val="2BA27CA5"/>
    <w:rsid w:val="2BA4024A"/>
    <w:rsid w:val="2BDEC8BE"/>
    <w:rsid w:val="2BE0A895"/>
    <w:rsid w:val="2C031C9C"/>
    <w:rsid w:val="2C3517B8"/>
    <w:rsid w:val="2C490331"/>
    <w:rsid w:val="2C64E070"/>
    <w:rsid w:val="2C6E173A"/>
    <w:rsid w:val="2C83E64A"/>
    <w:rsid w:val="2CB20136"/>
    <w:rsid w:val="2CE758D8"/>
    <w:rsid w:val="2CFA5585"/>
    <w:rsid w:val="2CFF8B09"/>
    <w:rsid w:val="2CFFD40F"/>
    <w:rsid w:val="2D595D3E"/>
    <w:rsid w:val="2D6E6C8E"/>
    <w:rsid w:val="2D8226A1"/>
    <w:rsid w:val="2DAF2763"/>
    <w:rsid w:val="2DB87BE9"/>
    <w:rsid w:val="2DDCD285"/>
    <w:rsid w:val="2DFCB172"/>
    <w:rsid w:val="2E005675"/>
    <w:rsid w:val="2E01B114"/>
    <w:rsid w:val="2E119748"/>
    <w:rsid w:val="2E2D2718"/>
    <w:rsid w:val="2E2EFFAB"/>
    <w:rsid w:val="2E42BF22"/>
    <w:rsid w:val="2E46F1B8"/>
    <w:rsid w:val="2E51A11A"/>
    <w:rsid w:val="2E66616E"/>
    <w:rsid w:val="2E953DFD"/>
    <w:rsid w:val="2EA1B7BE"/>
    <w:rsid w:val="2EC8BD45"/>
    <w:rsid w:val="2EE89479"/>
    <w:rsid w:val="2F32D716"/>
    <w:rsid w:val="2F4FAEB3"/>
    <w:rsid w:val="2F80CC59"/>
    <w:rsid w:val="2FAC17AA"/>
    <w:rsid w:val="2FB00872"/>
    <w:rsid w:val="2FBA9489"/>
    <w:rsid w:val="2FBE2CEE"/>
    <w:rsid w:val="2FDFFDB2"/>
    <w:rsid w:val="3016F31A"/>
    <w:rsid w:val="301E8235"/>
    <w:rsid w:val="30449FC3"/>
    <w:rsid w:val="30482B05"/>
    <w:rsid w:val="304B6354"/>
    <w:rsid w:val="308A8775"/>
    <w:rsid w:val="30A169D6"/>
    <w:rsid w:val="30DD4047"/>
    <w:rsid w:val="30E78103"/>
    <w:rsid w:val="30F9C717"/>
    <w:rsid w:val="30FD3994"/>
    <w:rsid w:val="313FEE49"/>
    <w:rsid w:val="315CBF29"/>
    <w:rsid w:val="3174D142"/>
    <w:rsid w:val="31946626"/>
    <w:rsid w:val="31A2DF76"/>
    <w:rsid w:val="31C623EB"/>
    <w:rsid w:val="31DDD56D"/>
    <w:rsid w:val="32106B8A"/>
    <w:rsid w:val="322014B6"/>
    <w:rsid w:val="323D4075"/>
    <w:rsid w:val="3243F28C"/>
    <w:rsid w:val="325A9156"/>
    <w:rsid w:val="32811231"/>
    <w:rsid w:val="32953D9E"/>
    <w:rsid w:val="32AF60EF"/>
    <w:rsid w:val="32C3BEA2"/>
    <w:rsid w:val="32D258F6"/>
    <w:rsid w:val="32D4FD7A"/>
    <w:rsid w:val="33328153"/>
    <w:rsid w:val="33731F83"/>
    <w:rsid w:val="337C33A9"/>
    <w:rsid w:val="33D01A0A"/>
    <w:rsid w:val="33D8B760"/>
    <w:rsid w:val="33F719C4"/>
    <w:rsid w:val="3412F3F2"/>
    <w:rsid w:val="34473466"/>
    <w:rsid w:val="3447A8C0"/>
    <w:rsid w:val="344AFA94"/>
    <w:rsid w:val="3467EA5A"/>
    <w:rsid w:val="347E05BF"/>
    <w:rsid w:val="34811205"/>
    <w:rsid w:val="349D7269"/>
    <w:rsid w:val="34BDE55E"/>
    <w:rsid w:val="35125100"/>
    <w:rsid w:val="352D24AA"/>
    <w:rsid w:val="35435213"/>
    <w:rsid w:val="358722F6"/>
    <w:rsid w:val="35D8355B"/>
    <w:rsid w:val="35DF6BB0"/>
    <w:rsid w:val="365A0F14"/>
    <w:rsid w:val="365DE68D"/>
    <w:rsid w:val="36893267"/>
    <w:rsid w:val="36F6C4F1"/>
    <w:rsid w:val="3742302F"/>
    <w:rsid w:val="376CA3F6"/>
    <w:rsid w:val="3785F814"/>
    <w:rsid w:val="37D42B9E"/>
    <w:rsid w:val="37E6888D"/>
    <w:rsid w:val="37F2BDD9"/>
    <w:rsid w:val="3806449D"/>
    <w:rsid w:val="384A8C52"/>
    <w:rsid w:val="3868336A"/>
    <w:rsid w:val="38748A01"/>
    <w:rsid w:val="38972E8D"/>
    <w:rsid w:val="38E45103"/>
    <w:rsid w:val="38EC1121"/>
    <w:rsid w:val="38EDB315"/>
    <w:rsid w:val="3921518F"/>
    <w:rsid w:val="3965E5AE"/>
    <w:rsid w:val="39A1CEB4"/>
    <w:rsid w:val="39A82EF7"/>
    <w:rsid w:val="39B0CBB5"/>
    <w:rsid w:val="39EABEA4"/>
    <w:rsid w:val="3A124FAC"/>
    <w:rsid w:val="3A1C7A07"/>
    <w:rsid w:val="3A22667F"/>
    <w:rsid w:val="3A5E2DD5"/>
    <w:rsid w:val="3A6460A8"/>
    <w:rsid w:val="3A6F00C4"/>
    <w:rsid w:val="3A8F43AB"/>
    <w:rsid w:val="3AA47CC4"/>
    <w:rsid w:val="3AC6861F"/>
    <w:rsid w:val="3AD6C20B"/>
    <w:rsid w:val="3B14D699"/>
    <w:rsid w:val="3B1D90F9"/>
    <w:rsid w:val="3B6C3ED8"/>
    <w:rsid w:val="3B76157A"/>
    <w:rsid w:val="3C0BD091"/>
    <w:rsid w:val="3C3443C4"/>
    <w:rsid w:val="3C354C9B"/>
    <w:rsid w:val="3C368721"/>
    <w:rsid w:val="3C73A9AA"/>
    <w:rsid w:val="3C80BAA2"/>
    <w:rsid w:val="3C981F64"/>
    <w:rsid w:val="3CB2D1FD"/>
    <w:rsid w:val="3CB76C16"/>
    <w:rsid w:val="3CE75075"/>
    <w:rsid w:val="3CE838E4"/>
    <w:rsid w:val="3CF00B55"/>
    <w:rsid w:val="3CF33BDE"/>
    <w:rsid w:val="3DB51207"/>
    <w:rsid w:val="3DCC3B0A"/>
    <w:rsid w:val="3DE6A4A8"/>
    <w:rsid w:val="3E0F568B"/>
    <w:rsid w:val="3E162A2C"/>
    <w:rsid w:val="3E4BBA73"/>
    <w:rsid w:val="3E56DBE3"/>
    <w:rsid w:val="3E5CE8B9"/>
    <w:rsid w:val="3E6BA0EC"/>
    <w:rsid w:val="3E7F5C2C"/>
    <w:rsid w:val="3E820E06"/>
    <w:rsid w:val="3ED5C513"/>
    <w:rsid w:val="3F40B455"/>
    <w:rsid w:val="3F61871F"/>
    <w:rsid w:val="3FBA538F"/>
    <w:rsid w:val="3FD859AC"/>
    <w:rsid w:val="400D313F"/>
    <w:rsid w:val="4021B1FA"/>
    <w:rsid w:val="402436F3"/>
    <w:rsid w:val="40321B87"/>
    <w:rsid w:val="40412BB0"/>
    <w:rsid w:val="40471AA9"/>
    <w:rsid w:val="4047FE1F"/>
    <w:rsid w:val="405C9E34"/>
    <w:rsid w:val="406114E9"/>
    <w:rsid w:val="407AF72C"/>
    <w:rsid w:val="40D4FCFD"/>
    <w:rsid w:val="41425A95"/>
    <w:rsid w:val="41615B44"/>
    <w:rsid w:val="417522E2"/>
    <w:rsid w:val="4189885D"/>
    <w:rsid w:val="41931B0C"/>
    <w:rsid w:val="419A7ED1"/>
    <w:rsid w:val="419F1557"/>
    <w:rsid w:val="420A6B9F"/>
    <w:rsid w:val="42253D34"/>
    <w:rsid w:val="424902E9"/>
    <w:rsid w:val="425B07ED"/>
    <w:rsid w:val="4291F1D0"/>
    <w:rsid w:val="429E0063"/>
    <w:rsid w:val="42ABDA11"/>
    <w:rsid w:val="42AEE2F5"/>
    <w:rsid w:val="42DDC5B8"/>
    <w:rsid w:val="42E42007"/>
    <w:rsid w:val="42FC1FDC"/>
    <w:rsid w:val="43006074"/>
    <w:rsid w:val="43024732"/>
    <w:rsid w:val="4321E8FD"/>
    <w:rsid w:val="434F940C"/>
    <w:rsid w:val="438F45A5"/>
    <w:rsid w:val="43B52777"/>
    <w:rsid w:val="441952C9"/>
    <w:rsid w:val="441A582C"/>
    <w:rsid w:val="44306C02"/>
    <w:rsid w:val="44442E48"/>
    <w:rsid w:val="4457BE35"/>
    <w:rsid w:val="4458A63F"/>
    <w:rsid w:val="44597499"/>
    <w:rsid w:val="44921F18"/>
    <w:rsid w:val="44A3C214"/>
    <w:rsid w:val="44A5CA8F"/>
    <w:rsid w:val="44C486BB"/>
    <w:rsid w:val="44FD146B"/>
    <w:rsid w:val="4510F4DE"/>
    <w:rsid w:val="4534A864"/>
    <w:rsid w:val="453BC41E"/>
    <w:rsid w:val="45509874"/>
    <w:rsid w:val="4557AFBB"/>
    <w:rsid w:val="45679236"/>
    <w:rsid w:val="4574CD6E"/>
    <w:rsid w:val="45890181"/>
    <w:rsid w:val="45B5AC38"/>
    <w:rsid w:val="45B6758D"/>
    <w:rsid w:val="45F82155"/>
    <w:rsid w:val="460F9072"/>
    <w:rsid w:val="46172E3C"/>
    <w:rsid w:val="4627BFE5"/>
    <w:rsid w:val="46329978"/>
    <w:rsid w:val="464A0CA4"/>
    <w:rsid w:val="46531A78"/>
    <w:rsid w:val="465BB386"/>
    <w:rsid w:val="4695473F"/>
    <w:rsid w:val="46A50A7B"/>
    <w:rsid w:val="46C5018E"/>
    <w:rsid w:val="46D3D015"/>
    <w:rsid w:val="46FB96AB"/>
    <w:rsid w:val="470572F8"/>
    <w:rsid w:val="47079BCA"/>
    <w:rsid w:val="470DC3C3"/>
    <w:rsid w:val="472D798E"/>
    <w:rsid w:val="474A9E7C"/>
    <w:rsid w:val="4781A591"/>
    <w:rsid w:val="479407AA"/>
    <w:rsid w:val="47D91613"/>
    <w:rsid w:val="4808F6CF"/>
    <w:rsid w:val="4818B592"/>
    <w:rsid w:val="48652B76"/>
    <w:rsid w:val="4866BCC9"/>
    <w:rsid w:val="4871E245"/>
    <w:rsid w:val="488CCDAE"/>
    <w:rsid w:val="48AA1A2F"/>
    <w:rsid w:val="48E3B373"/>
    <w:rsid w:val="491103A9"/>
    <w:rsid w:val="493C275B"/>
    <w:rsid w:val="4958A86B"/>
    <w:rsid w:val="499B4F9F"/>
    <w:rsid w:val="49BC10BC"/>
    <w:rsid w:val="49BE251B"/>
    <w:rsid w:val="49DBB95A"/>
    <w:rsid w:val="49EF8575"/>
    <w:rsid w:val="4A2C233D"/>
    <w:rsid w:val="4A3CCB7F"/>
    <w:rsid w:val="4A40482F"/>
    <w:rsid w:val="4A72349A"/>
    <w:rsid w:val="4A947438"/>
    <w:rsid w:val="4A959907"/>
    <w:rsid w:val="4AC23E56"/>
    <w:rsid w:val="4AC60D9A"/>
    <w:rsid w:val="4ACE8C4F"/>
    <w:rsid w:val="4AE35C56"/>
    <w:rsid w:val="4AFCFB6C"/>
    <w:rsid w:val="4B026371"/>
    <w:rsid w:val="4B327D00"/>
    <w:rsid w:val="4B7FC772"/>
    <w:rsid w:val="4BB0B00E"/>
    <w:rsid w:val="4BBDC8DB"/>
    <w:rsid w:val="4BC8404D"/>
    <w:rsid w:val="4C18FD42"/>
    <w:rsid w:val="4C2AAB45"/>
    <w:rsid w:val="4C35BDD2"/>
    <w:rsid w:val="4C6893B4"/>
    <w:rsid w:val="4C7479F0"/>
    <w:rsid w:val="4C7E2EFC"/>
    <w:rsid w:val="4C8640F3"/>
    <w:rsid w:val="4C91475E"/>
    <w:rsid w:val="4D35773E"/>
    <w:rsid w:val="4D3C9399"/>
    <w:rsid w:val="4D40AE65"/>
    <w:rsid w:val="4D603F81"/>
    <w:rsid w:val="4D631BD9"/>
    <w:rsid w:val="4D68F788"/>
    <w:rsid w:val="4D7B00FE"/>
    <w:rsid w:val="4D7E003E"/>
    <w:rsid w:val="4DAC67FE"/>
    <w:rsid w:val="4DC9D878"/>
    <w:rsid w:val="4DE606EE"/>
    <w:rsid w:val="4E095C06"/>
    <w:rsid w:val="4E0C032B"/>
    <w:rsid w:val="4E11B19E"/>
    <w:rsid w:val="4E4B6842"/>
    <w:rsid w:val="4E8584AB"/>
    <w:rsid w:val="4EAC7E13"/>
    <w:rsid w:val="4F030066"/>
    <w:rsid w:val="4F30418C"/>
    <w:rsid w:val="4F725986"/>
    <w:rsid w:val="4FA7C544"/>
    <w:rsid w:val="4FC79F20"/>
    <w:rsid w:val="4FD795E2"/>
    <w:rsid w:val="4FFC482B"/>
    <w:rsid w:val="500ECB38"/>
    <w:rsid w:val="501AD848"/>
    <w:rsid w:val="504D00BE"/>
    <w:rsid w:val="506314BD"/>
    <w:rsid w:val="50657D6D"/>
    <w:rsid w:val="50694994"/>
    <w:rsid w:val="507C1737"/>
    <w:rsid w:val="5090241F"/>
    <w:rsid w:val="50D7AB90"/>
    <w:rsid w:val="50D7F4C3"/>
    <w:rsid w:val="50FCADEA"/>
    <w:rsid w:val="51808029"/>
    <w:rsid w:val="5184E48F"/>
    <w:rsid w:val="5186C20A"/>
    <w:rsid w:val="51D3E3BD"/>
    <w:rsid w:val="51DA440A"/>
    <w:rsid w:val="51E85EBA"/>
    <w:rsid w:val="51FF8762"/>
    <w:rsid w:val="5253FA72"/>
    <w:rsid w:val="5268D6C6"/>
    <w:rsid w:val="52805C04"/>
    <w:rsid w:val="5309AA62"/>
    <w:rsid w:val="535D828C"/>
    <w:rsid w:val="538C28FB"/>
    <w:rsid w:val="53A49E77"/>
    <w:rsid w:val="53C1CA40"/>
    <w:rsid w:val="53EC149D"/>
    <w:rsid w:val="540B7B86"/>
    <w:rsid w:val="547B4F1A"/>
    <w:rsid w:val="54C67579"/>
    <w:rsid w:val="54CCF550"/>
    <w:rsid w:val="54DD215E"/>
    <w:rsid w:val="54E1AEF6"/>
    <w:rsid w:val="54E853C4"/>
    <w:rsid w:val="54EC32DC"/>
    <w:rsid w:val="54F20C52"/>
    <w:rsid w:val="54F28FF4"/>
    <w:rsid w:val="54F6CDDA"/>
    <w:rsid w:val="551C8A70"/>
    <w:rsid w:val="553FA093"/>
    <w:rsid w:val="554BBD06"/>
    <w:rsid w:val="5552A75B"/>
    <w:rsid w:val="55550ED3"/>
    <w:rsid w:val="555CDB0C"/>
    <w:rsid w:val="5574D212"/>
    <w:rsid w:val="5580DF4E"/>
    <w:rsid w:val="5590C7D4"/>
    <w:rsid w:val="55BBAFCC"/>
    <w:rsid w:val="55BF4CF8"/>
    <w:rsid w:val="55C52936"/>
    <w:rsid w:val="55D2F30B"/>
    <w:rsid w:val="55E69239"/>
    <w:rsid w:val="55E8C033"/>
    <w:rsid w:val="56263922"/>
    <w:rsid w:val="56280609"/>
    <w:rsid w:val="5630DE7D"/>
    <w:rsid w:val="5645D812"/>
    <w:rsid w:val="565259B8"/>
    <w:rsid w:val="565AB99B"/>
    <w:rsid w:val="568C9000"/>
    <w:rsid w:val="56C56229"/>
    <w:rsid w:val="56F0A482"/>
    <w:rsid w:val="56F5379C"/>
    <w:rsid w:val="570E221B"/>
    <w:rsid w:val="57485AC4"/>
    <w:rsid w:val="5766C9F1"/>
    <w:rsid w:val="57908F0C"/>
    <w:rsid w:val="579CC05B"/>
    <w:rsid w:val="57A1F8CA"/>
    <w:rsid w:val="57C128B4"/>
    <w:rsid w:val="57D00F0F"/>
    <w:rsid w:val="57EE7572"/>
    <w:rsid w:val="57F7A4D2"/>
    <w:rsid w:val="5807D7F7"/>
    <w:rsid w:val="585AFD71"/>
    <w:rsid w:val="58689412"/>
    <w:rsid w:val="588A50E5"/>
    <w:rsid w:val="58904066"/>
    <w:rsid w:val="58992A2A"/>
    <w:rsid w:val="58C52992"/>
    <w:rsid w:val="58CB57E2"/>
    <w:rsid w:val="58F21709"/>
    <w:rsid w:val="58F3AD7F"/>
    <w:rsid w:val="591C324B"/>
    <w:rsid w:val="594AA946"/>
    <w:rsid w:val="59571399"/>
    <w:rsid w:val="599E67DA"/>
    <w:rsid w:val="59A6F710"/>
    <w:rsid w:val="59CECD05"/>
    <w:rsid w:val="59D72041"/>
    <w:rsid w:val="5A0CC36E"/>
    <w:rsid w:val="5A0CC764"/>
    <w:rsid w:val="5A1676C4"/>
    <w:rsid w:val="5A3148B9"/>
    <w:rsid w:val="5A46FABE"/>
    <w:rsid w:val="5A4AC3AB"/>
    <w:rsid w:val="5A4BFE6D"/>
    <w:rsid w:val="5A5F24E6"/>
    <w:rsid w:val="5A609AAE"/>
    <w:rsid w:val="5A870D0D"/>
    <w:rsid w:val="5AF5E93D"/>
    <w:rsid w:val="5B08C9EB"/>
    <w:rsid w:val="5B1EB4F9"/>
    <w:rsid w:val="5B1FFEC2"/>
    <w:rsid w:val="5B38AF02"/>
    <w:rsid w:val="5B3F8FB7"/>
    <w:rsid w:val="5B4338FF"/>
    <w:rsid w:val="5B54F0F0"/>
    <w:rsid w:val="5B5BA97F"/>
    <w:rsid w:val="5B683936"/>
    <w:rsid w:val="5B79F2F9"/>
    <w:rsid w:val="5BA0BC71"/>
    <w:rsid w:val="5BB74D50"/>
    <w:rsid w:val="5C470B3B"/>
    <w:rsid w:val="5C4DA090"/>
    <w:rsid w:val="5C5C5159"/>
    <w:rsid w:val="5C64E1E0"/>
    <w:rsid w:val="5C956868"/>
    <w:rsid w:val="5CBA4968"/>
    <w:rsid w:val="5CBAB95F"/>
    <w:rsid w:val="5CBCF025"/>
    <w:rsid w:val="5CDD2AC7"/>
    <w:rsid w:val="5D23D3F2"/>
    <w:rsid w:val="5D5377C2"/>
    <w:rsid w:val="5D5CF006"/>
    <w:rsid w:val="5D696921"/>
    <w:rsid w:val="5D8B2A99"/>
    <w:rsid w:val="5D9D141F"/>
    <w:rsid w:val="5DCC4991"/>
    <w:rsid w:val="5DD1CC9D"/>
    <w:rsid w:val="5DD9E9B7"/>
    <w:rsid w:val="5E4459D7"/>
    <w:rsid w:val="5E4DF112"/>
    <w:rsid w:val="5E8679E3"/>
    <w:rsid w:val="5E93DCC7"/>
    <w:rsid w:val="5EABD618"/>
    <w:rsid w:val="5EAD6059"/>
    <w:rsid w:val="5EC2027B"/>
    <w:rsid w:val="5EC7A105"/>
    <w:rsid w:val="5EE1A8D2"/>
    <w:rsid w:val="5F1C6049"/>
    <w:rsid w:val="5F1D0C8A"/>
    <w:rsid w:val="5F1E16A4"/>
    <w:rsid w:val="5F43BD3B"/>
    <w:rsid w:val="5F4B0D6D"/>
    <w:rsid w:val="5F605ADB"/>
    <w:rsid w:val="5F677785"/>
    <w:rsid w:val="5F7F2928"/>
    <w:rsid w:val="5F83E17D"/>
    <w:rsid w:val="5F879C16"/>
    <w:rsid w:val="5F94CE8C"/>
    <w:rsid w:val="5F9726D3"/>
    <w:rsid w:val="5FB76D33"/>
    <w:rsid w:val="60049EFE"/>
    <w:rsid w:val="60091F07"/>
    <w:rsid w:val="601E7CB2"/>
    <w:rsid w:val="6066D4F1"/>
    <w:rsid w:val="6097E2EF"/>
    <w:rsid w:val="60CB2E6B"/>
    <w:rsid w:val="60E5121B"/>
    <w:rsid w:val="60F13EDF"/>
    <w:rsid w:val="611E25AC"/>
    <w:rsid w:val="61487A1D"/>
    <w:rsid w:val="614E1E4A"/>
    <w:rsid w:val="6160D273"/>
    <w:rsid w:val="619255C8"/>
    <w:rsid w:val="61B29EAE"/>
    <w:rsid w:val="61DD8764"/>
    <w:rsid w:val="61EE5251"/>
    <w:rsid w:val="61EFFDEC"/>
    <w:rsid w:val="621F4180"/>
    <w:rsid w:val="622E0090"/>
    <w:rsid w:val="623D9539"/>
    <w:rsid w:val="6252923B"/>
    <w:rsid w:val="6268400A"/>
    <w:rsid w:val="6276610D"/>
    <w:rsid w:val="627FF6FF"/>
    <w:rsid w:val="62941CEA"/>
    <w:rsid w:val="62AB94A3"/>
    <w:rsid w:val="62FA5C9A"/>
    <w:rsid w:val="62FCFDCE"/>
    <w:rsid w:val="6318F887"/>
    <w:rsid w:val="6320D8A1"/>
    <w:rsid w:val="632636F1"/>
    <w:rsid w:val="63267DEA"/>
    <w:rsid w:val="633D3E56"/>
    <w:rsid w:val="6342E263"/>
    <w:rsid w:val="63749CDD"/>
    <w:rsid w:val="63756B55"/>
    <w:rsid w:val="639C780E"/>
    <w:rsid w:val="63A68E49"/>
    <w:rsid w:val="63ACB3B0"/>
    <w:rsid w:val="63B1F3E3"/>
    <w:rsid w:val="63B46FEF"/>
    <w:rsid w:val="63BA6216"/>
    <w:rsid w:val="64118DC4"/>
    <w:rsid w:val="6419C260"/>
    <w:rsid w:val="642EF38A"/>
    <w:rsid w:val="646072AD"/>
    <w:rsid w:val="648F3E5D"/>
    <w:rsid w:val="64EC71FF"/>
    <w:rsid w:val="6502F8FA"/>
    <w:rsid w:val="650F01CD"/>
    <w:rsid w:val="65116BEE"/>
    <w:rsid w:val="65565803"/>
    <w:rsid w:val="65B63D7E"/>
    <w:rsid w:val="65E1D60A"/>
    <w:rsid w:val="65F0FD6E"/>
    <w:rsid w:val="660EDD09"/>
    <w:rsid w:val="6653430A"/>
    <w:rsid w:val="666315D9"/>
    <w:rsid w:val="66640DBE"/>
    <w:rsid w:val="667C252C"/>
    <w:rsid w:val="6696D667"/>
    <w:rsid w:val="66DEEF7C"/>
    <w:rsid w:val="66E53E85"/>
    <w:rsid w:val="6703E64D"/>
    <w:rsid w:val="670A9E97"/>
    <w:rsid w:val="673E05F6"/>
    <w:rsid w:val="6742B77B"/>
    <w:rsid w:val="674BC392"/>
    <w:rsid w:val="6761B497"/>
    <w:rsid w:val="676BDC2B"/>
    <w:rsid w:val="67BB6562"/>
    <w:rsid w:val="67C4E8AE"/>
    <w:rsid w:val="67F9C5F9"/>
    <w:rsid w:val="6885A088"/>
    <w:rsid w:val="68DB32EB"/>
    <w:rsid w:val="68E49961"/>
    <w:rsid w:val="68F929A6"/>
    <w:rsid w:val="694DC55F"/>
    <w:rsid w:val="69576C65"/>
    <w:rsid w:val="697078AB"/>
    <w:rsid w:val="69F734D7"/>
    <w:rsid w:val="6A05818A"/>
    <w:rsid w:val="6A29C317"/>
    <w:rsid w:val="6A75AA14"/>
    <w:rsid w:val="6A9B6E84"/>
    <w:rsid w:val="6AA16019"/>
    <w:rsid w:val="6AB835E6"/>
    <w:rsid w:val="6AC9AC66"/>
    <w:rsid w:val="6ADC12A8"/>
    <w:rsid w:val="6AF31FF7"/>
    <w:rsid w:val="6AF495E4"/>
    <w:rsid w:val="6B025A7E"/>
    <w:rsid w:val="6B061655"/>
    <w:rsid w:val="6B171F27"/>
    <w:rsid w:val="6B44456D"/>
    <w:rsid w:val="6B59553F"/>
    <w:rsid w:val="6B6DCB71"/>
    <w:rsid w:val="6B893E5E"/>
    <w:rsid w:val="6BA3BF76"/>
    <w:rsid w:val="6BB534D6"/>
    <w:rsid w:val="6BD2171B"/>
    <w:rsid w:val="6BF05489"/>
    <w:rsid w:val="6C0243E4"/>
    <w:rsid w:val="6C07B27C"/>
    <w:rsid w:val="6C21C3B1"/>
    <w:rsid w:val="6C3E92E7"/>
    <w:rsid w:val="6C4FC120"/>
    <w:rsid w:val="6C61021E"/>
    <w:rsid w:val="6C61BB58"/>
    <w:rsid w:val="6C8CC7E5"/>
    <w:rsid w:val="6D109A7B"/>
    <w:rsid w:val="6D2D9DE2"/>
    <w:rsid w:val="6D49D359"/>
    <w:rsid w:val="6D5021DD"/>
    <w:rsid w:val="6D51A0B3"/>
    <w:rsid w:val="6D6D3EA2"/>
    <w:rsid w:val="6D810C62"/>
    <w:rsid w:val="6DA6C34C"/>
    <w:rsid w:val="6DD4A372"/>
    <w:rsid w:val="6DE53958"/>
    <w:rsid w:val="6DF9D426"/>
    <w:rsid w:val="6DFB7574"/>
    <w:rsid w:val="6E3BF54F"/>
    <w:rsid w:val="6E4342BE"/>
    <w:rsid w:val="6E44AD74"/>
    <w:rsid w:val="6E6DB3CA"/>
    <w:rsid w:val="6E91520D"/>
    <w:rsid w:val="6EA96ACF"/>
    <w:rsid w:val="6EB231EA"/>
    <w:rsid w:val="6EC82E34"/>
    <w:rsid w:val="6EDCD050"/>
    <w:rsid w:val="6EE83D0E"/>
    <w:rsid w:val="6EF1094D"/>
    <w:rsid w:val="6F10983F"/>
    <w:rsid w:val="6F279DE2"/>
    <w:rsid w:val="6F8B2E49"/>
    <w:rsid w:val="6FA3B78A"/>
    <w:rsid w:val="6FA5F577"/>
    <w:rsid w:val="6FC46519"/>
    <w:rsid w:val="6FCA336A"/>
    <w:rsid w:val="6FE546B1"/>
    <w:rsid w:val="6FE6BD0E"/>
    <w:rsid w:val="702AB1A9"/>
    <w:rsid w:val="705D9861"/>
    <w:rsid w:val="70BCFE28"/>
    <w:rsid w:val="712DFE88"/>
    <w:rsid w:val="714FD39B"/>
    <w:rsid w:val="715A33F3"/>
    <w:rsid w:val="71ADA161"/>
    <w:rsid w:val="71D32BB3"/>
    <w:rsid w:val="7204D557"/>
    <w:rsid w:val="72088316"/>
    <w:rsid w:val="720B7028"/>
    <w:rsid w:val="72205945"/>
    <w:rsid w:val="722D93C4"/>
    <w:rsid w:val="72594A8B"/>
    <w:rsid w:val="7271C478"/>
    <w:rsid w:val="7276CD52"/>
    <w:rsid w:val="72B14F48"/>
    <w:rsid w:val="72CB030A"/>
    <w:rsid w:val="72DB7E81"/>
    <w:rsid w:val="72F2AACB"/>
    <w:rsid w:val="73232466"/>
    <w:rsid w:val="7358EA48"/>
    <w:rsid w:val="73830C4E"/>
    <w:rsid w:val="7398E270"/>
    <w:rsid w:val="739E2AF7"/>
    <w:rsid w:val="73B8969F"/>
    <w:rsid w:val="73BD2693"/>
    <w:rsid w:val="741D5BE3"/>
    <w:rsid w:val="7445F042"/>
    <w:rsid w:val="745B4E0C"/>
    <w:rsid w:val="74BB2D3C"/>
    <w:rsid w:val="74D16E39"/>
    <w:rsid w:val="7505CE1F"/>
    <w:rsid w:val="751DA4CF"/>
    <w:rsid w:val="752005CD"/>
    <w:rsid w:val="75900B44"/>
    <w:rsid w:val="75ABB0A3"/>
    <w:rsid w:val="75ABDB26"/>
    <w:rsid w:val="75D02CF3"/>
    <w:rsid w:val="75ED42C7"/>
    <w:rsid w:val="7604394A"/>
    <w:rsid w:val="7608A4AB"/>
    <w:rsid w:val="76184022"/>
    <w:rsid w:val="7620D3F8"/>
    <w:rsid w:val="76342045"/>
    <w:rsid w:val="76684737"/>
    <w:rsid w:val="7686DF21"/>
    <w:rsid w:val="76A86EA9"/>
    <w:rsid w:val="76CB1A00"/>
    <w:rsid w:val="76D6F3DC"/>
    <w:rsid w:val="76DB6FA0"/>
    <w:rsid w:val="770D2F6A"/>
    <w:rsid w:val="771589D1"/>
    <w:rsid w:val="771FC8AD"/>
    <w:rsid w:val="7767E282"/>
    <w:rsid w:val="7785656A"/>
    <w:rsid w:val="77B0163B"/>
    <w:rsid w:val="77CC3846"/>
    <w:rsid w:val="7809707B"/>
    <w:rsid w:val="783FBA7C"/>
    <w:rsid w:val="786811EF"/>
    <w:rsid w:val="78AD84AA"/>
    <w:rsid w:val="78CB3347"/>
    <w:rsid w:val="78D67F06"/>
    <w:rsid w:val="79063D66"/>
    <w:rsid w:val="79136226"/>
    <w:rsid w:val="7945FF99"/>
    <w:rsid w:val="7979C60C"/>
    <w:rsid w:val="79943AD3"/>
    <w:rsid w:val="79CEDB11"/>
    <w:rsid w:val="79DEE0CB"/>
    <w:rsid w:val="7A030513"/>
    <w:rsid w:val="7A121D88"/>
    <w:rsid w:val="7A3459B0"/>
    <w:rsid w:val="7A3E0FA0"/>
    <w:rsid w:val="7A51A3D1"/>
    <w:rsid w:val="7A85BE24"/>
    <w:rsid w:val="7AA72167"/>
    <w:rsid w:val="7AE45BA8"/>
    <w:rsid w:val="7AEAFB0A"/>
    <w:rsid w:val="7AF04E77"/>
    <w:rsid w:val="7B3EBE53"/>
    <w:rsid w:val="7B47C922"/>
    <w:rsid w:val="7B5EECA0"/>
    <w:rsid w:val="7B763BA7"/>
    <w:rsid w:val="7B891475"/>
    <w:rsid w:val="7B9B8AAD"/>
    <w:rsid w:val="7C175D94"/>
    <w:rsid w:val="7C1CEB83"/>
    <w:rsid w:val="7C1E7D0B"/>
    <w:rsid w:val="7C2B4EBB"/>
    <w:rsid w:val="7C80CFFF"/>
    <w:rsid w:val="7C81CA6B"/>
    <w:rsid w:val="7C9325A8"/>
    <w:rsid w:val="7CBBBEDC"/>
    <w:rsid w:val="7CCAD2EB"/>
    <w:rsid w:val="7CF5AE27"/>
    <w:rsid w:val="7D007EA8"/>
    <w:rsid w:val="7D287435"/>
    <w:rsid w:val="7D36A94D"/>
    <w:rsid w:val="7D39E0D1"/>
    <w:rsid w:val="7D3A5AA7"/>
    <w:rsid w:val="7D4481EE"/>
    <w:rsid w:val="7D69F065"/>
    <w:rsid w:val="7DA8E0D4"/>
    <w:rsid w:val="7DACB76C"/>
    <w:rsid w:val="7DCE6C03"/>
    <w:rsid w:val="7DD100F8"/>
    <w:rsid w:val="7E040DCB"/>
    <w:rsid w:val="7E0AA86F"/>
    <w:rsid w:val="7E4C1D04"/>
    <w:rsid w:val="7E7CCAD7"/>
    <w:rsid w:val="7E7ED718"/>
    <w:rsid w:val="7E8E25C7"/>
    <w:rsid w:val="7ED80FAA"/>
    <w:rsid w:val="7EE54A03"/>
    <w:rsid w:val="7EFC898A"/>
    <w:rsid w:val="7F67EF42"/>
    <w:rsid w:val="7F93BD7F"/>
    <w:rsid w:val="7F98EE02"/>
    <w:rsid w:val="7F99915F"/>
    <w:rsid w:val="7FBA599A"/>
    <w:rsid w:val="7FD5B8A0"/>
    <w:rsid w:val="7FDCA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5F3C28"/>
  <w15:chartTrackingRefBased/>
  <w15:docId w15:val="{924B94C5-EE27-4432-A1A1-C383B0209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13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C12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C122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C1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1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1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25"/>
    <w:rPr>
      <w:rFonts w:eastAsiaTheme="majorEastAsia" w:cstheme="majorBidi"/>
      <w:color w:val="272727" w:themeColor="text1" w:themeTint="D8"/>
    </w:rPr>
  </w:style>
  <w:style w:type="paragraph" w:styleId="Title">
    <w:name w:val="Title"/>
    <w:basedOn w:val="Normal"/>
    <w:next w:val="Normal"/>
    <w:link w:val="TitleChar"/>
    <w:uiPriority w:val="10"/>
    <w:qFormat/>
    <w:rsid w:val="00AC122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C1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2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C1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2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C1225"/>
    <w:rPr>
      <w:i/>
      <w:iCs/>
      <w:color w:val="404040" w:themeColor="text1" w:themeTint="BF"/>
    </w:rPr>
  </w:style>
  <w:style w:type="paragraph" w:styleId="ListParagraph">
    <w:name w:val="List Paragraph"/>
    <w:basedOn w:val="Normal"/>
    <w:uiPriority w:val="34"/>
    <w:qFormat/>
    <w:rsid w:val="00AC122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C1225"/>
    <w:rPr>
      <w:i/>
      <w:iCs/>
      <w:color w:val="0F4761" w:themeColor="accent1" w:themeShade="BF"/>
    </w:rPr>
  </w:style>
  <w:style w:type="paragraph" w:styleId="IntenseQuote">
    <w:name w:val="Intense Quote"/>
    <w:basedOn w:val="Normal"/>
    <w:next w:val="Normal"/>
    <w:link w:val="IntenseQuoteChar"/>
    <w:uiPriority w:val="30"/>
    <w:qFormat/>
    <w:rsid w:val="00AC12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C1225"/>
    <w:rPr>
      <w:i/>
      <w:iCs/>
      <w:color w:val="0F4761" w:themeColor="accent1" w:themeShade="BF"/>
    </w:rPr>
  </w:style>
  <w:style w:type="character" w:styleId="IntenseReference">
    <w:name w:val="Intense Reference"/>
    <w:basedOn w:val="DefaultParagraphFont"/>
    <w:uiPriority w:val="32"/>
    <w:qFormat/>
    <w:rsid w:val="00AC1225"/>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FE159B"/>
    <w:pPr>
      <w:spacing w:before="100" w:beforeAutospacing="1" w:after="100" w:afterAutospacing="1"/>
    </w:pPr>
  </w:style>
  <w:style w:type="character" w:customStyle="1" w:styleId="il">
    <w:name w:val="il"/>
    <w:basedOn w:val="DefaultParagraphFont"/>
    <w:rsid w:val="00FE159B"/>
  </w:style>
  <w:style w:type="paragraph" w:styleId="CommentSubject">
    <w:name w:val="annotation subject"/>
    <w:basedOn w:val="CommentText"/>
    <w:next w:val="CommentText"/>
    <w:link w:val="CommentSubjectChar"/>
    <w:uiPriority w:val="99"/>
    <w:semiHidden/>
    <w:unhideWhenUsed/>
    <w:rsid w:val="001478C1"/>
    <w:rPr>
      <w:b/>
      <w:bCs/>
    </w:rPr>
  </w:style>
  <w:style w:type="character" w:customStyle="1" w:styleId="CommentSubjectChar">
    <w:name w:val="Comment Subject Char"/>
    <w:basedOn w:val="CommentTextChar"/>
    <w:link w:val="CommentSubject"/>
    <w:uiPriority w:val="99"/>
    <w:semiHidden/>
    <w:rsid w:val="001478C1"/>
    <w:rPr>
      <w:b/>
      <w:bCs/>
      <w:sz w:val="20"/>
      <w:szCs w:val="20"/>
    </w:rPr>
  </w:style>
  <w:style w:type="character" w:styleId="Mention">
    <w:name w:val="Mention"/>
    <w:basedOn w:val="DefaultParagraphFont"/>
    <w:uiPriority w:val="99"/>
    <w:unhideWhenUsed/>
    <w:rsid w:val="001478C1"/>
    <w:rPr>
      <w:color w:val="2B579A"/>
      <w:shd w:val="clear" w:color="auto" w:fill="E1DFDD"/>
    </w:rPr>
  </w:style>
  <w:style w:type="character" w:styleId="UnresolvedMention">
    <w:name w:val="Unresolved Mention"/>
    <w:basedOn w:val="DefaultParagraphFont"/>
    <w:uiPriority w:val="99"/>
    <w:semiHidden/>
    <w:unhideWhenUsed/>
    <w:rsid w:val="00FD0A53"/>
    <w:rPr>
      <w:color w:val="605E5C"/>
      <w:shd w:val="clear" w:color="auto" w:fill="E1DFDD"/>
    </w:rPr>
  </w:style>
  <w:style w:type="character" w:styleId="FollowedHyperlink">
    <w:name w:val="FollowedHyperlink"/>
    <w:basedOn w:val="DefaultParagraphFont"/>
    <w:uiPriority w:val="99"/>
    <w:semiHidden/>
    <w:unhideWhenUsed/>
    <w:rsid w:val="00233D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175">
      <w:bodyDiv w:val="1"/>
      <w:marLeft w:val="0"/>
      <w:marRight w:val="0"/>
      <w:marTop w:val="0"/>
      <w:marBottom w:val="0"/>
      <w:divBdr>
        <w:top w:val="none" w:sz="0" w:space="0" w:color="auto"/>
        <w:left w:val="none" w:sz="0" w:space="0" w:color="auto"/>
        <w:bottom w:val="none" w:sz="0" w:space="0" w:color="auto"/>
        <w:right w:val="none" w:sz="0" w:space="0" w:color="auto"/>
      </w:divBdr>
      <w:divsChild>
        <w:div w:id="1800027177">
          <w:marLeft w:val="0"/>
          <w:marRight w:val="0"/>
          <w:marTop w:val="0"/>
          <w:marBottom w:val="0"/>
          <w:divBdr>
            <w:top w:val="none" w:sz="0" w:space="0" w:color="auto"/>
            <w:left w:val="none" w:sz="0" w:space="0" w:color="auto"/>
            <w:bottom w:val="none" w:sz="0" w:space="0" w:color="auto"/>
            <w:right w:val="none" w:sz="0" w:space="0" w:color="auto"/>
          </w:divBdr>
        </w:div>
      </w:divsChild>
    </w:div>
    <w:div w:id="17321750">
      <w:bodyDiv w:val="1"/>
      <w:marLeft w:val="0"/>
      <w:marRight w:val="0"/>
      <w:marTop w:val="0"/>
      <w:marBottom w:val="0"/>
      <w:divBdr>
        <w:top w:val="none" w:sz="0" w:space="0" w:color="auto"/>
        <w:left w:val="none" w:sz="0" w:space="0" w:color="auto"/>
        <w:bottom w:val="none" w:sz="0" w:space="0" w:color="auto"/>
        <w:right w:val="none" w:sz="0" w:space="0" w:color="auto"/>
      </w:divBdr>
    </w:div>
    <w:div w:id="592930980">
      <w:bodyDiv w:val="1"/>
      <w:marLeft w:val="0"/>
      <w:marRight w:val="0"/>
      <w:marTop w:val="0"/>
      <w:marBottom w:val="0"/>
      <w:divBdr>
        <w:top w:val="none" w:sz="0" w:space="0" w:color="auto"/>
        <w:left w:val="none" w:sz="0" w:space="0" w:color="auto"/>
        <w:bottom w:val="none" w:sz="0" w:space="0" w:color="auto"/>
        <w:right w:val="none" w:sz="0" w:space="0" w:color="auto"/>
      </w:divBdr>
    </w:div>
    <w:div w:id="673385786">
      <w:bodyDiv w:val="1"/>
      <w:marLeft w:val="0"/>
      <w:marRight w:val="0"/>
      <w:marTop w:val="0"/>
      <w:marBottom w:val="0"/>
      <w:divBdr>
        <w:top w:val="none" w:sz="0" w:space="0" w:color="auto"/>
        <w:left w:val="none" w:sz="0" w:space="0" w:color="auto"/>
        <w:bottom w:val="none" w:sz="0" w:space="0" w:color="auto"/>
        <w:right w:val="none" w:sz="0" w:space="0" w:color="auto"/>
      </w:divBdr>
    </w:div>
    <w:div w:id="776174155">
      <w:bodyDiv w:val="1"/>
      <w:marLeft w:val="0"/>
      <w:marRight w:val="0"/>
      <w:marTop w:val="0"/>
      <w:marBottom w:val="0"/>
      <w:divBdr>
        <w:top w:val="none" w:sz="0" w:space="0" w:color="auto"/>
        <w:left w:val="none" w:sz="0" w:space="0" w:color="auto"/>
        <w:bottom w:val="none" w:sz="0" w:space="0" w:color="auto"/>
        <w:right w:val="none" w:sz="0" w:space="0" w:color="auto"/>
      </w:divBdr>
    </w:div>
    <w:div w:id="878591399">
      <w:bodyDiv w:val="1"/>
      <w:marLeft w:val="0"/>
      <w:marRight w:val="0"/>
      <w:marTop w:val="0"/>
      <w:marBottom w:val="0"/>
      <w:divBdr>
        <w:top w:val="none" w:sz="0" w:space="0" w:color="auto"/>
        <w:left w:val="none" w:sz="0" w:space="0" w:color="auto"/>
        <w:bottom w:val="none" w:sz="0" w:space="0" w:color="auto"/>
        <w:right w:val="none" w:sz="0" w:space="0" w:color="auto"/>
      </w:divBdr>
    </w:div>
    <w:div w:id="957175293">
      <w:bodyDiv w:val="1"/>
      <w:marLeft w:val="0"/>
      <w:marRight w:val="0"/>
      <w:marTop w:val="0"/>
      <w:marBottom w:val="0"/>
      <w:divBdr>
        <w:top w:val="none" w:sz="0" w:space="0" w:color="auto"/>
        <w:left w:val="none" w:sz="0" w:space="0" w:color="auto"/>
        <w:bottom w:val="none" w:sz="0" w:space="0" w:color="auto"/>
        <w:right w:val="none" w:sz="0" w:space="0" w:color="auto"/>
      </w:divBdr>
    </w:div>
    <w:div w:id="1038432093">
      <w:bodyDiv w:val="1"/>
      <w:marLeft w:val="0"/>
      <w:marRight w:val="0"/>
      <w:marTop w:val="0"/>
      <w:marBottom w:val="0"/>
      <w:divBdr>
        <w:top w:val="none" w:sz="0" w:space="0" w:color="auto"/>
        <w:left w:val="none" w:sz="0" w:space="0" w:color="auto"/>
        <w:bottom w:val="none" w:sz="0" w:space="0" w:color="auto"/>
        <w:right w:val="none" w:sz="0" w:space="0" w:color="auto"/>
      </w:divBdr>
    </w:div>
    <w:div w:id="1076518280">
      <w:bodyDiv w:val="1"/>
      <w:marLeft w:val="0"/>
      <w:marRight w:val="0"/>
      <w:marTop w:val="0"/>
      <w:marBottom w:val="0"/>
      <w:divBdr>
        <w:top w:val="none" w:sz="0" w:space="0" w:color="auto"/>
        <w:left w:val="none" w:sz="0" w:space="0" w:color="auto"/>
        <w:bottom w:val="none" w:sz="0" w:space="0" w:color="auto"/>
        <w:right w:val="none" w:sz="0" w:space="0" w:color="auto"/>
      </w:divBdr>
    </w:div>
    <w:div w:id="1158612924">
      <w:bodyDiv w:val="1"/>
      <w:marLeft w:val="0"/>
      <w:marRight w:val="0"/>
      <w:marTop w:val="0"/>
      <w:marBottom w:val="0"/>
      <w:divBdr>
        <w:top w:val="none" w:sz="0" w:space="0" w:color="auto"/>
        <w:left w:val="none" w:sz="0" w:space="0" w:color="auto"/>
        <w:bottom w:val="none" w:sz="0" w:space="0" w:color="auto"/>
        <w:right w:val="none" w:sz="0" w:space="0" w:color="auto"/>
      </w:divBdr>
      <w:divsChild>
        <w:div w:id="1474592195">
          <w:marLeft w:val="0"/>
          <w:marRight w:val="0"/>
          <w:marTop w:val="0"/>
          <w:marBottom w:val="0"/>
          <w:divBdr>
            <w:top w:val="none" w:sz="0" w:space="0" w:color="auto"/>
            <w:left w:val="none" w:sz="0" w:space="0" w:color="auto"/>
            <w:bottom w:val="none" w:sz="0" w:space="0" w:color="auto"/>
            <w:right w:val="none" w:sz="0" w:space="0" w:color="auto"/>
          </w:divBdr>
        </w:div>
      </w:divsChild>
    </w:div>
    <w:div w:id="1178157922">
      <w:bodyDiv w:val="1"/>
      <w:marLeft w:val="0"/>
      <w:marRight w:val="0"/>
      <w:marTop w:val="0"/>
      <w:marBottom w:val="0"/>
      <w:divBdr>
        <w:top w:val="none" w:sz="0" w:space="0" w:color="auto"/>
        <w:left w:val="none" w:sz="0" w:space="0" w:color="auto"/>
        <w:bottom w:val="none" w:sz="0" w:space="0" w:color="auto"/>
        <w:right w:val="none" w:sz="0" w:space="0" w:color="auto"/>
      </w:divBdr>
      <w:divsChild>
        <w:div w:id="908882250">
          <w:marLeft w:val="0"/>
          <w:marRight w:val="0"/>
          <w:marTop w:val="0"/>
          <w:marBottom w:val="0"/>
          <w:divBdr>
            <w:top w:val="none" w:sz="0" w:space="0" w:color="auto"/>
            <w:left w:val="none" w:sz="0" w:space="0" w:color="auto"/>
            <w:bottom w:val="none" w:sz="0" w:space="0" w:color="auto"/>
            <w:right w:val="none" w:sz="0" w:space="0" w:color="auto"/>
          </w:divBdr>
        </w:div>
      </w:divsChild>
    </w:div>
    <w:div w:id="1492601461">
      <w:bodyDiv w:val="1"/>
      <w:marLeft w:val="0"/>
      <w:marRight w:val="0"/>
      <w:marTop w:val="0"/>
      <w:marBottom w:val="0"/>
      <w:divBdr>
        <w:top w:val="none" w:sz="0" w:space="0" w:color="auto"/>
        <w:left w:val="none" w:sz="0" w:space="0" w:color="auto"/>
        <w:bottom w:val="none" w:sz="0" w:space="0" w:color="auto"/>
        <w:right w:val="none" w:sz="0" w:space="0" w:color="auto"/>
      </w:divBdr>
      <w:divsChild>
        <w:div w:id="1012536961">
          <w:marLeft w:val="0"/>
          <w:marRight w:val="0"/>
          <w:marTop w:val="0"/>
          <w:marBottom w:val="0"/>
          <w:divBdr>
            <w:top w:val="none" w:sz="0" w:space="0" w:color="auto"/>
            <w:left w:val="none" w:sz="0" w:space="0" w:color="auto"/>
            <w:bottom w:val="none" w:sz="0" w:space="0" w:color="auto"/>
            <w:right w:val="none" w:sz="0" w:space="0" w:color="auto"/>
          </w:divBdr>
        </w:div>
      </w:divsChild>
    </w:div>
    <w:div w:id="1531339616">
      <w:bodyDiv w:val="1"/>
      <w:marLeft w:val="0"/>
      <w:marRight w:val="0"/>
      <w:marTop w:val="0"/>
      <w:marBottom w:val="0"/>
      <w:divBdr>
        <w:top w:val="none" w:sz="0" w:space="0" w:color="auto"/>
        <w:left w:val="none" w:sz="0" w:space="0" w:color="auto"/>
        <w:bottom w:val="none" w:sz="0" w:space="0" w:color="auto"/>
        <w:right w:val="none" w:sz="0" w:space="0" w:color="auto"/>
      </w:divBdr>
      <w:divsChild>
        <w:div w:id="832571661">
          <w:marLeft w:val="0"/>
          <w:marRight w:val="0"/>
          <w:marTop w:val="0"/>
          <w:marBottom w:val="0"/>
          <w:divBdr>
            <w:top w:val="none" w:sz="0" w:space="0" w:color="auto"/>
            <w:left w:val="none" w:sz="0" w:space="0" w:color="auto"/>
            <w:bottom w:val="none" w:sz="0" w:space="0" w:color="auto"/>
            <w:right w:val="none" w:sz="0" w:space="0" w:color="auto"/>
          </w:divBdr>
        </w:div>
        <w:div w:id="1210454290">
          <w:marLeft w:val="0"/>
          <w:marRight w:val="0"/>
          <w:marTop w:val="0"/>
          <w:marBottom w:val="0"/>
          <w:divBdr>
            <w:top w:val="none" w:sz="0" w:space="0" w:color="auto"/>
            <w:left w:val="none" w:sz="0" w:space="0" w:color="auto"/>
            <w:bottom w:val="none" w:sz="0" w:space="0" w:color="auto"/>
            <w:right w:val="none" w:sz="0" w:space="0" w:color="auto"/>
          </w:divBdr>
        </w:div>
        <w:div w:id="1830710442">
          <w:marLeft w:val="0"/>
          <w:marRight w:val="0"/>
          <w:marTop w:val="0"/>
          <w:marBottom w:val="0"/>
          <w:divBdr>
            <w:top w:val="none" w:sz="0" w:space="0" w:color="auto"/>
            <w:left w:val="none" w:sz="0" w:space="0" w:color="auto"/>
            <w:bottom w:val="none" w:sz="0" w:space="0" w:color="auto"/>
            <w:right w:val="none" w:sz="0" w:space="0" w:color="auto"/>
          </w:divBdr>
          <w:divsChild>
            <w:div w:id="16870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90077">
      <w:bodyDiv w:val="1"/>
      <w:marLeft w:val="0"/>
      <w:marRight w:val="0"/>
      <w:marTop w:val="0"/>
      <w:marBottom w:val="0"/>
      <w:divBdr>
        <w:top w:val="none" w:sz="0" w:space="0" w:color="auto"/>
        <w:left w:val="none" w:sz="0" w:space="0" w:color="auto"/>
        <w:bottom w:val="none" w:sz="0" w:space="0" w:color="auto"/>
        <w:right w:val="none" w:sz="0" w:space="0" w:color="auto"/>
      </w:divBdr>
      <w:divsChild>
        <w:div w:id="762069234">
          <w:marLeft w:val="0"/>
          <w:marRight w:val="0"/>
          <w:marTop w:val="0"/>
          <w:marBottom w:val="0"/>
          <w:divBdr>
            <w:top w:val="none" w:sz="0" w:space="0" w:color="auto"/>
            <w:left w:val="none" w:sz="0" w:space="0" w:color="auto"/>
            <w:bottom w:val="none" w:sz="0" w:space="0" w:color="auto"/>
            <w:right w:val="none" w:sz="0" w:space="0" w:color="auto"/>
          </w:divBdr>
        </w:div>
      </w:divsChild>
    </w:div>
    <w:div w:id="1660768636">
      <w:bodyDiv w:val="1"/>
      <w:marLeft w:val="0"/>
      <w:marRight w:val="0"/>
      <w:marTop w:val="0"/>
      <w:marBottom w:val="0"/>
      <w:divBdr>
        <w:top w:val="none" w:sz="0" w:space="0" w:color="auto"/>
        <w:left w:val="none" w:sz="0" w:space="0" w:color="auto"/>
        <w:bottom w:val="none" w:sz="0" w:space="0" w:color="auto"/>
        <w:right w:val="none" w:sz="0" w:space="0" w:color="auto"/>
      </w:divBdr>
      <w:divsChild>
        <w:div w:id="385373325">
          <w:marLeft w:val="0"/>
          <w:marRight w:val="0"/>
          <w:marTop w:val="0"/>
          <w:marBottom w:val="0"/>
          <w:divBdr>
            <w:top w:val="none" w:sz="0" w:space="0" w:color="auto"/>
            <w:left w:val="none" w:sz="0" w:space="0" w:color="auto"/>
            <w:bottom w:val="none" w:sz="0" w:space="0" w:color="auto"/>
            <w:right w:val="none" w:sz="0" w:space="0" w:color="auto"/>
          </w:divBdr>
        </w:div>
        <w:div w:id="957416351">
          <w:marLeft w:val="0"/>
          <w:marRight w:val="0"/>
          <w:marTop w:val="0"/>
          <w:marBottom w:val="0"/>
          <w:divBdr>
            <w:top w:val="none" w:sz="0" w:space="0" w:color="auto"/>
            <w:left w:val="none" w:sz="0" w:space="0" w:color="auto"/>
            <w:bottom w:val="none" w:sz="0" w:space="0" w:color="auto"/>
            <w:right w:val="none" w:sz="0" w:space="0" w:color="auto"/>
          </w:divBdr>
        </w:div>
        <w:div w:id="1385258620">
          <w:marLeft w:val="0"/>
          <w:marRight w:val="0"/>
          <w:marTop w:val="0"/>
          <w:marBottom w:val="0"/>
          <w:divBdr>
            <w:top w:val="none" w:sz="0" w:space="0" w:color="auto"/>
            <w:left w:val="none" w:sz="0" w:space="0" w:color="auto"/>
            <w:bottom w:val="none" w:sz="0" w:space="0" w:color="auto"/>
            <w:right w:val="none" w:sz="0" w:space="0" w:color="auto"/>
          </w:divBdr>
          <w:divsChild>
            <w:div w:id="535310575">
              <w:marLeft w:val="0"/>
              <w:marRight w:val="0"/>
              <w:marTop w:val="0"/>
              <w:marBottom w:val="0"/>
              <w:divBdr>
                <w:top w:val="none" w:sz="0" w:space="0" w:color="auto"/>
                <w:left w:val="none" w:sz="0" w:space="0" w:color="auto"/>
                <w:bottom w:val="none" w:sz="0" w:space="0" w:color="auto"/>
                <w:right w:val="none" w:sz="0" w:space="0" w:color="auto"/>
              </w:divBdr>
            </w:div>
            <w:div w:id="19565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9873">
      <w:bodyDiv w:val="1"/>
      <w:marLeft w:val="0"/>
      <w:marRight w:val="0"/>
      <w:marTop w:val="0"/>
      <w:marBottom w:val="0"/>
      <w:divBdr>
        <w:top w:val="none" w:sz="0" w:space="0" w:color="auto"/>
        <w:left w:val="none" w:sz="0" w:space="0" w:color="auto"/>
        <w:bottom w:val="none" w:sz="0" w:space="0" w:color="auto"/>
        <w:right w:val="none" w:sz="0" w:space="0" w:color="auto"/>
      </w:divBdr>
    </w:div>
    <w:div w:id="1901479902">
      <w:bodyDiv w:val="1"/>
      <w:marLeft w:val="0"/>
      <w:marRight w:val="0"/>
      <w:marTop w:val="0"/>
      <w:marBottom w:val="0"/>
      <w:divBdr>
        <w:top w:val="none" w:sz="0" w:space="0" w:color="auto"/>
        <w:left w:val="none" w:sz="0" w:space="0" w:color="auto"/>
        <w:bottom w:val="none" w:sz="0" w:space="0" w:color="auto"/>
        <w:right w:val="none" w:sz="0" w:space="0" w:color="auto"/>
      </w:divBdr>
      <w:divsChild>
        <w:div w:id="2083409782">
          <w:marLeft w:val="0"/>
          <w:marRight w:val="0"/>
          <w:marTop w:val="0"/>
          <w:marBottom w:val="0"/>
          <w:divBdr>
            <w:top w:val="none" w:sz="0" w:space="0" w:color="auto"/>
            <w:left w:val="none" w:sz="0" w:space="0" w:color="auto"/>
            <w:bottom w:val="none" w:sz="0" w:space="0" w:color="auto"/>
            <w:right w:val="none" w:sz="0" w:space="0" w:color="auto"/>
          </w:divBdr>
        </w:div>
      </w:divsChild>
    </w:div>
    <w:div w:id="1925065776">
      <w:bodyDiv w:val="1"/>
      <w:marLeft w:val="0"/>
      <w:marRight w:val="0"/>
      <w:marTop w:val="0"/>
      <w:marBottom w:val="0"/>
      <w:divBdr>
        <w:top w:val="none" w:sz="0" w:space="0" w:color="auto"/>
        <w:left w:val="none" w:sz="0" w:space="0" w:color="auto"/>
        <w:bottom w:val="none" w:sz="0" w:space="0" w:color="auto"/>
        <w:right w:val="none" w:sz="0" w:space="0" w:color="auto"/>
      </w:divBdr>
      <w:divsChild>
        <w:div w:id="984897218">
          <w:marLeft w:val="0"/>
          <w:marRight w:val="0"/>
          <w:marTop w:val="0"/>
          <w:marBottom w:val="0"/>
          <w:divBdr>
            <w:top w:val="none" w:sz="0" w:space="0" w:color="auto"/>
            <w:left w:val="none" w:sz="0" w:space="0" w:color="auto"/>
            <w:bottom w:val="none" w:sz="0" w:space="0" w:color="auto"/>
            <w:right w:val="none" w:sz="0" w:space="0" w:color="auto"/>
          </w:divBdr>
        </w:div>
      </w:divsChild>
    </w:div>
    <w:div w:id="1982995826">
      <w:bodyDiv w:val="1"/>
      <w:marLeft w:val="0"/>
      <w:marRight w:val="0"/>
      <w:marTop w:val="0"/>
      <w:marBottom w:val="0"/>
      <w:divBdr>
        <w:top w:val="none" w:sz="0" w:space="0" w:color="auto"/>
        <w:left w:val="none" w:sz="0" w:space="0" w:color="auto"/>
        <w:bottom w:val="none" w:sz="0" w:space="0" w:color="auto"/>
        <w:right w:val="none" w:sz="0" w:space="0" w:color="auto"/>
      </w:divBdr>
    </w:div>
    <w:div w:id="2055695868">
      <w:bodyDiv w:val="1"/>
      <w:marLeft w:val="0"/>
      <w:marRight w:val="0"/>
      <w:marTop w:val="0"/>
      <w:marBottom w:val="0"/>
      <w:divBdr>
        <w:top w:val="none" w:sz="0" w:space="0" w:color="auto"/>
        <w:left w:val="none" w:sz="0" w:space="0" w:color="auto"/>
        <w:bottom w:val="none" w:sz="0" w:space="0" w:color="auto"/>
        <w:right w:val="none" w:sz="0" w:space="0" w:color="auto"/>
      </w:divBdr>
    </w:div>
    <w:div w:id="2083407316">
      <w:bodyDiv w:val="1"/>
      <w:marLeft w:val="0"/>
      <w:marRight w:val="0"/>
      <w:marTop w:val="0"/>
      <w:marBottom w:val="0"/>
      <w:divBdr>
        <w:top w:val="none" w:sz="0" w:space="0" w:color="auto"/>
        <w:left w:val="none" w:sz="0" w:space="0" w:color="auto"/>
        <w:bottom w:val="none" w:sz="0" w:space="0" w:color="auto"/>
        <w:right w:val="none" w:sz="0" w:space="0" w:color="auto"/>
      </w:divBdr>
    </w:div>
    <w:div w:id="2086762641">
      <w:bodyDiv w:val="1"/>
      <w:marLeft w:val="0"/>
      <w:marRight w:val="0"/>
      <w:marTop w:val="0"/>
      <w:marBottom w:val="0"/>
      <w:divBdr>
        <w:top w:val="none" w:sz="0" w:space="0" w:color="auto"/>
        <w:left w:val="none" w:sz="0" w:space="0" w:color="auto"/>
        <w:bottom w:val="none" w:sz="0" w:space="0" w:color="auto"/>
        <w:right w:val="none" w:sz="0" w:space="0" w:color="auto"/>
      </w:divBdr>
      <w:divsChild>
        <w:div w:id="1227111601">
          <w:marLeft w:val="0"/>
          <w:marRight w:val="0"/>
          <w:marTop w:val="0"/>
          <w:marBottom w:val="0"/>
          <w:divBdr>
            <w:top w:val="none" w:sz="0" w:space="0" w:color="auto"/>
            <w:left w:val="none" w:sz="0" w:space="0" w:color="auto"/>
            <w:bottom w:val="none" w:sz="0" w:space="0" w:color="auto"/>
            <w:right w:val="none" w:sz="0" w:space="0" w:color="auto"/>
          </w:divBdr>
        </w:div>
        <w:div w:id="1506481924">
          <w:marLeft w:val="0"/>
          <w:marRight w:val="0"/>
          <w:marTop w:val="0"/>
          <w:marBottom w:val="0"/>
          <w:divBdr>
            <w:top w:val="none" w:sz="0" w:space="0" w:color="auto"/>
            <w:left w:val="none" w:sz="0" w:space="0" w:color="auto"/>
            <w:bottom w:val="none" w:sz="0" w:space="0" w:color="auto"/>
            <w:right w:val="none" w:sz="0" w:space="0" w:color="auto"/>
          </w:divBdr>
          <w:divsChild>
            <w:div w:id="1129472860">
              <w:marLeft w:val="0"/>
              <w:marRight w:val="0"/>
              <w:marTop w:val="0"/>
              <w:marBottom w:val="0"/>
              <w:divBdr>
                <w:top w:val="none" w:sz="0" w:space="0" w:color="auto"/>
                <w:left w:val="none" w:sz="0" w:space="0" w:color="auto"/>
                <w:bottom w:val="none" w:sz="0" w:space="0" w:color="auto"/>
                <w:right w:val="none" w:sz="0" w:space="0" w:color="auto"/>
              </w:divBdr>
            </w:div>
          </w:divsChild>
        </w:div>
        <w:div w:id="1635133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www.iwillteachyoutoberich.com/money-dials/" TargetMode="Externa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31BBD5-45CC-4077-899C-828A296C4CA0}"/>
</file>

<file path=customXml/itemProps2.xml><?xml version="1.0" encoding="utf-8"?>
<ds:datastoreItem xmlns:ds="http://schemas.openxmlformats.org/officeDocument/2006/customXml" ds:itemID="{1464F409-50C9-4BF2-8487-9F0205F22301}">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customXml/itemProps3.xml><?xml version="1.0" encoding="utf-8"?>
<ds:datastoreItem xmlns:ds="http://schemas.openxmlformats.org/officeDocument/2006/customXml" ds:itemID="{EB04964F-C6A9-4411-A50F-C3A3ACDE40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1392</Words>
  <Characters>7941</Characters>
  <Application>Microsoft Office Word</Application>
  <DocSecurity>0</DocSecurity>
  <Lines>66</Lines>
  <Paragraphs>18</Paragraphs>
  <ScaleCrop>false</ScaleCrop>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317</cp:revision>
  <dcterms:created xsi:type="dcterms:W3CDTF">2025-05-02T21:11:00Z</dcterms:created>
  <dcterms:modified xsi:type="dcterms:W3CDTF">2025-06-16T15:39:00Z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