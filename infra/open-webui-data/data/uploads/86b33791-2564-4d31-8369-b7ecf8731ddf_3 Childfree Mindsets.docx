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104A" w:rsidRDefault="00FD104A" w14:paraId="672A6659" w14:textId="77777777">
      <w:pPr>
        <w:rPr>
          <w:b/>
          <w:sz w:val="24"/>
          <w:szCs w:val="24"/>
          <w:u w:val="single"/>
        </w:rPr>
      </w:pPr>
    </w:p>
    <w:tbl>
      <w:tblPr>
        <w:tblW w:w="11055" w:type="dxa"/>
        <w:tblInd w:w="-9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010"/>
        <w:gridCol w:w="9045"/>
      </w:tblGrid>
      <w:tr w:rsidR="00FD104A" w:rsidTr="4432D9C2" w14:paraId="33888BAA" w14:textId="77777777">
        <w:trPr>
          <w:trHeight w:val="440"/>
        </w:trPr>
        <w:tc>
          <w:tcPr>
            <w:tcW w:w="11055" w:type="dxa"/>
            <w:gridSpan w:val="2"/>
            <w:shd w:val="clear" w:color="auto" w:fill="CFE2F3"/>
            <w:tcMar>
              <w:top w:w="100" w:type="dxa"/>
              <w:left w:w="100" w:type="dxa"/>
              <w:bottom w:w="100" w:type="dxa"/>
              <w:right w:w="100" w:type="dxa"/>
            </w:tcMar>
          </w:tcPr>
          <w:p w:rsidR="00FD104A" w:rsidP="44E6252E" w:rsidRDefault="21562D83" w14:paraId="1F88A3C2" w14:textId="620F6083">
            <w:pPr>
              <w:widowControl w:val="0"/>
              <w:spacing w:line="240" w:lineRule="auto"/>
            </w:pPr>
            <w:r w:rsidRPr="44E6252E">
              <w:rPr>
                <w:b/>
                <w:bCs/>
                <w:sz w:val="24"/>
                <w:szCs w:val="24"/>
                <w:lang w:val="en-US"/>
              </w:rPr>
              <w:t>Article Details</w:t>
            </w:r>
          </w:p>
        </w:tc>
      </w:tr>
      <w:tr w:rsidR="00FD104A" w:rsidTr="4432D9C2" w14:paraId="6ECA6C59" w14:textId="77777777">
        <w:trPr>
          <w:trHeight w:val="440"/>
        </w:trPr>
        <w:tc>
          <w:tcPr>
            <w:tcW w:w="2010" w:type="dxa"/>
            <w:shd w:val="clear" w:color="auto" w:fill="auto"/>
            <w:tcMar>
              <w:top w:w="100" w:type="dxa"/>
              <w:left w:w="100" w:type="dxa"/>
              <w:bottom w:w="100" w:type="dxa"/>
              <w:right w:w="100" w:type="dxa"/>
            </w:tcMar>
          </w:tcPr>
          <w:p w:rsidR="00FD104A" w:rsidP="44E6252E" w:rsidRDefault="21562D83" w14:paraId="7A642D44" w14:textId="01B19466">
            <w:pPr>
              <w:widowControl w:val="0"/>
              <w:spacing w:before="60" w:line="240" w:lineRule="auto"/>
            </w:pPr>
            <w:r w:rsidRPr="44E6252E">
              <w:rPr>
                <w:b/>
                <w:bCs/>
              </w:rPr>
              <w:t>Title</w:t>
            </w:r>
          </w:p>
        </w:tc>
        <w:tc>
          <w:tcPr>
            <w:tcW w:w="9045" w:type="dxa"/>
            <w:shd w:val="clear" w:color="auto" w:fill="auto"/>
            <w:tcMar>
              <w:top w:w="100" w:type="dxa"/>
              <w:left w:w="100" w:type="dxa"/>
              <w:bottom w:w="100" w:type="dxa"/>
              <w:right w:w="100" w:type="dxa"/>
            </w:tcMar>
          </w:tcPr>
          <w:p w:rsidR="0D7615A2" w:rsidP="4432D9C2" w:rsidRDefault="0D7615A2" w14:paraId="23669A86" w14:textId="1EB7DD96">
            <w:pPr>
              <w:widowControl w:val="0"/>
              <w:spacing w:line="240" w:lineRule="auto"/>
              <w:rPr>
                <w:del w:author="Jolene Haley(UST,US)" w:date="2025-07-21T15:24:40.507Z" w16du:dateUtc="2025-07-21T15:24:40.507Z" w:id="670168050"/>
                <w:rFonts w:ascii="Arial" w:hAnsi="Arial" w:eastAsia="Arial" w:cs="Arial"/>
                <w:noProof w:val="0"/>
                <w:sz w:val="22"/>
                <w:szCs w:val="22"/>
                <w:lang w:val="en-US"/>
              </w:rPr>
            </w:pPr>
            <w:commentRangeStart w:id="1661466698"/>
            <w:del w:author="Jolene Haley(UST,US)" w:date="2025-07-21T15:24:40.508Z" w:id="2071778374">
              <w:r w:rsidRPr="4432D9C2" w:rsidDel="0D7615A2">
                <w:rPr>
                  <w:rFonts w:ascii="Arial" w:hAnsi="Arial" w:eastAsia="Arial" w:cs="Arial"/>
                  <w:noProof w:val="0"/>
                  <w:sz w:val="22"/>
                  <w:szCs w:val="22"/>
                  <w:lang w:val="en-US"/>
                </w:rPr>
                <w:delText>3 Childfree Money Mindsets to Know</w:delText>
              </w:r>
            </w:del>
            <w:commentRangeEnd w:id="1661466698"/>
            <w:r>
              <w:rPr>
                <w:rStyle w:val="CommentReference"/>
              </w:rPr>
              <w:commentReference w:id="1661466698"/>
            </w:r>
          </w:p>
          <w:p w:rsidR="6252EF6C" w:rsidP="4432D9C2" w:rsidRDefault="6252EF6C" w14:paraId="2BA50EF2" w14:textId="7B6B46E8">
            <w:pPr>
              <w:widowControl w:val="0"/>
              <w:bidi w:val="0"/>
              <w:spacing w:before="0" w:beforeAutospacing="off" w:after="0" w:afterAutospacing="off" w:line="240" w:lineRule="auto"/>
              <w:ind w:left="0" w:right="0"/>
              <w:jc w:val="left"/>
              <w:rPr>
                <w:rFonts w:ascii="Arial" w:hAnsi="Arial" w:eastAsia="Arial" w:cs="Arial"/>
                <w:noProof w:val="0"/>
                <w:sz w:val="22"/>
                <w:szCs w:val="22"/>
                <w:lang w:val="en-US"/>
              </w:rPr>
            </w:pPr>
            <w:r w:rsidRPr="4432D9C2" w:rsidR="6252EF6C">
              <w:rPr>
                <w:rFonts w:ascii="Arial" w:hAnsi="Arial" w:eastAsia="Arial" w:cs="Arial"/>
                <w:noProof w:val="0"/>
                <w:sz w:val="22"/>
                <w:szCs w:val="22"/>
                <w:lang w:val="en-US"/>
              </w:rPr>
              <w:t>3 smart ways to build wealth without kids</w:t>
            </w:r>
          </w:p>
          <w:p w:rsidR="4432D9C2" w:rsidP="4432D9C2" w:rsidRDefault="4432D9C2" w14:paraId="004C7EB2" w14:textId="60DFE805">
            <w:pPr>
              <w:widowControl w:val="0"/>
              <w:spacing w:line="240" w:lineRule="auto"/>
              <w:rPr>
                <w:rFonts w:ascii="Arial" w:hAnsi="Arial" w:eastAsia="Arial" w:cs="Arial"/>
                <w:noProof w:val="0"/>
                <w:sz w:val="22"/>
                <w:szCs w:val="22"/>
                <w:lang w:val="en-US"/>
              </w:rPr>
            </w:pPr>
          </w:p>
          <w:p w:rsidR="44E6252E" w:rsidP="44E6252E" w:rsidRDefault="44E6252E" w14:paraId="5D5E7D2A" w14:textId="12A72478">
            <w:pPr>
              <w:rPr>
                <w:b/>
                <w:bCs/>
              </w:rPr>
            </w:pPr>
          </w:p>
        </w:tc>
      </w:tr>
      <w:tr w:rsidR="44E6252E" w:rsidTr="4432D9C2" w14:paraId="3DDE6026"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6B1F61F4" w14:textId="614C909A">
            <w:pPr>
              <w:spacing w:line="240" w:lineRule="auto"/>
            </w:pPr>
            <w:r w:rsidRPr="44E6252E">
              <w:rPr>
                <w:b/>
                <w:bCs/>
              </w:rPr>
              <w:t>ID</w:t>
            </w:r>
          </w:p>
        </w:tc>
        <w:tc>
          <w:tcPr>
            <w:tcW w:w="9045" w:type="dxa"/>
            <w:shd w:val="clear" w:color="auto" w:fill="auto"/>
            <w:tcMar>
              <w:top w:w="100" w:type="dxa"/>
              <w:left w:w="100" w:type="dxa"/>
              <w:bottom w:w="100" w:type="dxa"/>
              <w:right w:w="100" w:type="dxa"/>
            </w:tcMar>
          </w:tcPr>
          <w:p w:rsidR="44E6252E" w:rsidP="44E6252E" w:rsidRDefault="69019EF6" w14:paraId="60B62882" w14:textId="7DA8B4A0">
            <w:r w:rsidRPr="4432D9C2" w:rsidR="62741274">
              <w:rPr>
                <w:rFonts w:ascii="Arial" w:hAnsi="Arial" w:eastAsia="Arial" w:cs="Arial"/>
                <w:noProof w:val="0"/>
                <w:sz w:val="22"/>
                <w:szCs w:val="22"/>
                <w:lang w:val="en"/>
              </w:rPr>
              <w:t>CF_0725</w:t>
            </w:r>
          </w:p>
        </w:tc>
      </w:tr>
      <w:tr w:rsidR="44E6252E" w:rsidTr="4432D9C2" w14:paraId="18970B4C"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1311ADB8" w14:textId="0380187C">
            <w:pPr>
              <w:spacing w:line="240" w:lineRule="auto"/>
              <w:rPr>
                <w:b/>
                <w:bCs/>
                <w:lang w:val="en-US"/>
              </w:rPr>
            </w:pPr>
            <w:r w:rsidRPr="44E6252E">
              <w:rPr>
                <w:b/>
                <w:bCs/>
                <w:lang w:val="en-US"/>
              </w:rPr>
              <w:t>Short description</w:t>
            </w:r>
          </w:p>
        </w:tc>
        <w:tc>
          <w:tcPr>
            <w:tcW w:w="9045" w:type="dxa"/>
            <w:shd w:val="clear" w:color="auto" w:fill="auto"/>
            <w:tcMar>
              <w:top w:w="100" w:type="dxa"/>
              <w:left w:w="100" w:type="dxa"/>
              <w:bottom w:w="100" w:type="dxa"/>
              <w:right w:w="100" w:type="dxa"/>
            </w:tcMar>
          </w:tcPr>
          <w:p w:rsidR="44E6252E" w:rsidP="0668F311" w:rsidRDefault="63AA58B0" w14:paraId="0147F9B6" w14:textId="668E2E7E">
            <w:pPr>
              <w:widowControl w:val="0"/>
              <w:spacing w:line="240" w:lineRule="auto"/>
            </w:pPr>
            <w:r w:rsidRPr="4432D9C2" w:rsidR="1859363E">
              <w:rPr>
                <w:rFonts w:ascii="Arial" w:hAnsi="Arial" w:eastAsia="Arial" w:cs="Arial"/>
                <w:noProof w:val="0"/>
                <w:sz w:val="22"/>
                <w:szCs w:val="22"/>
                <w:lang w:val="en-US"/>
              </w:rPr>
              <w:t>3 Childfree Money Mindsets to Know</w:t>
            </w:r>
          </w:p>
        </w:tc>
      </w:tr>
      <w:tr w:rsidR="44E6252E" w:rsidTr="4432D9C2" w14:paraId="6458FF86"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1B568D6A" w14:textId="65793919">
            <w:pPr>
              <w:spacing w:line="240" w:lineRule="auto"/>
              <w:rPr>
                <w:b/>
                <w:bCs/>
              </w:rPr>
            </w:pPr>
            <w:r w:rsidRPr="44E6252E">
              <w:rPr>
                <w:b/>
                <w:bCs/>
              </w:rPr>
              <w:t>Group tag (0 – 1)</w:t>
            </w:r>
          </w:p>
        </w:tc>
        <w:tc>
          <w:tcPr>
            <w:tcW w:w="9045" w:type="dxa"/>
            <w:shd w:val="clear" w:color="auto" w:fill="auto"/>
            <w:tcMar>
              <w:top w:w="100" w:type="dxa"/>
              <w:left w:w="100" w:type="dxa"/>
              <w:bottom w:w="100" w:type="dxa"/>
              <w:right w:w="100" w:type="dxa"/>
            </w:tcMar>
          </w:tcPr>
          <w:p w:rsidR="44E6252E" w:rsidP="44E6252E" w:rsidRDefault="3A58C78F" w14:paraId="26C762A7" w14:textId="2EF5430E">
            <w:pPr>
              <w:rPr>
                <w:b w:val="1"/>
                <w:bCs w:val="1"/>
              </w:rPr>
            </w:pPr>
            <w:r w:rsidRPr="4432D9C2" w:rsidR="6C4B7477">
              <w:rPr>
                <w:b w:val="1"/>
                <w:bCs w:val="1"/>
              </w:rPr>
              <w:t>Group-childfree</w:t>
            </w:r>
            <w:r w:rsidRPr="4432D9C2" w:rsidR="62C9D36A">
              <w:rPr>
                <w:b w:val="1"/>
                <w:bCs w:val="1"/>
              </w:rPr>
              <w:t>, profile-childfree</w:t>
            </w:r>
          </w:p>
        </w:tc>
      </w:tr>
      <w:tr w:rsidR="44E6252E" w:rsidTr="4432D9C2" w14:paraId="786EB3FC" w14:textId="77777777">
        <w:trPr>
          <w:trHeight w:val="440"/>
        </w:trPr>
        <w:tc>
          <w:tcPr>
            <w:tcW w:w="2010" w:type="dxa"/>
            <w:shd w:val="clear" w:color="auto" w:fill="auto"/>
            <w:tcMar>
              <w:top w:w="100" w:type="dxa"/>
              <w:left w:w="100" w:type="dxa"/>
              <w:bottom w:w="100" w:type="dxa"/>
              <w:right w:w="100" w:type="dxa"/>
            </w:tcMar>
          </w:tcPr>
          <w:p w:rsidR="21562D83" w:rsidP="44E6252E" w:rsidRDefault="21562D83" w14:paraId="469B9071" w14:textId="65354B6B">
            <w:pPr>
              <w:spacing w:line="240" w:lineRule="auto"/>
              <w:rPr>
                <w:b/>
                <w:bCs/>
              </w:rPr>
            </w:pPr>
            <w:r w:rsidRPr="44E6252E">
              <w:rPr>
                <w:b/>
                <w:bCs/>
              </w:rPr>
              <w:t>Topic tags (1 – 2)</w:t>
            </w:r>
          </w:p>
        </w:tc>
        <w:tc>
          <w:tcPr>
            <w:tcW w:w="9045" w:type="dxa"/>
            <w:shd w:val="clear" w:color="auto" w:fill="auto"/>
            <w:tcMar>
              <w:top w:w="100" w:type="dxa"/>
              <w:left w:w="100" w:type="dxa"/>
              <w:bottom w:w="100" w:type="dxa"/>
              <w:right w:w="100" w:type="dxa"/>
            </w:tcMar>
          </w:tcPr>
          <w:p w:rsidR="44E6252E" w:rsidP="44E6252E" w:rsidRDefault="05E1EB25" w14:paraId="6E407C43" w14:textId="77B0780D">
            <w:pPr>
              <w:rPr>
                <w:b w:val="1"/>
                <w:bCs w:val="1"/>
              </w:rPr>
            </w:pPr>
            <w:r w:rsidRPr="4432D9C2" w:rsidR="05E1EB25">
              <w:rPr>
                <w:b w:val="1"/>
                <w:bCs w:val="1"/>
              </w:rPr>
              <w:t>Topic-</w:t>
            </w:r>
            <w:r w:rsidRPr="4432D9C2" w:rsidR="2C6EBE85">
              <w:rPr>
                <w:b w:val="1"/>
                <w:bCs w:val="1"/>
              </w:rPr>
              <w:t>childfree</w:t>
            </w:r>
            <w:r w:rsidRPr="4432D9C2" w:rsidR="139C6B4F">
              <w:rPr>
                <w:b w:val="1"/>
                <w:bCs w:val="1"/>
              </w:rPr>
              <w:t>, topic-savviness</w:t>
            </w:r>
          </w:p>
        </w:tc>
      </w:tr>
    </w:tbl>
    <w:p w:rsidR="00FD104A" w:rsidRDefault="00FD104A" w14:paraId="0A37501D" w14:textId="77777777">
      <w:pPr>
        <w:rPr>
          <w:b/>
          <w:sz w:val="24"/>
          <w:szCs w:val="24"/>
          <w:u w:val="single"/>
        </w:rPr>
      </w:pPr>
    </w:p>
    <w:p w:rsidR="00FD104A" w:rsidRDefault="00FD104A" w14:paraId="08CE6F91" w14:textId="77777777">
      <w:pPr>
        <w:rPr>
          <w:b/>
        </w:rPr>
      </w:pPr>
    </w:p>
    <w:tbl>
      <w:tblPr>
        <w:tblStyle w:val="6"/>
        <w:tblW w:w="11610" w:type="dxa"/>
        <w:tblInd w:w="-1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220"/>
        <w:gridCol w:w="6075"/>
        <w:gridCol w:w="3315"/>
      </w:tblGrid>
      <w:tr w:rsidR="00FD104A" w:rsidTr="4432D9C2" w14:paraId="3A73C9E4" w14:textId="77777777">
        <w:trPr>
          <w:trHeight w:val="420"/>
        </w:trPr>
        <w:tc>
          <w:tcPr>
            <w:tcW w:w="11610" w:type="dxa"/>
            <w:gridSpan w:val="3"/>
            <w:shd w:val="clear" w:color="auto" w:fill="9FC5E8"/>
            <w:tcMar>
              <w:top w:w="100" w:type="dxa"/>
              <w:left w:w="100" w:type="dxa"/>
              <w:bottom w:w="100" w:type="dxa"/>
              <w:right w:w="100" w:type="dxa"/>
            </w:tcMar>
          </w:tcPr>
          <w:p w:rsidR="00FD104A" w:rsidRDefault="00557853" w14:paraId="1D610D1B" w14:textId="77777777">
            <w:pPr>
              <w:pStyle w:val="Heading1"/>
            </w:pPr>
            <w:bookmarkStart w:name="_wpd1nj2ggmxi" w:colFirst="0" w:colLast="0" w:id="2"/>
            <w:bookmarkEnd w:id="2"/>
            <w:r>
              <w:t>First Draft</w:t>
            </w:r>
          </w:p>
        </w:tc>
      </w:tr>
      <w:tr w:rsidR="00FD104A" w:rsidTr="4432D9C2" w14:paraId="7D84AFB2" w14:textId="77777777">
        <w:trPr>
          <w:trHeight w:val="420"/>
        </w:trPr>
        <w:tc>
          <w:tcPr>
            <w:tcW w:w="11610" w:type="dxa"/>
            <w:gridSpan w:val="3"/>
            <w:shd w:val="clear" w:color="auto" w:fill="CFE2F3"/>
            <w:tcMar>
              <w:top w:w="100" w:type="dxa"/>
              <w:left w:w="100" w:type="dxa"/>
              <w:bottom w:w="100" w:type="dxa"/>
              <w:right w:w="100" w:type="dxa"/>
            </w:tcMar>
          </w:tcPr>
          <w:p w:rsidR="00FD104A" w:rsidRDefault="00557853" w14:paraId="453CF1D5" w14:textId="77777777">
            <w:pPr>
              <w:jc w:val="center"/>
              <w:rPr>
                <w:b/>
              </w:rPr>
            </w:pPr>
            <w:r>
              <w:rPr>
                <w:b/>
              </w:rPr>
              <w:t>Screen 1: Cover Template</w:t>
            </w:r>
          </w:p>
        </w:tc>
      </w:tr>
      <w:tr w:rsidR="00FD104A" w:rsidTr="4432D9C2" w14:paraId="61CDCEAD" w14:textId="77777777">
        <w:trPr>
          <w:trHeight w:val="420"/>
        </w:trPr>
        <w:tc>
          <w:tcPr>
            <w:tcW w:w="11610" w:type="dxa"/>
            <w:gridSpan w:val="3"/>
            <w:tcMar>
              <w:top w:w="100" w:type="dxa"/>
              <w:left w:w="100" w:type="dxa"/>
              <w:bottom w:w="100" w:type="dxa"/>
              <w:right w:w="100" w:type="dxa"/>
            </w:tcMar>
          </w:tcPr>
          <w:p w:rsidR="00FD104A" w:rsidRDefault="00FD104A" w14:paraId="6BB9E253" w14:textId="77777777">
            <w:pPr>
              <w:jc w:val="center"/>
              <w:rPr>
                <w:sz w:val="18"/>
                <w:szCs w:val="18"/>
              </w:rPr>
            </w:pPr>
          </w:p>
        </w:tc>
      </w:tr>
      <w:tr w:rsidR="00FD104A" w:rsidTr="4432D9C2" w14:paraId="662E719A" w14:textId="77777777">
        <w:trPr>
          <w:trHeight w:val="500"/>
        </w:trPr>
        <w:tc>
          <w:tcPr>
            <w:tcW w:w="2220" w:type="dxa"/>
            <w:shd w:val="clear" w:color="auto" w:fill="EFEFEF"/>
            <w:tcMar>
              <w:top w:w="100" w:type="dxa"/>
              <w:left w:w="100" w:type="dxa"/>
              <w:bottom w:w="100" w:type="dxa"/>
              <w:right w:w="100" w:type="dxa"/>
            </w:tcMar>
          </w:tcPr>
          <w:p w:rsidR="00FD104A" w:rsidRDefault="00557853" w14:paraId="40D71649" w14:textId="77777777">
            <w:pPr>
              <w:rPr>
                <w:b/>
              </w:rPr>
            </w:pPr>
            <w:r>
              <w:rPr>
                <w:b/>
              </w:rPr>
              <w:t>Layouts</w:t>
            </w:r>
          </w:p>
        </w:tc>
        <w:tc>
          <w:tcPr>
            <w:tcW w:w="6075" w:type="dxa"/>
            <w:shd w:val="clear" w:color="auto" w:fill="EFEFEF"/>
            <w:tcMar>
              <w:top w:w="100" w:type="dxa"/>
              <w:left w:w="100" w:type="dxa"/>
              <w:bottom w:w="100" w:type="dxa"/>
              <w:right w:w="100" w:type="dxa"/>
            </w:tcMar>
          </w:tcPr>
          <w:p w:rsidR="00FD104A" w:rsidRDefault="00557853" w14:paraId="13706D19" w14:textId="77777777">
            <w:pPr>
              <w:spacing w:line="240" w:lineRule="auto"/>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557853" w14:paraId="085565F0" w14:textId="77777777">
            <w:pPr>
              <w:rPr>
                <w:b/>
              </w:rPr>
            </w:pPr>
            <w:r>
              <w:rPr>
                <w:b/>
              </w:rPr>
              <w:t>Design notes</w:t>
            </w:r>
          </w:p>
        </w:tc>
      </w:tr>
      <w:tr w:rsidR="00FD104A" w:rsidTr="4432D9C2" w14:paraId="0FB4A6B0" w14:textId="77777777">
        <w:trPr>
          <w:trHeight w:val="420"/>
        </w:trPr>
        <w:tc>
          <w:tcPr>
            <w:tcW w:w="2220" w:type="dxa"/>
            <w:shd w:val="clear" w:color="auto" w:fill="auto"/>
            <w:tcMar>
              <w:top w:w="100" w:type="dxa"/>
              <w:left w:w="100" w:type="dxa"/>
              <w:bottom w:w="100" w:type="dxa"/>
              <w:right w:w="100" w:type="dxa"/>
            </w:tcMar>
          </w:tcPr>
          <w:p w:rsidR="00FD104A" w:rsidRDefault="00557853" w14:paraId="1E917E66" w14:textId="77777777">
            <w:pPr>
              <w:rPr>
                <w:b/>
              </w:rPr>
            </w:pPr>
            <w:r>
              <w:rPr>
                <w:b/>
              </w:rPr>
              <w:t>[Label – 30]</w:t>
            </w:r>
          </w:p>
          <w:p w:rsidR="00FD104A" w:rsidRDefault="00FD104A" w14:paraId="23DE523C" w14:textId="77777777">
            <w:pPr>
              <w:rPr>
                <w:b/>
              </w:rPr>
            </w:pPr>
          </w:p>
          <w:p w:rsidR="00FD104A" w:rsidRDefault="00FD104A" w14:paraId="52E56223" w14:textId="77777777">
            <w:pPr>
              <w:rPr>
                <w:b/>
              </w:rPr>
            </w:pPr>
          </w:p>
          <w:p w:rsidR="00FD104A" w:rsidRDefault="00557853" w14:paraId="22D50F3D" w14:textId="77777777">
            <w:pPr>
              <w:rPr>
                <w:b/>
              </w:rPr>
            </w:pPr>
            <w:r>
              <w:rPr>
                <w:b/>
              </w:rPr>
              <w:t>[Title – 48]</w:t>
            </w:r>
          </w:p>
          <w:p w:rsidR="00FD104A" w:rsidRDefault="00FD104A" w14:paraId="07547A01" w14:textId="77777777">
            <w:pPr>
              <w:rPr>
                <w:b/>
              </w:rPr>
            </w:pPr>
          </w:p>
          <w:p w:rsidR="00FD104A" w:rsidRDefault="00FD104A" w14:paraId="5043CB0F" w14:textId="77777777">
            <w:pPr>
              <w:rPr>
                <w:b/>
              </w:rPr>
            </w:pPr>
          </w:p>
          <w:p w:rsidR="00FD104A" w:rsidRDefault="00557853" w14:paraId="7EBC6B9D" w14:textId="77777777">
            <w:pPr>
              <w:rPr>
                <w:b/>
              </w:rPr>
            </w:pPr>
            <w:r>
              <w:rPr>
                <w:b/>
              </w:rPr>
              <w:t xml:space="preserve">[Description – 200] </w:t>
            </w:r>
          </w:p>
          <w:p w:rsidR="00FD104A" w:rsidRDefault="00FD104A" w14:paraId="07459315" w14:textId="77777777">
            <w:pPr>
              <w:rPr>
                <w:b/>
              </w:rPr>
            </w:pPr>
          </w:p>
          <w:p w:rsidR="00FD104A" w:rsidRDefault="00FD104A" w14:paraId="6537F28F" w14:textId="77777777">
            <w:pPr>
              <w:rPr>
                <w:b/>
              </w:rPr>
            </w:pPr>
          </w:p>
          <w:p w:rsidR="00FD104A" w:rsidP="7184EFB3" w:rsidRDefault="00557853" w14:paraId="7862B34F" w14:textId="77777777">
            <w:pPr>
              <w:rPr>
                <w:b/>
                <w:bCs/>
                <w:lang w:val="en-US"/>
              </w:rPr>
            </w:pPr>
            <w:r w:rsidRPr="7184EFB3">
              <w:rPr>
                <w:b/>
                <w:bCs/>
                <w:lang w:val="en-US"/>
              </w:rPr>
              <w:t xml:space="preserve">[CTA – ] </w:t>
            </w:r>
          </w:p>
          <w:p w:rsidR="00FD104A" w:rsidRDefault="00FD104A" w14:paraId="6DFB9E20" w14:textId="77777777"/>
        </w:tc>
        <w:tc>
          <w:tcPr>
            <w:tcW w:w="6075" w:type="dxa"/>
            <w:shd w:val="clear" w:color="auto" w:fill="auto"/>
            <w:tcMar>
              <w:top w:w="100" w:type="dxa"/>
              <w:left w:w="100" w:type="dxa"/>
              <w:bottom w:w="100" w:type="dxa"/>
              <w:right w:w="100" w:type="dxa"/>
            </w:tcMar>
          </w:tcPr>
          <w:p w:rsidR="00FD104A" w:rsidRDefault="00557853" w14:paraId="03468F98" w14:textId="77777777">
            <w:r w:rsidRPr="4432D9C2" w:rsidR="00557853">
              <w:rPr>
                <w:b w:val="1"/>
                <w:bCs w:val="1"/>
              </w:rPr>
              <w:t xml:space="preserve">[Label – / 30] </w:t>
            </w:r>
          </w:p>
          <w:p w:rsidR="00FD104A" w:rsidP="4432D9C2" w:rsidRDefault="00FD104A" w14:paraId="44E871BC" w14:textId="6F5C3494">
            <w:pPr>
              <w:pStyle w:val="Normal"/>
              <w:suppressLineNumbers w:val="0"/>
              <w:bidi w:val="0"/>
              <w:spacing w:before="0" w:beforeAutospacing="off" w:after="0" w:afterAutospacing="off" w:line="276" w:lineRule="auto"/>
              <w:ind w:left="0" w:right="0"/>
              <w:jc w:val="left"/>
            </w:pPr>
            <w:commentRangeStart w:id="776427410"/>
            <w:r w:rsidR="3A47B96A">
              <w:rPr/>
              <w:t>CHILDFREE</w:t>
            </w:r>
            <w:commentRangeEnd w:id="776427410"/>
            <w:r>
              <w:rPr>
                <w:rStyle w:val="CommentReference"/>
              </w:rPr>
              <w:commentReference w:id="776427410"/>
            </w:r>
          </w:p>
          <w:p w:rsidR="4432D9C2" w:rsidP="4432D9C2" w:rsidRDefault="4432D9C2" w14:paraId="0773ACF0" w14:textId="3695175F">
            <w:pPr>
              <w:pStyle w:val="Normal"/>
              <w:suppressLineNumbers w:val="0"/>
              <w:bidi w:val="0"/>
              <w:spacing w:before="0" w:beforeAutospacing="off" w:after="0" w:afterAutospacing="off" w:line="276" w:lineRule="auto"/>
              <w:ind w:left="0" w:right="0"/>
              <w:jc w:val="left"/>
            </w:pPr>
          </w:p>
          <w:p w:rsidR="00FD104A" w:rsidRDefault="00557853" w14:paraId="78BBB413" w14:textId="77777777">
            <w:r w:rsidRPr="4432D9C2" w:rsidR="3F602ACD">
              <w:rPr>
                <w:b w:val="1"/>
                <w:bCs w:val="1"/>
              </w:rPr>
              <w:t>[Title – / 48]</w:t>
            </w:r>
            <w:r w:rsidRPr="4432D9C2" w:rsidR="3F602ACD">
              <w:rPr>
                <w:b w:val="1"/>
                <w:bCs w:val="1"/>
                <w:i w:val="1"/>
                <w:iCs w:val="1"/>
              </w:rPr>
              <w:t xml:space="preserve"> </w:t>
            </w:r>
          </w:p>
          <w:p w:rsidR="6B33FD47" w:rsidP="4432D9C2" w:rsidRDefault="6B33FD47" w14:paraId="7407ADD1" w14:textId="1C0056B1">
            <w:pPr>
              <w:widowControl w:val="0"/>
              <w:bidi w:val="0"/>
              <w:spacing w:before="0" w:beforeAutospacing="off" w:after="0" w:afterAutospacing="off" w:line="240" w:lineRule="auto"/>
              <w:ind w:left="0" w:right="0"/>
              <w:jc w:val="left"/>
              <w:rPr>
                <w:rFonts w:ascii="Arial" w:hAnsi="Arial" w:eastAsia="Arial" w:cs="Arial"/>
                <w:noProof w:val="0"/>
                <w:sz w:val="22"/>
                <w:szCs w:val="22"/>
                <w:lang w:val="en-US"/>
              </w:rPr>
            </w:pPr>
            <w:r w:rsidRPr="4432D9C2" w:rsidR="6B33FD47">
              <w:rPr>
                <w:rFonts w:ascii="Arial" w:hAnsi="Arial" w:eastAsia="Arial" w:cs="Arial"/>
                <w:noProof w:val="0"/>
                <w:sz w:val="22"/>
                <w:szCs w:val="22"/>
                <w:lang w:val="en-US"/>
              </w:rPr>
              <w:t xml:space="preserve">3 smart ways to build wealth without kids </w:t>
            </w:r>
          </w:p>
          <w:p w:rsidR="615BA1C7" w:rsidP="4432D9C2" w:rsidRDefault="615BA1C7" w14:paraId="2EADDBDF" w14:textId="1F0D762D">
            <w:pPr>
              <w:widowControl w:val="0"/>
              <w:bidi w:val="0"/>
              <w:spacing w:before="0" w:beforeAutospacing="off" w:after="0" w:afterAutospacing="off" w:line="240" w:lineRule="auto"/>
              <w:ind w:left="0" w:right="0"/>
              <w:jc w:val="left"/>
              <w:rPr>
                <w:del w:author="Jolene Haley(UST,US)" w:date="2025-07-21T15:24:16.492Z" w16du:dateUtc="2025-07-21T15:24:16.492Z" w:id="860724695"/>
                <w:rFonts w:ascii="Arial" w:hAnsi="Arial" w:eastAsia="Arial" w:cs="Arial"/>
                <w:noProof w:val="0"/>
                <w:sz w:val="22"/>
                <w:szCs w:val="22"/>
                <w:lang w:val="en-US"/>
              </w:rPr>
            </w:pPr>
            <w:commentRangeStart w:id="1793747358"/>
            <w:commentRangeStart w:id="1089811537"/>
            <w:commentRangeStart w:id="1489042665"/>
            <w:commentRangeStart w:id="565124004"/>
            <w:commentRangeStart w:id="1315906816"/>
            <w:del w:author="Jolene Haley(UST,US)" w:date="2025-07-21T15:24:16.493Z" w:id="1635727560">
              <w:r w:rsidRPr="4432D9C2" w:rsidDel="615BA1C7">
                <w:rPr>
                  <w:rFonts w:ascii="Arial" w:hAnsi="Arial" w:eastAsia="Arial" w:cs="Arial"/>
                  <w:noProof w:val="0"/>
                  <w:sz w:val="22"/>
                  <w:szCs w:val="22"/>
                  <w:lang w:val="en-US"/>
                </w:rPr>
                <w:delText>Three c</w:delText>
              </w:r>
              <w:r w:rsidRPr="4432D9C2" w:rsidDel="4EA52AD0">
                <w:rPr>
                  <w:rFonts w:ascii="Arial" w:hAnsi="Arial" w:eastAsia="Arial" w:cs="Arial"/>
                  <w:noProof w:val="0"/>
                  <w:sz w:val="22"/>
                  <w:szCs w:val="22"/>
                  <w:lang w:val="en-US"/>
                </w:rPr>
                <w:delText xml:space="preserve">hildfree </w:delText>
              </w:r>
              <w:r w:rsidRPr="4432D9C2" w:rsidDel="66951DCB">
                <w:rPr>
                  <w:rFonts w:ascii="Arial" w:hAnsi="Arial" w:eastAsia="Arial" w:cs="Arial"/>
                  <w:noProof w:val="0"/>
                  <w:sz w:val="22"/>
                  <w:szCs w:val="22"/>
                  <w:lang w:val="en-US"/>
                </w:rPr>
                <w:delText>m</w:delText>
              </w:r>
              <w:r w:rsidRPr="4432D9C2" w:rsidDel="4EA52AD0">
                <w:rPr>
                  <w:rFonts w:ascii="Arial" w:hAnsi="Arial" w:eastAsia="Arial" w:cs="Arial"/>
                  <w:noProof w:val="0"/>
                  <w:sz w:val="22"/>
                  <w:szCs w:val="22"/>
                  <w:lang w:val="en-US"/>
                </w:rPr>
                <w:delText>oney</w:delText>
              </w:r>
              <w:r w:rsidRPr="4432D9C2" w:rsidDel="4EA52AD0">
                <w:rPr>
                  <w:rFonts w:ascii="Arial" w:hAnsi="Arial" w:eastAsia="Arial" w:cs="Arial"/>
                  <w:noProof w:val="0"/>
                  <w:sz w:val="22"/>
                  <w:szCs w:val="22"/>
                  <w:lang w:val="en-US"/>
                </w:rPr>
                <w:delText xml:space="preserve"> </w:delText>
              </w:r>
              <w:r w:rsidRPr="4432D9C2" w:rsidDel="3FC466B1">
                <w:rPr>
                  <w:rFonts w:ascii="Arial" w:hAnsi="Arial" w:eastAsia="Arial" w:cs="Arial"/>
                  <w:noProof w:val="0"/>
                  <w:sz w:val="22"/>
                  <w:szCs w:val="22"/>
                  <w:lang w:val="en-US"/>
                </w:rPr>
                <w:delText>m</w:delText>
              </w:r>
              <w:r w:rsidRPr="4432D9C2" w:rsidDel="4EA52AD0">
                <w:rPr>
                  <w:rFonts w:ascii="Arial" w:hAnsi="Arial" w:eastAsia="Arial" w:cs="Arial"/>
                  <w:noProof w:val="0"/>
                  <w:sz w:val="22"/>
                  <w:szCs w:val="22"/>
                  <w:lang w:val="en-US"/>
                </w:rPr>
                <w:delText xml:space="preserve">indsets to </w:delText>
              </w:r>
              <w:r w:rsidRPr="4432D9C2" w:rsidDel="1100DA2F">
                <w:rPr>
                  <w:rFonts w:ascii="Arial" w:hAnsi="Arial" w:eastAsia="Arial" w:cs="Arial"/>
                  <w:noProof w:val="0"/>
                  <w:sz w:val="22"/>
                  <w:szCs w:val="22"/>
                  <w:lang w:val="en-US"/>
                </w:rPr>
                <w:delText>k</w:delText>
              </w:r>
              <w:r w:rsidRPr="4432D9C2" w:rsidDel="4EA52AD0">
                <w:rPr>
                  <w:rFonts w:ascii="Arial" w:hAnsi="Arial" w:eastAsia="Arial" w:cs="Arial"/>
                  <w:noProof w:val="0"/>
                  <w:sz w:val="22"/>
                  <w:szCs w:val="22"/>
                  <w:lang w:val="en-US"/>
                </w:rPr>
                <w:delText>now</w:delText>
              </w:r>
            </w:del>
            <w:commentRangeEnd w:id="1793747358"/>
            <w:r>
              <w:rPr>
                <w:rStyle w:val="CommentReference"/>
              </w:rPr>
              <w:commentReference w:id="1793747358"/>
            </w:r>
            <w:commentRangeEnd w:id="1089811537"/>
            <w:r>
              <w:rPr>
                <w:rStyle w:val="CommentReference"/>
              </w:rPr>
              <w:commentReference w:id="1089811537"/>
            </w:r>
            <w:commentRangeEnd w:id="1489042665"/>
            <w:r>
              <w:rPr>
                <w:rStyle w:val="CommentReference"/>
              </w:rPr>
              <w:commentReference w:id="1489042665"/>
            </w:r>
            <w:commentRangeEnd w:id="565124004"/>
            <w:r>
              <w:rPr>
                <w:rStyle w:val="CommentReference"/>
              </w:rPr>
              <w:commentReference w:id="565124004"/>
            </w:r>
            <w:commentRangeEnd w:id="1315906816"/>
            <w:r>
              <w:rPr>
                <w:rStyle w:val="CommentReference"/>
              </w:rPr>
              <w:commentReference w:id="1315906816"/>
            </w:r>
          </w:p>
          <w:p w:rsidR="00FD104A" w:rsidRDefault="00FD104A" w14:paraId="738610EB" w14:textId="77777777">
            <w:pPr>
              <w:widowControl w:val="0"/>
              <w:spacing w:line="240" w:lineRule="auto"/>
            </w:pPr>
          </w:p>
          <w:p w:rsidR="00FD104A" w:rsidP="44E6252E" w:rsidRDefault="72813523" w14:paraId="32F03AA0" w14:textId="6B828556">
            <w:pPr>
              <w:rPr>
                <w:b/>
                <w:bCs/>
              </w:rPr>
            </w:pPr>
            <w:r w:rsidRPr="4432D9C2" w:rsidR="72813523">
              <w:rPr>
                <w:b w:val="1"/>
                <w:bCs w:val="1"/>
              </w:rPr>
              <w:t>[Description / 20</w:t>
            </w:r>
            <w:r w:rsidRPr="4432D9C2" w:rsidR="1F25F18F">
              <w:rPr>
                <w:b w:val="1"/>
                <w:bCs w:val="1"/>
              </w:rPr>
              <w:t>7</w:t>
            </w:r>
            <w:r w:rsidRPr="4432D9C2" w:rsidR="72813523">
              <w:rPr>
                <w:b w:val="1"/>
                <w:bCs w:val="1"/>
              </w:rPr>
              <w:t>]</w:t>
            </w:r>
          </w:p>
          <w:p w:rsidR="03CA1F5D" w:rsidP="4432D9C2" w:rsidRDefault="03CA1F5D" w14:paraId="6940DACF" w14:textId="42152F06">
            <w:pPr>
              <w:widowControl w:val="0"/>
              <w:spacing w:line="240" w:lineRule="auto"/>
              <w:rPr>
                <w:rFonts w:ascii="Arial" w:hAnsi="Arial" w:eastAsia="Arial" w:cs="Arial"/>
                <w:noProof w:val="0"/>
                <w:sz w:val="22"/>
                <w:szCs w:val="22"/>
                <w:lang w:val="en-US"/>
              </w:rPr>
            </w:pPr>
            <w:commentRangeStart w:id="1273884610"/>
            <w:r w:rsidRPr="4432D9C2" w:rsidR="03CA1F5D">
              <w:rPr>
                <w:rFonts w:ascii="Arial" w:hAnsi="Arial" w:eastAsia="Arial" w:cs="Arial"/>
                <w:noProof w:val="0"/>
                <w:sz w:val="22"/>
                <w:szCs w:val="22"/>
                <w:lang w:val="en-US"/>
              </w:rPr>
              <w:t xml:space="preserve">Choosing a </w:t>
            </w:r>
            <w:r w:rsidRPr="4432D9C2" w:rsidR="03CA1F5D">
              <w:rPr>
                <w:rFonts w:ascii="Arial" w:hAnsi="Arial" w:eastAsia="Arial" w:cs="Arial"/>
                <w:noProof w:val="0"/>
                <w:sz w:val="22"/>
                <w:szCs w:val="22"/>
                <w:lang w:val="en-US"/>
              </w:rPr>
              <w:t>childfree</w:t>
            </w:r>
            <w:r w:rsidRPr="4432D9C2" w:rsidR="03CA1F5D">
              <w:rPr>
                <w:rFonts w:ascii="Arial" w:hAnsi="Arial" w:eastAsia="Arial" w:cs="Arial"/>
                <w:noProof w:val="0"/>
                <w:sz w:val="22"/>
                <w:szCs w:val="22"/>
                <w:lang w:val="en-US"/>
              </w:rPr>
              <w:t xml:space="preserve"> path </w:t>
            </w:r>
            <w:r w:rsidRPr="4432D9C2" w:rsidR="7167589A">
              <w:rPr>
                <w:rFonts w:ascii="Arial" w:hAnsi="Arial" w:eastAsia="Arial" w:cs="Arial"/>
                <w:noProof w:val="0"/>
                <w:sz w:val="22"/>
                <w:szCs w:val="22"/>
                <w:lang w:val="en-US"/>
              </w:rPr>
              <w:t xml:space="preserve">can make your financial goals </w:t>
            </w:r>
            <w:r w:rsidRPr="4432D9C2" w:rsidR="7167589A">
              <w:rPr>
                <w:rFonts w:ascii="Arial" w:hAnsi="Arial" w:eastAsia="Arial" w:cs="Arial"/>
                <w:noProof w:val="0"/>
                <w:sz w:val="22"/>
                <w:szCs w:val="22"/>
                <w:lang w:val="en-US"/>
              </w:rPr>
              <w:t>differen</w:t>
            </w:r>
            <w:commentRangeStart w:id="199150496"/>
            <w:r w:rsidRPr="4432D9C2" w:rsidR="03CA1F5D">
              <w:rPr>
                <w:rFonts w:ascii="Arial" w:hAnsi="Arial" w:eastAsia="Arial" w:cs="Arial"/>
                <w:noProof w:val="0"/>
                <w:sz w:val="22"/>
                <w:szCs w:val="22"/>
                <w:lang w:val="en-US"/>
              </w:rPr>
              <w:t>t</w:t>
            </w:r>
            <w:r w:rsidRPr="4432D9C2" w:rsidR="735D97E9">
              <w:rPr>
                <w:rFonts w:ascii="Arial" w:hAnsi="Arial" w:eastAsia="Arial" w:cs="Arial"/>
                <w:noProof w:val="0"/>
                <w:sz w:val="22"/>
                <w:szCs w:val="22"/>
                <w:lang w:val="en-US"/>
              </w:rPr>
              <w:t>.</w:t>
            </w:r>
            <w:r w:rsidRPr="4432D9C2" w:rsidR="02300914">
              <w:rPr>
                <w:rFonts w:ascii="Arial" w:hAnsi="Arial" w:eastAsia="Arial" w:cs="Arial"/>
                <w:noProof w:val="0"/>
                <w:sz w:val="22"/>
                <w:szCs w:val="22"/>
                <w:lang w:val="en-US"/>
              </w:rPr>
              <w:t xml:space="preserve"> T</w:t>
            </w:r>
            <w:commentRangeEnd w:id="199150496"/>
            <w:r>
              <w:rPr>
                <w:rStyle w:val="CommentReference"/>
              </w:rPr>
              <w:commentReference w:id="199150496"/>
            </w:r>
            <w:r w:rsidRPr="4432D9C2" w:rsidR="03CA1F5D">
              <w:rPr>
                <w:rFonts w:ascii="Arial" w:hAnsi="Arial" w:eastAsia="Arial" w:cs="Arial"/>
                <w:noProof w:val="0"/>
                <w:sz w:val="22"/>
                <w:szCs w:val="22"/>
                <w:lang w:val="en-US"/>
              </w:rPr>
              <w:t>his deep dive explores three powerful frameworks that can align your money with the life you want: FILE, FIRE, and Die with Zero.</w:t>
            </w:r>
            <w:commentRangeEnd w:id="1273884610"/>
            <w:r>
              <w:rPr>
                <w:rStyle w:val="CommentReference"/>
              </w:rPr>
              <w:commentReference w:id="1273884610"/>
            </w:r>
          </w:p>
          <w:p w:rsidR="00FD104A" w:rsidRDefault="00FD104A" w14:paraId="463F29E8" w14:textId="77777777">
            <w:pPr>
              <w:widowControl w:val="0"/>
              <w:spacing w:line="240" w:lineRule="auto"/>
            </w:pPr>
          </w:p>
          <w:p w:rsidR="00FD104A" w:rsidP="7184EFB3" w:rsidRDefault="00557853" w14:paraId="1866AE6F" w14:textId="77777777">
            <w:pPr>
              <w:rPr>
                <w:b/>
                <w:bCs/>
                <w:lang w:val="en-US"/>
              </w:rPr>
            </w:pPr>
            <w:r w:rsidRPr="7184EFB3">
              <w:rPr>
                <w:b/>
                <w:bCs/>
                <w:lang w:val="en-US"/>
              </w:rPr>
              <w:t xml:space="preserve">[CTA – ] </w:t>
            </w:r>
          </w:p>
          <w:p w:rsidR="00FD104A" w:rsidRDefault="00557853" w14:paraId="4BE0CBBD" w14:textId="77777777">
            <w:r>
              <w:t>Start reading</w:t>
            </w:r>
          </w:p>
          <w:p w:rsidR="00FD104A" w:rsidRDefault="00FD104A" w14:paraId="3B7B4B86" w14:textId="77777777"/>
          <w:p w:rsidR="00FD104A" w:rsidRDefault="00557853" w14:paraId="34D8AD18" w14:textId="77777777">
            <w:pPr>
              <w:rPr>
                <w:b/>
              </w:rPr>
            </w:pPr>
            <w:r w:rsidRPr="4432D9C2" w:rsidR="00557853">
              <w:rPr>
                <w:b w:val="1"/>
                <w:bCs w:val="1"/>
              </w:rPr>
              <w:t>[Short – 55]</w:t>
            </w:r>
          </w:p>
          <w:p w:rsidR="00FD104A" w:rsidP="4432D9C2" w:rsidRDefault="287A7907" w14:paraId="545D0482" w14:textId="47809114">
            <w:pPr>
              <w:widowControl w:val="0"/>
              <w:spacing w:line="240" w:lineRule="auto"/>
              <w:rPr>
                <w:b w:val="1"/>
                <w:bCs w:val="1"/>
              </w:rPr>
            </w:pPr>
            <w:r w:rsidRPr="4432D9C2" w:rsidR="3413237E">
              <w:rPr>
                <w:b w:val="1"/>
                <w:bCs w:val="1"/>
              </w:rPr>
              <w:t>3 childfree money mindsets to know</w:t>
            </w:r>
          </w:p>
          <w:p w:rsidR="00FD104A" w:rsidP="2664B587" w:rsidRDefault="287A7907" w14:paraId="55CD6853" w14:textId="6FF81709">
            <w:pPr>
              <w:widowControl w:val="0"/>
              <w:spacing w:line="240" w:lineRule="auto"/>
            </w:pPr>
            <w:r w:rsidRPr="4432D9C2" w:rsidR="3413237E">
              <w:rPr>
                <w:rFonts w:ascii="Arial" w:hAnsi="Arial" w:eastAsia="Arial" w:cs="Arial"/>
                <w:noProof w:val="0"/>
                <w:sz w:val="22"/>
                <w:szCs w:val="22"/>
                <w:lang w:val="en-US"/>
              </w:rPr>
              <w:t>Achieve financial goals with FILE, FIRE, and Die with Zero.</w:t>
            </w:r>
          </w:p>
          <w:p w:rsidR="00FD104A" w:rsidP="2664B587" w:rsidRDefault="287A7907" w14:paraId="1FE36015" w14:textId="007B00A6">
            <w:pPr>
              <w:widowControl w:val="0"/>
              <w:spacing w:line="240" w:lineRule="auto"/>
            </w:pPr>
            <w:r w:rsidRPr="4432D9C2" w:rsidR="3413237E">
              <w:rPr>
                <w:rFonts w:ascii="Arial" w:hAnsi="Arial" w:eastAsia="Arial" w:cs="Arial"/>
                <w:noProof w:val="0"/>
                <w:sz w:val="22"/>
                <w:szCs w:val="22"/>
                <w:lang w:val="en-US"/>
              </w:rPr>
              <w:t>Explore FILE, FIRE, and Die with Zero for childfree wealth.</w:t>
            </w:r>
          </w:p>
          <w:p w:rsidR="00FD104A" w:rsidP="2664B587" w:rsidRDefault="287A7907" w14:paraId="6AA0789E" w14:textId="3B894CD4">
            <w:pPr>
              <w:widowControl w:val="0"/>
              <w:spacing w:line="240" w:lineRule="auto"/>
            </w:pPr>
            <w:r w:rsidRPr="4432D9C2" w:rsidR="17837B58">
              <w:rPr>
                <w:rFonts w:ascii="Arial" w:hAnsi="Arial" w:eastAsia="Arial" w:cs="Arial"/>
                <w:noProof w:val="0"/>
                <w:sz w:val="22"/>
                <w:szCs w:val="22"/>
                <w:lang w:val="en-US"/>
              </w:rPr>
              <w:t xml:space="preserve">Three </w:t>
            </w:r>
            <w:commentRangeStart w:id="1934414726"/>
            <w:r w:rsidRPr="4432D9C2" w:rsidR="17837B58">
              <w:rPr>
                <w:rFonts w:ascii="Arial" w:hAnsi="Arial" w:eastAsia="Arial" w:cs="Arial"/>
                <w:noProof w:val="0"/>
                <w:sz w:val="22"/>
                <w:szCs w:val="22"/>
                <w:lang w:val="en-US"/>
              </w:rPr>
              <w:t>childfree financial mindsets you should know</w:t>
            </w:r>
            <w:commentRangeEnd w:id="1934414726"/>
            <w:r>
              <w:rPr>
                <w:rStyle w:val="CommentReference"/>
              </w:rPr>
              <w:commentReference w:id="1934414726"/>
            </w:r>
            <w:r w:rsidRPr="4432D9C2" w:rsidR="17837B58">
              <w:rPr>
                <w:rFonts w:ascii="Arial" w:hAnsi="Arial" w:eastAsia="Arial" w:cs="Arial"/>
                <w:noProof w:val="0"/>
                <w:sz w:val="22"/>
                <w:szCs w:val="22"/>
                <w:lang w:val="en-US"/>
              </w:rPr>
              <w:t>.</w:t>
            </w:r>
          </w:p>
          <w:p w:rsidR="00FD104A" w:rsidP="2664B587" w:rsidRDefault="287A7907" w14:paraId="3A0FF5F2" w14:textId="36CB2FC7">
            <w:pPr>
              <w:widowControl w:val="0"/>
              <w:spacing w:line="240" w:lineRule="auto"/>
            </w:pPr>
            <w:r w:rsidRPr="4432D9C2" w:rsidR="197E99F1">
              <w:rPr>
                <w:rFonts w:ascii="Arial" w:hAnsi="Arial" w:eastAsia="Arial" w:cs="Arial"/>
                <w:noProof w:val="0"/>
                <w:sz w:val="22"/>
                <w:szCs w:val="22"/>
                <w:lang w:val="en-US"/>
              </w:rPr>
              <w:t>Achieve your goals with FILE, FIRE, and Die with Zero</w:t>
            </w:r>
          </w:p>
        </w:tc>
        <w:tc>
          <w:tcPr>
            <w:tcW w:w="3315" w:type="dxa"/>
            <w:shd w:val="clear" w:color="auto" w:fill="auto"/>
            <w:tcMar>
              <w:top w:w="100" w:type="dxa"/>
              <w:left w:w="100" w:type="dxa"/>
              <w:bottom w:w="100" w:type="dxa"/>
              <w:right w:w="100" w:type="dxa"/>
            </w:tcMar>
          </w:tcPr>
          <w:p w:rsidR="00FD104A" w:rsidP="4432D9C2" w:rsidRDefault="490F69D0" w14:paraId="06380C91" w14:textId="4C9FDA3E">
            <w:pPr>
              <w:rPr>
                <w:lang w:val="en-US"/>
              </w:rPr>
            </w:pPr>
            <w:r w:rsidRPr="4432D9C2" w:rsidR="490F69D0">
              <w:rPr>
                <w:lang w:val="en-US"/>
              </w:rPr>
              <w:t xml:space="preserve">Please refer to </w:t>
            </w:r>
            <w:r w:rsidRPr="4432D9C2" w:rsidR="490F69D0">
              <w:rPr>
                <w:lang w:val="en-US"/>
              </w:rPr>
              <w:t>Figma</w:t>
            </w:r>
            <w:r w:rsidRPr="4432D9C2" w:rsidR="490F69D0">
              <w:rPr>
                <w:lang w:val="en-US"/>
              </w:rPr>
              <w:t xml:space="preserve"> board</w:t>
            </w:r>
            <w:r w:rsidRPr="4432D9C2" w:rsidR="1C054ADE">
              <w:rPr>
                <w:lang w:val="en-US"/>
              </w:rPr>
              <w:t xml:space="preserve"> for illustrations. </w:t>
            </w:r>
            <w:r w:rsidRPr="4432D9C2" w:rsidR="1C054ADE">
              <w:rPr>
                <w:lang w:val="en-US"/>
              </w:rPr>
              <w:t>We’re</w:t>
            </w:r>
            <w:r w:rsidRPr="4432D9C2" w:rsidR="1C054ADE">
              <w:rPr>
                <w:lang w:val="en-US"/>
              </w:rPr>
              <w:t xml:space="preserve"> following Zoe in New York and her cute dog, Chloe! :P</w:t>
            </w:r>
          </w:p>
          <w:p w:rsidR="00FD104A" w:rsidRDefault="00FD104A" w14:paraId="4BB7A1D7" w14:textId="4CEB8B09"/>
          <w:p w:rsidR="00FD104A" w:rsidP="2664B587" w:rsidRDefault="490F69D0" w14:paraId="5630AD66" w14:textId="084715B7">
            <w:pPr>
              <w:rPr>
                <w:lang w:val="en-US"/>
              </w:rPr>
            </w:pPr>
          </w:p>
        </w:tc>
      </w:tr>
      <w:tr w:rsidR="00FD104A" w:rsidTr="4432D9C2" w14:paraId="3427883A" w14:textId="77777777">
        <w:trPr>
          <w:trHeight w:val="420"/>
        </w:trPr>
        <w:tc>
          <w:tcPr>
            <w:tcW w:w="11610" w:type="dxa"/>
            <w:gridSpan w:val="3"/>
            <w:shd w:val="clear" w:color="auto" w:fill="CFE2F3"/>
            <w:tcMar>
              <w:top w:w="100" w:type="dxa"/>
              <w:left w:w="100" w:type="dxa"/>
              <w:bottom w:w="100" w:type="dxa"/>
              <w:right w:w="100" w:type="dxa"/>
            </w:tcMar>
          </w:tcPr>
          <w:p w:rsidR="00FD104A" w:rsidRDefault="00557853" w14:paraId="63D84D70" w14:textId="77777777">
            <w:pPr>
              <w:jc w:val="center"/>
              <w:rPr>
                <w:b/>
              </w:rPr>
            </w:pPr>
            <w:r>
              <w:rPr>
                <w:b/>
              </w:rPr>
              <w:lastRenderedPageBreak/>
              <w:t>Screen 2: Context Template</w:t>
            </w:r>
          </w:p>
        </w:tc>
      </w:tr>
      <w:tr w:rsidR="00FD104A" w:rsidTr="4432D9C2" w14:paraId="2AF09EFF" w14:textId="77777777">
        <w:trPr>
          <w:trHeight w:val="515"/>
        </w:trPr>
        <w:tc>
          <w:tcPr>
            <w:tcW w:w="2220" w:type="dxa"/>
            <w:shd w:val="clear" w:color="auto" w:fill="EFEFEF"/>
            <w:tcMar>
              <w:top w:w="100" w:type="dxa"/>
              <w:left w:w="100" w:type="dxa"/>
              <w:bottom w:w="100" w:type="dxa"/>
              <w:right w:w="100" w:type="dxa"/>
            </w:tcMar>
          </w:tcPr>
          <w:p w:rsidR="00FD104A" w:rsidRDefault="00557853" w14:paraId="015D5EE6"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4C76DAC8"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61829076" w14:textId="77777777">
            <w:pPr>
              <w:rPr>
                <w:b/>
              </w:rPr>
            </w:pPr>
          </w:p>
        </w:tc>
      </w:tr>
      <w:tr w:rsidR="00FD104A" w:rsidTr="4432D9C2" w14:paraId="7EB3E12B" w14:textId="77777777">
        <w:trPr>
          <w:trHeight w:val="420"/>
        </w:trPr>
        <w:tc>
          <w:tcPr>
            <w:tcW w:w="2220" w:type="dxa"/>
            <w:shd w:val="clear" w:color="auto" w:fill="auto"/>
            <w:tcMar>
              <w:top w:w="100" w:type="dxa"/>
              <w:left w:w="100" w:type="dxa"/>
              <w:bottom w:w="100" w:type="dxa"/>
              <w:right w:w="100" w:type="dxa"/>
            </w:tcMar>
          </w:tcPr>
          <w:p w:rsidR="00FD104A" w:rsidP="7184EFB3" w:rsidRDefault="00557853" w14:paraId="15873563" w14:textId="77777777">
            <w:pPr>
              <w:rPr>
                <w:b/>
                <w:bCs/>
                <w:lang w:val="en-US"/>
              </w:rPr>
            </w:pPr>
            <w:r w:rsidRPr="7184EFB3">
              <w:rPr>
                <w:b/>
                <w:bCs/>
                <w:lang w:val="en-US"/>
              </w:rPr>
              <w:t xml:space="preserve">[Title –  45] </w:t>
            </w:r>
          </w:p>
          <w:p w:rsidR="00FD104A" w:rsidRDefault="00FD104A" w14:paraId="2BA226A1" w14:textId="77777777">
            <w:pPr>
              <w:rPr>
                <w:b/>
                <w:i/>
              </w:rPr>
            </w:pPr>
          </w:p>
          <w:p w:rsidR="00FD104A" w:rsidRDefault="00557853" w14:paraId="1882A1CB" w14:textId="77777777">
            <w:pPr>
              <w:rPr>
                <w:b/>
              </w:rPr>
            </w:pPr>
            <w:r>
              <w:rPr>
                <w:b/>
              </w:rPr>
              <w:t>[Paragraph 1 – 147]</w:t>
            </w:r>
          </w:p>
          <w:p w:rsidR="00FD104A" w:rsidRDefault="00FD104A" w14:paraId="17AD93B2" w14:textId="77777777"/>
          <w:p w:rsidR="00FD104A" w:rsidRDefault="00557853" w14:paraId="2697FD4A" w14:textId="77777777">
            <w:pPr>
              <w:rPr>
                <w:i/>
              </w:rPr>
            </w:pPr>
            <w:r>
              <w:rPr>
                <w:b/>
              </w:rPr>
              <w:t>[Paragraph 2 – 147]</w:t>
            </w:r>
          </w:p>
          <w:p w:rsidR="00FD104A" w:rsidRDefault="00FD104A" w14:paraId="0DE4B5B7" w14:textId="77777777">
            <w:pPr>
              <w:rPr>
                <w:b/>
                <w:i/>
              </w:rPr>
            </w:pPr>
          </w:p>
          <w:p w:rsidR="00FD104A" w:rsidRDefault="00557853" w14:paraId="6FB80ED0" w14:textId="77777777">
            <w:pPr>
              <w:rPr>
                <w:b/>
              </w:rPr>
            </w:pPr>
            <w:r>
              <w:rPr>
                <w:b/>
              </w:rPr>
              <w:t>[Tip – 190]</w:t>
            </w:r>
          </w:p>
          <w:p w:rsidR="00FD104A" w:rsidRDefault="00FD104A" w14:paraId="66204FF1" w14:textId="77777777">
            <w:pPr>
              <w:rPr>
                <w:b/>
              </w:rPr>
            </w:pPr>
          </w:p>
          <w:p w:rsidR="00FD104A" w:rsidRDefault="00FD104A" w14:paraId="2DBF0D7D" w14:textId="77777777">
            <w:pPr>
              <w:rPr>
                <w:b/>
              </w:rPr>
            </w:pPr>
          </w:p>
        </w:tc>
        <w:tc>
          <w:tcPr>
            <w:tcW w:w="6075" w:type="dxa"/>
            <w:shd w:val="clear" w:color="auto" w:fill="auto"/>
            <w:tcMar>
              <w:top w:w="100" w:type="dxa"/>
              <w:left w:w="100" w:type="dxa"/>
              <w:bottom w:w="100" w:type="dxa"/>
              <w:right w:w="100" w:type="dxa"/>
            </w:tcMar>
          </w:tcPr>
          <w:p w:rsidR="00FD104A" w:rsidP="7184EFB3" w:rsidRDefault="72813523" w14:paraId="6595C9A0" w14:textId="4531FAD6">
            <w:pPr>
              <w:rPr>
                <w:b w:val="1"/>
                <w:bCs w:val="1"/>
                <w:lang w:val="en-US"/>
              </w:rPr>
            </w:pPr>
            <w:r w:rsidRPr="4432D9C2" w:rsidR="72813523">
              <w:rPr>
                <w:b w:val="1"/>
                <w:bCs w:val="1"/>
                <w:lang w:val="en-US"/>
              </w:rPr>
              <w:t xml:space="preserve">[Title –  / </w:t>
            </w:r>
            <w:r w:rsidRPr="4432D9C2" w:rsidR="1A0B2216">
              <w:rPr>
                <w:b w:val="1"/>
                <w:bCs w:val="1"/>
                <w:lang w:val="en-US"/>
              </w:rPr>
              <w:t>80</w:t>
            </w:r>
            <w:r w:rsidRPr="4432D9C2" w:rsidR="72813523">
              <w:rPr>
                <w:b w:val="1"/>
                <w:bCs w:val="1"/>
                <w:lang w:val="en-US"/>
              </w:rPr>
              <w:t xml:space="preserve">] </w:t>
            </w:r>
          </w:p>
          <w:p w:rsidR="268EDE5A" w:rsidP="4432D9C2" w:rsidRDefault="268EDE5A" w14:paraId="7E665ACC" w14:textId="3C611AF4">
            <w:pPr>
              <w:widowControl w:val="0"/>
              <w:spacing w:line="240" w:lineRule="auto"/>
            </w:pPr>
            <w:r w:rsidRPr="4432D9C2" w:rsidR="268EDE5A">
              <w:rPr>
                <w:rFonts w:ascii="Arial" w:hAnsi="Arial" w:eastAsia="Arial" w:cs="Arial"/>
                <w:noProof w:val="0"/>
                <w:sz w:val="22"/>
                <w:szCs w:val="22"/>
                <w:lang w:val="en"/>
              </w:rPr>
              <w:t>Live life your way</w:t>
            </w:r>
          </w:p>
          <w:p w:rsidR="00FD104A" w:rsidRDefault="00FD104A" w14:paraId="02F2C34E" w14:textId="77777777">
            <w:pPr>
              <w:widowControl w:val="0"/>
              <w:spacing w:line="240" w:lineRule="auto"/>
            </w:pPr>
          </w:p>
          <w:p w:rsidR="00FD104A" w:rsidP="44E6252E" w:rsidRDefault="72813523" w14:paraId="3F6A1BD6" w14:textId="1CE804FB">
            <w:pPr>
              <w:rPr>
                <w:b w:val="1"/>
                <w:bCs w:val="1"/>
              </w:rPr>
            </w:pPr>
            <w:commentRangeStart w:id="1106431922"/>
            <w:commentRangeStart w:id="71004875"/>
            <w:r w:rsidRPr="4432D9C2" w:rsidR="72813523">
              <w:rPr>
                <w:b w:val="1"/>
                <w:bCs w:val="1"/>
              </w:rPr>
              <w:t xml:space="preserve">[Paragraph 1 – </w:t>
            </w:r>
            <w:r w:rsidRPr="4432D9C2" w:rsidR="59D2F9E1">
              <w:rPr>
                <w:b w:val="1"/>
                <w:bCs w:val="1"/>
              </w:rPr>
              <w:t xml:space="preserve">147 / </w:t>
            </w:r>
            <w:r w:rsidRPr="4432D9C2" w:rsidR="1A0A6BDD">
              <w:rPr>
                <w:b w:val="1"/>
                <w:bCs w:val="1"/>
              </w:rPr>
              <w:t>500</w:t>
            </w:r>
            <w:r w:rsidRPr="4432D9C2" w:rsidR="72813523">
              <w:rPr>
                <w:b w:val="1"/>
                <w:bCs w:val="1"/>
              </w:rPr>
              <w:t>]</w:t>
            </w:r>
            <w:commentRangeEnd w:id="1106431922"/>
            <w:r>
              <w:rPr>
                <w:rStyle w:val="CommentReference"/>
              </w:rPr>
              <w:commentReference w:id="1106431922"/>
            </w:r>
            <w:commentRangeEnd w:id="71004875"/>
            <w:r>
              <w:rPr>
                <w:rStyle w:val="CommentReference"/>
              </w:rPr>
              <w:commentReference w:id="71004875"/>
            </w:r>
          </w:p>
          <w:p w:rsidR="67B60A89" w:rsidRDefault="67B60A89" w14:paraId="67E9588A" w14:textId="5F786134">
            <w:r w:rsidRPr="4432D9C2" w:rsidR="67B60A89">
              <w:rPr>
                <w:rFonts w:ascii="Arial" w:hAnsi="Arial" w:eastAsia="Arial" w:cs="Arial"/>
                <w:noProof w:val="0"/>
                <w:sz w:val="22"/>
                <w:szCs w:val="22"/>
                <w:lang w:val="en-US"/>
              </w:rPr>
              <w:t>Being childfree opens space to build a life on your terms</w:t>
            </w:r>
            <w:r w:rsidRPr="4432D9C2" w:rsidR="191ACA11">
              <w:rPr>
                <w:rFonts w:ascii="Arial" w:hAnsi="Arial" w:eastAsia="Arial" w:cs="Arial"/>
                <w:noProof w:val="0"/>
                <w:sz w:val="22"/>
                <w:szCs w:val="22"/>
                <w:lang w:val="en-US"/>
              </w:rPr>
              <w:t xml:space="preserve">, </w:t>
            </w:r>
            <w:r w:rsidRPr="4432D9C2" w:rsidR="67B60A89">
              <w:rPr>
                <w:rFonts w:ascii="Arial" w:hAnsi="Arial" w:eastAsia="Arial" w:cs="Arial"/>
                <w:noProof w:val="0"/>
                <w:sz w:val="22"/>
                <w:szCs w:val="22"/>
                <w:lang w:val="en-US"/>
              </w:rPr>
              <w:t>without defaulting to traditional financial milestones like</w:t>
            </w:r>
            <w:r w:rsidRPr="4432D9C2" w:rsidR="0F4D318C">
              <w:rPr>
                <w:rFonts w:ascii="Arial" w:hAnsi="Arial" w:eastAsia="Arial" w:cs="Arial"/>
                <w:noProof w:val="0"/>
                <w:sz w:val="22"/>
                <w:szCs w:val="22"/>
                <w:lang w:val="en-US"/>
              </w:rPr>
              <w:t xml:space="preserve"> daycare fees,</w:t>
            </w:r>
            <w:r w:rsidRPr="4432D9C2" w:rsidR="67B60A89">
              <w:rPr>
                <w:rFonts w:ascii="Arial" w:hAnsi="Arial" w:eastAsia="Arial" w:cs="Arial"/>
                <w:noProof w:val="0"/>
                <w:sz w:val="22"/>
                <w:szCs w:val="22"/>
                <w:lang w:val="en-US"/>
              </w:rPr>
              <w:t xml:space="preserve"> </w:t>
            </w:r>
            <w:r w:rsidRPr="4432D9C2" w:rsidR="67B60A89">
              <w:rPr>
                <w:rFonts w:ascii="Arial" w:hAnsi="Arial" w:eastAsia="Arial" w:cs="Arial"/>
                <w:noProof w:val="0"/>
                <w:sz w:val="22"/>
                <w:szCs w:val="22"/>
                <w:lang w:val="en-US"/>
              </w:rPr>
              <w:t>c</w:t>
            </w:r>
            <w:commentRangeStart w:id="770490835"/>
            <w:r w:rsidRPr="4432D9C2" w:rsidR="67B60A89">
              <w:rPr>
                <w:rFonts w:ascii="Arial" w:hAnsi="Arial" w:eastAsia="Arial" w:cs="Arial"/>
                <w:noProof w:val="0"/>
                <w:sz w:val="22"/>
                <w:szCs w:val="22"/>
                <w:lang w:val="en-US"/>
              </w:rPr>
              <w:t>ollege savings</w:t>
            </w:r>
            <w:r w:rsidRPr="4432D9C2" w:rsidR="396B622B">
              <w:rPr>
                <w:rFonts w:ascii="Arial" w:hAnsi="Arial" w:eastAsia="Arial" w:cs="Arial"/>
                <w:noProof w:val="0"/>
                <w:sz w:val="22"/>
                <w:szCs w:val="22"/>
                <w:lang w:val="en-US"/>
              </w:rPr>
              <w:t>,</w:t>
            </w:r>
            <w:r w:rsidRPr="4432D9C2" w:rsidR="67B60A89">
              <w:rPr>
                <w:rFonts w:ascii="Arial" w:hAnsi="Arial" w:eastAsia="Arial" w:cs="Arial"/>
                <w:noProof w:val="0"/>
                <w:sz w:val="22"/>
                <w:szCs w:val="22"/>
                <w:lang w:val="en-US"/>
              </w:rPr>
              <w:t xml:space="preserve"> </w:t>
            </w:r>
            <w:commentRangeEnd w:id="770490835"/>
            <w:r>
              <w:rPr>
                <w:rStyle w:val="CommentReference"/>
              </w:rPr>
              <w:commentReference w:id="770490835"/>
            </w:r>
            <w:r w:rsidRPr="4432D9C2" w:rsidR="67B60A89">
              <w:rPr>
                <w:rFonts w:ascii="Arial" w:hAnsi="Arial" w:eastAsia="Arial" w:cs="Arial"/>
                <w:noProof w:val="0"/>
                <w:sz w:val="22"/>
                <w:szCs w:val="22"/>
                <w:lang w:val="en-US"/>
              </w:rPr>
              <w:t>or legacy planning.</w:t>
            </w:r>
          </w:p>
          <w:p w:rsidR="00FD104A" w:rsidRDefault="00FD104A" w14:paraId="680A4E5D" w14:textId="77777777">
            <w:pPr>
              <w:widowControl w:val="0"/>
              <w:spacing w:line="240" w:lineRule="auto"/>
            </w:pPr>
          </w:p>
          <w:p w:rsidR="00FD104A" w:rsidRDefault="00FD104A" w14:paraId="19219836" w14:textId="77777777"/>
          <w:p w:rsidR="00FD104A" w:rsidP="44E6252E" w:rsidRDefault="72813523" w14:paraId="5A30B434" w14:textId="4D35F9EC">
            <w:pPr>
              <w:rPr>
                <w:b w:val="1"/>
                <w:bCs w:val="1"/>
              </w:rPr>
            </w:pPr>
            <w:r w:rsidRPr="4432D9C2" w:rsidR="72813523">
              <w:rPr>
                <w:b w:val="1"/>
                <w:bCs w:val="1"/>
              </w:rPr>
              <w:t>[Paragraph 2 –</w:t>
            </w:r>
            <w:r w:rsidRPr="4432D9C2" w:rsidR="7CE17275">
              <w:rPr>
                <w:b w:val="1"/>
                <w:bCs w:val="1"/>
              </w:rPr>
              <w:t xml:space="preserve"> 147 /</w:t>
            </w:r>
            <w:r w:rsidRPr="4432D9C2" w:rsidR="72813523">
              <w:rPr>
                <w:b w:val="1"/>
                <w:bCs w:val="1"/>
              </w:rPr>
              <w:t xml:space="preserve"> </w:t>
            </w:r>
            <w:r w:rsidRPr="4432D9C2" w:rsidR="7AC9C44A">
              <w:rPr>
                <w:b w:val="1"/>
                <w:bCs w:val="1"/>
              </w:rPr>
              <w:t>500</w:t>
            </w:r>
            <w:r w:rsidRPr="4432D9C2" w:rsidR="72813523">
              <w:rPr>
                <w:b w:val="1"/>
                <w:bCs w:val="1"/>
              </w:rPr>
              <w:t>]</w:t>
            </w:r>
          </w:p>
          <w:p w:rsidR="7A518F79" w:rsidRDefault="7A518F79" w14:paraId="143A7D87" w14:textId="220F1199">
            <w:r w:rsidRPr="4432D9C2" w:rsidR="7A518F79">
              <w:rPr>
                <w:rFonts w:ascii="Arial" w:hAnsi="Arial" w:eastAsia="Arial" w:cs="Arial"/>
                <w:noProof w:val="0"/>
                <w:sz w:val="22"/>
                <w:szCs w:val="22"/>
                <w:lang w:val="en-US"/>
              </w:rPr>
              <w:t>So</w:t>
            </w:r>
            <w:r w:rsidRPr="4432D9C2" w:rsidR="7A518F79">
              <w:rPr>
                <w:rFonts w:ascii="Arial" w:hAnsi="Arial" w:eastAsia="Arial" w:cs="Arial"/>
                <w:noProof w:val="0"/>
                <w:sz w:val="22"/>
                <w:szCs w:val="22"/>
                <w:lang w:val="en-US"/>
              </w:rPr>
              <w:t xml:space="preserve"> what </w:t>
            </w:r>
            <w:r w:rsidRPr="4432D9C2" w:rsidR="7A518F79">
              <w:rPr>
                <w:rFonts w:ascii="Arial" w:hAnsi="Arial" w:eastAsia="Arial" w:cs="Arial"/>
                <w:i w:val="1"/>
                <w:iCs w:val="1"/>
                <w:noProof w:val="0"/>
                <w:sz w:val="22"/>
                <w:szCs w:val="22"/>
                <w:lang w:val="en-US"/>
              </w:rPr>
              <w:t>does</w:t>
            </w:r>
            <w:r w:rsidRPr="4432D9C2" w:rsidR="7A518F79">
              <w:rPr>
                <w:rFonts w:ascii="Arial" w:hAnsi="Arial" w:eastAsia="Arial" w:cs="Arial"/>
                <w:noProof w:val="0"/>
                <w:sz w:val="22"/>
                <w:szCs w:val="22"/>
                <w:lang w:val="en-US"/>
              </w:rPr>
              <w:t xml:space="preserve"> financial success look like when </w:t>
            </w:r>
            <w:r w:rsidRPr="4432D9C2" w:rsidR="7A518F79">
              <w:rPr>
                <w:rFonts w:ascii="Arial" w:hAnsi="Arial" w:eastAsia="Arial" w:cs="Arial"/>
                <w:noProof w:val="0"/>
                <w:sz w:val="22"/>
                <w:szCs w:val="22"/>
                <w:lang w:val="en-US"/>
              </w:rPr>
              <w:t>it’s</w:t>
            </w:r>
            <w:r w:rsidRPr="4432D9C2" w:rsidR="7A518F79">
              <w:rPr>
                <w:rFonts w:ascii="Arial" w:hAnsi="Arial" w:eastAsia="Arial" w:cs="Arial"/>
                <w:noProof w:val="0"/>
                <w:sz w:val="22"/>
                <w:szCs w:val="22"/>
                <w:lang w:val="en-US"/>
              </w:rPr>
              <w:t xml:space="preserve"> </w:t>
            </w:r>
            <w:r w:rsidRPr="4432D9C2" w:rsidR="7A518F79">
              <w:rPr>
                <w:rFonts w:ascii="Arial" w:hAnsi="Arial" w:eastAsia="Arial" w:cs="Arial"/>
                <w:noProof w:val="0"/>
                <w:sz w:val="22"/>
                <w:szCs w:val="22"/>
                <w:lang w:val="en-US"/>
              </w:rPr>
              <w:t xml:space="preserve">just about </w:t>
            </w:r>
            <w:commentRangeStart w:id="299277252"/>
            <w:r w:rsidRPr="4432D9C2" w:rsidR="7A518F79">
              <w:rPr>
                <w:rFonts w:ascii="Arial" w:hAnsi="Arial" w:eastAsia="Arial" w:cs="Arial"/>
                <w:noProof w:val="0"/>
                <w:sz w:val="22"/>
                <w:szCs w:val="22"/>
                <w:lang w:val="en-US"/>
              </w:rPr>
              <w:t>you</w:t>
            </w:r>
            <w:commentRangeEnd w:id="299277252"/>
            <w:r>
              <w:rPr>
                <w:rStyle w:val="CommentReference"/>
              </w:rPr>
              <w:commentReference w:id="299277252"/>
            </w:r>
            <w:r w:rsidRPr="4432D9C2" w:rsidR="7A518F79">
              <w:rPr>
                <w:rFonts w:ascii="Arial" w:hAnsi="Arial" w:eastAsia="Arial" w:cs="Arial"/>
                <w:noProof w:val="0"/>
                <w:sz w:val="22"/>
                <w:szCs w:val="22"/>
                <w:lang w:val="en-US"/>
              </w:rPr>
              <w:t>? These three philosophies can help shape a plan aligned with your priorities.</w:t>
            </w:r>
          </w:p>
          <w:p w:rsidR="51675C10" w:rsidRDefault="51675C10" w14:paraId="03C0F136" w14:textId="79E80890"/>
          <w:p w:rsidR="7ED4371C" w:rsidP="51675C10" w:rsidRDefault="7ED4371C" w14:paraId="15546192" w14:textId="31CA5350">
            <w:pPr>
              <w:rPr>
                <w:b w:val="1"/>
                <w:bCs w:val="1"/>
              </w:rPr>
            </w:pPr>
            <w:commentRangeStart w:id="1128119263"/>
            <w:r w:rsidRPr="4432D9C2" w:rsidR="7ED4371C">
              <w:rPr>
                <w:b w:val="1"/>
                <w:bCs w:val="1"/>
              </w:rPr>
              <w:t>TIP</w:t>
            </w:r>
            <w:r w:rsidRPr="4432D9C2" w:rsidR="52B99418">
              <w:rPr>
                <w:b w:val="1"/>
                <w:bCs w:val="1"/>
              </w:rPr>
              <w:t xml:space="preserve">: </w:t>
            </w:r>
            <w:commentRangeEnd w:id="1128119263"/>
            <w:r>
              <w:rPr>
                <w:rStyle w:val="CommentReference"/>
              </w:rPr>
              <w:commentReference w:id="1128119263"/>
            </w:r>
            <w:r w:rsidRPr="4432D9C2" w:rsidR="52B99418">
              <w:rPr>
                <w:rFonts w:ascii="Arial" w:hAnsi="Arial" w:eastAsia="Arial" w:cs="Arial"/>
                <w:noProof w:val="0"/>
                <w:sz w:val="22"/>
                <w:szCs w:val="22"/>
                <w:lang w:val="en"/>
              </w:rPr>
              <w:t>Shape your future</w:t>
            </w:r>
          </w:p>
          <w:p w:rsidR="3387ACC8" w:rsidP="4432D9C2" w:rsidRDefault="3387ACC8" w14:paraId="1A0DBEC8" w14:textId="071FCB57">
            <w:pPr>
              <w:rPr>
                <w:rFonts w:ascii="Arial" w:hAnsi="Arial" w:eastAsia="Arial" w:cs="Arial"/>
                <w:noProof w:val="0"/>
                <w:sz w:val="22"/>
                <w:szCs w:val="22"/>
                <w:lang w:val="en-US"/>
              </w:rPr>
            </w:pPr>
            <w:r w:rsidRPr="4432D9C2" w:rsidR="3387ACC8">
              <w:rPr>
                <w:rFonts w:ascii="Arial" w:hAnsi="Arial" w:eastAsia="Arial" w:cs="Arial"/>
                <w:noProof w:val="0"/>
                <w:sz w:val="22"/>
                <w:szCs w:val="22"/>
                <w:lang w:val="en-US"/>
              </w:rPr>
              <w:t xml:space="preserve">The right financial path </w:t>
            </w:r>
            <w:r w:rsidRPr="4432D9C2" w:rsidR="3387ACC8">
              <w:rPr>
                <w:rFonts w:ascii="Arial" w:hAnsi="Arial" w:eastAsia="Arial" w:cs="Arial"/>
                <w:noProof w:val="0"/>
                <w:sz w:val="22"/>
                <w:szCs w:val="22"/>
                <w:lang w:val="en-US"/>
              </w:rPr>
              <w:t>isn’t</w:t>
            </w:r>
            <w:r w:rsidRPr="4432D9C2" w:rsidR="3387ACC8">
              <w:rPr>
                <w:rFonts w:ascii="Arial" w:hAnsi="Arial" w:eastAsia="Arial" w:cs="Arial"/>
                <w:noProof w:val="0"/>
                <w:sz w:val="22"/>
                <w:szCs w:val="22"/>
                <w:lang w:val="en-US"/>
              </w:rPr>
              <w:t xml:space="preserve"> one-size-fits-all. The </w:t>
            </w:r>
            <w:r w:rsidRPr="4432D9C2" w:rsidR="3387ACC8">
              <w:rPr>
                <w:rFonts w:ascii="Arial" w:hAnsi="Arial" w:eastAsia="Arial" w:cs="Arial"/>
                <w:noProof w:val="0"/>
                <w:sz w:val="22"/>
                <w:szCs w:val="22"/>
                <w:lang w:val="en-US"/>
              </w:rPr>
              <w:t>childfree</w:t>
            </w:r>
            <w:r w:rsidRPr="4432D9C2" w:rsidR="3387ACC8">
              <w:rPr>
                <w:rFonts w:ascii="Arial" w:hAnsi="Arial" w:eastAsia="Arial" w:cs="Arial"/>
                <w:noProof w:val="0"/>
                <w:sz w:val="22"/>
                <w:szCs w:val="22"/>
                <w:lang w:val="en-US"/>
              </w:rPr>
              <w:t xml:space="preserve"> path </w:t>
            </w:r>
            <w:r w:rsidRPr="4432D9C2" w:rsidR="4B8B1285">
              <w:rPr>
                <w:rFonts w:ascii="Arial" w:hAnsi="Arial" w:eastAsia="Arial" w:cs="Arial"/>
                <w:noProof w:val="0"/>
                <w:sz w:val="22"/>
                <w:szCs w:val="22"/>
                <w:lang w:val="en-US"/>
              </w:rPr>
              <w:t>can be</w:t>
            </w:r>
            <w:r w:rsidRPr="4432D9C2" w:rsidR="3387ACC8">
              <w:rPr>
                <w:rFonts w:ascii="Arial" w:hAnsi="Arial" w:eastAsia="Arial" w:cs="Arial"/>
                <w:noProof w:val="0"/>
                <w:sz w:val="22"/>
                <w:szCs w:val="22"/>
                <w:lang w:val="en-US"/>
              </w:rPr>
              <w:t xml:space="preserve"> powerful in its flexibility</w:t>
            </w:r>
            <w:r w:rsidRPr="4432D9C2" w:rsidR="0845B247">
              <w:rPr>
                <w:rFonts w:ascii="Arial" w:hAnsi="Arial" w:eastAsia="Arial" w:cs="Arial"/>
                <w:noProof w:val="0"/>
                <w:sz w:val="22"/>
                <w:szCs w:val="22"/>
                <w:lang w:val="en-US"/>
              </w:rPr>
              <w:t xml:space="preserve">. </w:t>
            </w:r>
            <w:commentRangeStart w:id="461511296"/>
            <w:commentRangeStart w:id="2101983538"/>
            <w:commentRangeStart w:id="1577888457"/>
            <w:r w:rsidRPr="4432D9C2" w:rsidR="0845B247">
              <w:rPr>
                <w:rFonts w:ascii="Arial" w:hAnsi="Arial" w:eastAsia="Arial" w:cs="Arial"/>
                <w:noProof w:val="0"/>
                <w:sz w:val="22"/>
                <w:szCs w:val="22"/>
                <w:lang w:val="en-US"/>
              </w:rPr>
              <w:t>U</w:t>
            </w:r>
            <w:r w:rsidRPr="4432D9C2" w:rsidR="3387ACC8">
              <w:rPr>
                <w:rFonts w:ascii="Arial" w:hAnsi="Arial" w:eastAsia="Arial" w:cs="Arial"/>
                <w:noProof w:val="0"/>
                <w:sz w:val="22"/>
                <w:szCs w:val="22"/>
                <w:lang w:val="en-US"/>
              </w:rPr>
              <w:t>se it to craft a life that fits your vision</w:t>
            </w:r>
            <w:r w:rsidRPr="4432D9C2" w:rsidR="6F9C91CE">
              <w:rPr>
                <w:rFonts w:ascii="Arial" w:hAnsi="Arial" w:eastAsia="Arial" w:cs="Arial"/>
                <w:noProof w:val="0"/>
                <w:sz w:val="22"/>
                <w:szCs w:val="22"/>
                <w:lang w:val="en-US"/>
              </w:rPr>
              <w:t xml:space="preserve"> —or you and your partner’s—</w:t>
            </w:r>
            <w:r w:rsidRPr="4432D9C2" w:rsidR="3387ACC8">
              <w:rPr>
                <w:rFonts w:ascii="Arial" w:hAnsi="Arial" w:eastAsia="Arial" w:cs="Arial"/>
                <w:noProof w:val="0"/>
                <w:sz w:val="22"/>
                <w:szCs w:val="22"/>
                <w:lang w:val="en-US"/>
              </w:rPr>
              <w:t>not someone else’s.</w:t>
            </w:r>
            <w:commentRangeEnd w:id="461511296"/>
            <w:r>
              <w:rPr>
                <w:rStyle w:val="CommentReference"/>
              </w:rPr>
              <w:commentReference w:id="461511296"/>
            </w:r>
            <w:commentRangeEnd w:id="2101983538"/>
            <w:r>
              <w:rPr>
                <w:rStyle w:val="CommentReference"/>
              </w:rPr>
              <w:commentReference w:id="2101983538"/>
            </w:r>
            <w:commentRangeEnd w:id="1577888457"/>
            <w:r>
              <w:rPr>
                <w:rStyle w:val="CommentReference"/>
              </w:rPr>
              <w:commentReference w:id="1577888457"/>
            </w:r>
          </w:p>
          <w:p w:rsidR="00FD104A" w:rsidRDefault="00FD104A" w14:paraId="296FEF7D" w14:textId="77777777">
            <w:pPr>
              <w:widowControl w:val="0"/>
              <w:spacing w:line="240" w:lineRule="auto"/>
            </w:pPr>
          </w:p>
        </w:tc>
        <w:tc>
          <w:tcPr>
            <w:tcW w:w="3315" w:type="dxa"/>
            <w:shd w:val="clear" w:color="auto" w:fill="auto"/>
            <w:tcMar>
              <w:top w:w="100" w:type="dxa"/>
              <w:left w:w="100" w:type="dxa"/>
              <w:bottom w:w="100" w:type="dxa"/>
              <w:right w:w="100" w:type="dxa"/>
            </w:tcMar>
          </w:tcPr>
          <w:p w:rsidR="2664B587" w:rsidP="2664B587" w:rsidRDefault="2664B587" w14:paraId="1471F340" w14:textId="30457729">
            <w:pPr>
              <w:rPr>
                <w:lang w:val="en-US"/>
              </w:rPr>
            </w:pPr>
          </w:p>
          <w:p w:rsidR="00FD104A" w:rsidRDefault="00FD104A" w14:paraId="769D0D3C" w14:textId="77777777">
            <w:pPr>
              <w:spacing w:line="240" w:lineRule="auto"/>
              <w:rPr>
                <w:sz w:val="26"/>
                <w:szCs w:val="26"/>
              </w:rPr>
            </w:pPr>
          </w:p>
        </w:tc>
      </w:tr>
      <w:tr w:rsidR="2664B587" w:rsidTr="4432D9C2" w14:paraId="2026CEAE" w14:textId="77777777">
        <w:trPr>
          <w:trHeight w:val="300"/>
        </w:trPr>
        <w:tc>
          <w:tcPr>
            <w:tcW w:w="2220" w:type="dxa"/>
            <w:shd w:val="clear" w:color="auto" w:fill="CFE2F3"/>
            <w:tcMar>
              <w:top w:w="100" w:type="dxa"/>
              <w:left w:w="100" w:type="dxa"/>
              <w:bottom w:w="100" w:type="dxa"/>
              <w:right w:w="100" w:type="dxa"/>
            </w:tcMar>
          </w:tcPr>
          <w:p w:rsidR="2664B587" w:rsidP="2664B587" w:rsidRDefault="2664B587" w14:paraId="0A736564" w14:textId="26C65319">
            <w:pPr>
              <w:rPr>
                <w:b/>
                <w:bCs/>
                <w:lang w:val="en-US"/>
              </w:rPr>
            </w:pPr>
          </w:p>
        </w:tc>
        <w:tc>
          <w:tcPr>
            <w:tcW w:w="6075" w:type="dxa"/>
            <w:shd w:val="clear" w:color="auto" w:fill="CFE2F3"/>
            <w:tcMar>
              <w:top w:w="100" w:type="dxa"/>
              <w:left w:w="100" w:type="dxa"/>
              <w:bottom w:w="100" w:type="dxa"/>
              <w:right w:w="100" w:type="dxa"/>
            </w:tcMar>
          </w:tcPr>
          <w:p w:rsidR="09E64ED5" w:rsidP="2664B587" w:rsidRDefault="09E64ED5" w14:paraId="3CB0D14A" w14:textId="406B117B">
            <w:pPr>
              <w:jc w:val="center"/>
              <w:rPr>
                <w:b w:val="1"/>
                <w:bCs w:val="1"/>
              </w:rPr>
            </w:pPr>
            <w:r w:rsidRPr="4432D9C2" w:rsidR="09E64ED5">
              <w:rPr>
                <w:b w:val="1"/>
                <w:bCs w:val="1"/>
              </w:rPr>
              <w:t xml:space="preserve">Screen 3: </w:t>
            </w:r>
            <w:r w:rsidRPr="4432D9C2" w:rsidR="412BE590">
              <w:rPr>
                <w:b w:val="1"/>
                <w:bCs w:val="1"/>
              </w:rPr>
              <w:t>Context</w:t>
            </w:r>
          </w:p>
          <w:p w:rsidR="2664B587" w:rsidP="2664B587" w:rsidRDefault="2664B587" w14:paraId="429B916B" w14:textId="1E2DC234">
            <w:pPr>
              <w:rPr>
                <w:b/>
                <w:bCs/>
                <w:lang w:val="en-US"/>
              </w:rPr>
            </w:pPr>
          </w:p>
        </w:tc>
        <w:tc>
          <w:tcPr>
            <w:tcW w:w="3315" w:type="dxa"/>
            <w:shd w:val="clear" w:color="auto" w:fill="CFE2F3"/>
            <w:tcMar>
              <w:top w:w="100" w:type="dxa"/>
              <w:left w:w="100" w:type="dxa"/>
              <w:bottom w:w="100" w:type="dxa"/>
              <w:right w:w="100" w:type="dxa"/>
            </w:tcMar>
          </w:tcPr>
          <w:p w:rsidR="2664B587" w:rsidP="2664B587" w:rsidRDefault="2664B587" w14:paraId="23FEC535" w14:textId="67A09990">
            <w:pPr>
              <w:rPr>
                <w:b/>
                <w:bCs/>
                <w:i/>
                <w:iCs/>
              </w:rPr>
            </w:pPr>
          </w:p>
        </w:tc>
      </w:tr>
      <w:tr w:rsidR="2664B587" w:rsidTr="4432D9C2" w14:paraId="1BB1AE31" w14:textId="77777777">
        <w:trPr>
          <w:trHeight w:val="300"/>
        </w:trPr>
        <w:tc>
          <w:tcPr>
            <w:tcW w:w="2220" w:type="dxa"/>
            <w:shd w:val="clear" w:color="auto" w:fill="auto"/>
            <w:tcMar>
              <w:top w:w="100" w:type="dxa"/>
              <w:left w:w="100" w:type="dxa"/>
              <w:bottom w:w="100" w:type="dxa"/>
              <w:right w:w="100" w:type="dxa"/>
            </w:tcMar>
          </w:tcPr>
          <w:p w:rsidR="67D5B4E3" w:rsidP="2664B587" w:rsidRDefault="67D5B4E3" w14:paraId="2D955B5C" w14:textId="1B9C965F">
            <w:pPr>
              <w:spacing w:before="240" w:after="240"/>
              <w:rPr>
                <w:lang w:val="en-US"/>
              </w:rPr>
            </w:pPr>
            <w:r w:rsidRPr="2664B587">
              <w:rPr>
                <w:b/>
                <w:bCs/>
                <w:lang w:val="en-US"/>
              </w:rPr>
              <w:t>[Title – / 45]</w:t>
            </w:r>
            <w:r>
              <w:br/>
            </w:r>
          </w:p>
          <w:p w:rsidR="67D5B4E3" w:rsidP="2664B587" w:rsidRDefault="67D5B4E3" w14:paraId="797BE959" w14:textId="5A2BED76">
            <w:pPr>
              <w:rPr>
                <w:lang w:val="en-US"/>
              </w:rPr>
            </w:pPr>
            <w:r w:rsidRPr="2664B587">
              <w:rPr>
                <w:b/>
                <w:bCs/>
                <w:color w:val="000000" w:themeColor="text1"/>
                <w:lang w:val="en-US"/>
              </w:rPr>
              <w:t xml:space="preserve">[Definition – / </w:t>
            </w:r>
            <w:r w:rsidRPr="2664B587">
              <w:rPr>
                <w:b/>
                <w:bCs/>
                <w:color w:val="000000" w:themeColor="text1"/>
              </w:rPr>
              <w:t>250</w:t>
            </w:r>
            <w:r w:rsidRPr="2664B587">
              <w:rPr>
                <w:b/>
                <w:bCs/>
                <w:color w:val="000000" w:themeColor="text1"/>
                <w:lang w:val="en-US"/>
              </w:rPr>
              <w:t>]</w:t>
            </w:r>
          </w:p>
        </w:tc>
        <w:tc>
          <w:tcPr>
            <w:tcW w:w="6075" w:type="dxa"/>
            <w:shd w:val="clear" w:color="auto" w:fill="auto"/>
            <w:tcMar>
              <w:top w:w="100" w:type="dxa"/>
              <w:left w:w="100" w:type="dxa"/>
              <w:bottom w:w="100" w:type="dxa"/>
              <w:right w:w="100" w:type="dxa"/>
            </w:tcMar>
          </w:tcPr>
          <w:p w:rsidR="09E64ED5" w:rsidP="4432D9C2" w:rsidRDefault="09E64ED5" w14:paraId="57501F9A" w14:textId="20191C5C">
            <w:pPr>
              <w:spacing w:before="240" w:after="240"/>
              <w:rPr>
                <w:rFonts w:ascii="Arial" w:hAnsi="Arial" w:eastAsia="Arial" w:cs="Arial"/>
                <w:noProof w:val="0"/>
                <w:sz w:val="22"/>
                <w:szCs w:val="22"/>
                <w:lang w:val="en"/>
              </w:rPr>
            </w:pPr>
            <w:r w:rsidRPr="4432D9C2" w:rsidR="09E64ED5">
              <w:rPr>
                <w:b w:val="1"/>
                <w:bCs w:val="1"/>
                <w:lang w:val="en-US"/>
              </w:rPr>
              <w:t>[Title – / 45]</w:t>
            </w:r>
            <w:r>
              <w:br/>
            </w:r>
            <w:r w:rsidRPr="4432D9C2" w:rsidR="4BD6E55B">
              <w:rPr>
                <w:rFonts w:ascii="Arial" w:hAnsi="Arial" w:eastAsia="Arial" w:cs="Arial"/>
                <w:noProof w:val="0"/>
                <w:sz w:val="22"/>
                <w:szCs w:val="22"/>
                <w:lang w:val="en"/>
              </w:rPr>
              <w:t>W</w:t>
            </w:r>
            <w:commentRangeStart w:id="2037219507"/>
            <w:r w:rsidRPr="4432D9C2" w:rsidR="4BD6E55B">
              <w:rPr>
                <w:rFonts w:ascii="Arial" w:hAnsi="Arial" w:eastAsia="Arial" w:cs="Arial"/>
                <w:noProof w:val="0"/>
                <w:sz w:val="22"/>
                <w:szCs w:val="22"/>
                <w:lang w:val="en"/>
              </w:rPr>
              <w:t>hat’s a financial mindset?</w:t>
            </w:r>
            <w:commentRangeEnd w:id="2037219507"/>
            <w:r>
              <w:rPr>
                <w:rStyle w:val="CommentReference"/>
              </w:rPr>
              <w:commentReference w:id="2037219507"/>
            </w:r>
          </w:p>
          <w:p w:rsidR="3D01A316" w:rsidP="4432D9C2" w:rsidRDefault="3D01A316" w14:paraId="2A63BA29" w14:textId="28681BD9">
            <w:pPr>
              <w:rPr>
                <w:b w:val="1"/>
                <w:bCs w:val="1"/>
              </w:rPr>
            </w:pPr>
            <w:r w:rsidRPr="4432D9C2" w:rsidR="3D01A316">
              <w:rPr>
                <w:b w:val="1"/>
                <w:bCs w:val="1"/>
              </w:rPr>
              <w:t>[Paragraph 1 – 147 / 500]</w:t>
            </w:r>
          </w:p>
          <w:p w:rsidR="36E62800" w:rsidP="4432D9C2" w:rsidRDefault="36E62800" w14:paraId="2A10FF7C" w14:textId="422806CC">
            <w:pPr>
              <w:rPr>
                <w:lang w:val="en-US"/>
              </w:rPr>
            </w:pPr>
            <w:r>
              <w:br/>
            </w:r>
            <w:r w:rsidRPr="4432D9C2" w:rsidR="77D91DD3">
              <w:rPr>
                <w:rFonts w:ascii="Arial" w:hAnsi="Arial" w:eastAsia="Arial" w:cs="Arial"/>
                <w:noProof w:val="0"/>
                <w:sz w:val="22"/>
                <w:szCs w:val="22"/>
                <w:lang w:val="en"/>
              </w:rPr>
              <w:t xml:space="preserve">A financial mindset is the way you think about money, spending, and planning. It helps you prioritize what matters most—whether that’s early retirement, adventure, or peace of mind. </w:t>
            </w:r>
          </w:p>
          <w:p w:rsidR="36E62800" w:rsidP="2664B587" w:rsidRDefault="36E62800" w14:paraId="57985A07" w14:textId="73AA07C3">
            <w:pPr/>
          </w:p>
          <w:p w:rsidR="36E62800" w:rsidP="4432D9C2" w:rsidRDefault="36E62800" w14:paraId="01C0A641" w14:textId="28681BD9">
            <w:pPr>
              <w:rPr>
                <w:b w:val="1"/>
                <w:bCs w:val="1"/>
              </w:rPr>
            </w:pPr>
            <w:r w:rsidRPr="4432D9C2" w:rsidR="7D219220">
              <w:rPr>
                <w:b w:val="1"/>
                <w:bCs w:val="1"/>
              </w:rPr>
              <w:t>[Paragraph 1 – 147 / 500]</w:t>
            </w:r>
          </w:p>
          <w:p w:rsidR="36E62800" w:rsidP="2664B587" w:rsidRDefault="36E62800" w14:paraId="76DE8811" w14:textId="46ADD2F5">
            <w:pPr/>
          </w:p>
          <w:p w:rsidR="36E62800" w:rsidP="4432D9C2" w:rsidRDefault="36E62800" w14:paraId="1CAC88B9" w14:textId="2482598D">
            <w:pPr>
              <w:rPr>
                <w:lang w:val="en-US"/>
              </w:rPr>
            </w:pPr>
            <w:commentRangeStart w:id="622841315"/>
            <w:commentRangeStart w:id="1204396373"/>
            <w:r w:rsidRPr="4432D9C2" w:rsidR="7D219220">
              <w:rPr>
                <w:rFonts w:ascii="Arial" w:hAnsi="Arial" w:eastAsia="Arial" w:cs="Arial"/>
                <w:noProof w:val="0"/>
                <w:sz w:val="22"/>
                <w:szCs w:val="22"/>
                <w:lang w:val="en"/>
              </w:rPr>
              <w:t>These three frameworks</w:t>
            </w:r>
            <w:commentRangeEnd w:id="622841315"/>
            <w:r>
              <w:rPr>
                <w:rStyle w:val="CommentReference"/>
              </w:rPr>
              <w:commentReference w:id="622841315"/>
            </w:r>
            <w:commentRangeEnd w:id="1204396373"/>
            <w:r>
              <w:rPr>
                <w:rStyle w:val="CommentReference"/>
              </w:rPr>
              <w:commentReference w:id="1204396373"/>
            </w:r>
            <w:r w:rsidRPr="4432D9C2" w:rsidR="7D219220">
              <w:rPr>
                <w:rFonts w:ascii="Arial" w:hAnsi="Arial" w:eastAsia="Arial" w:cs="Arial"/>
                <w:noProof w:val="0"/>
                <w:sz w:val="22"/>
                <w:szCs w:val="22"/>
                <w:lang w:val="en"/>
              </w:rPr>
              <w:t xml:space="preserve"> are especially helpful for people without kids, because they focus less on legacy and more on living well now and later.</w:t>
            </w:r>
          </w:p>
        </w:tc>
        <w:tc>
          <w:tcPr>
            <w:tcW w:w="3315" w:type="dxa"/>
            <w:shd w:val="clear" w:color="auto" w:fill="auto"/>
            <w:tcMar>
              <w:top w:w="100" w:type="dxa"/>
              <w:left w:w="100" w:type="dxa"/>
              <w:bottom w:w="100" w:type="dxa"/>
              <w:right w:w="100" w:type="dxa"/>
            </w:tcMar>
          </w:tcPr>
          <w:p w:rsidR="2664B587" w:rsidP="2664B587" w:rsidRDefault="2664B587" w14:paraId="0F729815" w14:textId="7AF5998E">
            <w:pPr>
              <w:rPr>
                <w:b/>
                <w:bCs/>
                <w:i/>
                <w:iCs/>
              </w:rPr>
            </w:pPr>
          </w:p>
        </w:tc>
      </w:tr>
      <w:tr w:rsidR="00FD104A" w:rsidTr="4432D9C2" w14:paraId="38249E6B"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6E78B6B5" w14:textId="07B910B7">
            <w:pPr>
              <w:jc w:val="center"/>
              <w:rPr>
                <w:b/>
                <w:bCs/>
                <w:lang w:val="en-US"/>
              </w:rPr>
            </w:pPr>
            <w:r w:rsidRPr="2664B587">
              <w:rPr>
                <w:b/>
                <w:bCs/>
                <w:lang w:val="en-US"/>
              </w:rPr>
              <w:t xml:space="preserve">Screen </w:t>
            </w:r>
            <w:r w:rsidRPr="2664B587" w:rsidR="10417FED">
              <w:rPr>
                <w:b/>
                <w:bCs/>
                <w:lang w:val="en-US"/>
              </w:rPr>
              <w:t>4</w:t>
            </w:r>
            <w:r w:rsidRPr="2664B587">
              <w:rPr>
                <w:b/>
                <w:bCs/>
                <w:lang w:val="en-US"/>
              </w:rPr>
              <w:t xml:space="preserve">: </w:t>
            </w:r>
            <w:r w:rsidRPr="2664B587" w:rsidR="64F770B0">
              <w:rPr>
                <w:b/>
                <w:bCs/>
                <w:lang w:val="en-US"/>
              </w:rPr>
              <w:t>Context Template</w:t>
            </w:r>
          </w:p>
        </w:tc>
      </w:tr>
      <w:tr w:rsidR="00FD104A" w:rsidTr="4432D9C2" w14:paraId="7CBA6631" w14:textId="77777777">
        <w:trPr>
          <w:trHeight w:val="428"/>
        </w:trPr>
        <w:tc>
          <w:tcPr>
            <w:tcW w:w="2220" w:type="dxa"/>
            <w:shd w:val="clear" w:color="auto" w:fill="EFEFEF"/>
            <w:tcMar>
              <w:top w:w="100" w:type="dxa"/>
              <w:left w:w="100" w:type="dxa"/>
              <w:bottom w:w="100" w:type="dxa"/>
              <w:right w:w="100" w:type="dxa"/>
            </w:tcMar>
          </w:tcPr>
          <w:p w:rsidR="00FD104A" w:rsidRDefault="00557853" w14:paraId="4BF13D58"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2CB35076"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54CD245A" w14:textId="77777777">
            <w:pPr>
              <w:rPr>
                <w:b/>
              </w:rPr>
            </w:pPr>
          </w:p>
        </w:tc>
      </w:tr>
      <w:tr w:rsidR="00FD104A" w:rsidTr="4432D9C2" w14:paraId="5352761B" w14:textId="77777777">
        <w:trPr>
          <w:trHeight w:val="420"/>
        </w:trPr>
        <w:tc>
          <w:tcPr>
            <w:tcW w:w="2220" w:type="dxa"/>
            <w:tcMar>
              <w:top w:w="100" w:type="dxa"/>
              <w:left w:w="100" w:type="dxa"/>
              <w:bottom w:w="100" w:type="dxa"/>
              <w:right w:w="100" w:type="dxa"/>
            </w:tcMar>
          </w:tcPr>
          <w:p w:rsidR="00FD104A" w:rsidRDefault="00557853" w14:paraId="0DD25594" w14:textId="77777777">
            <w:r>
              <w:rPr>
                <w:b/>
              </w:rPr>
              <w:t>[Title – 45]</w:t>
            </w:r>
          </w:p>
          <w:p w:rsidR="00FD104A" w:rsidRDefault="00FD104A" w14:paraId="1231BE67" w14:textId="77777777">
            <w:pPr>
              <w:rPr>
                <w:b/>
              </w:rPr>
            </w:pPr>
          </w:p>
          <w:p w:rsidR="00FD104A" w:rsidRDefault="00557853" w14:paraId="71026BF3" w14:textId="77777777">
            <w:pPr>
              <w:rPr>
                <w:b/>
              </w:rPr>
            </w:pPr>
            <w:r>
              <w:rPr>
                <w:b/>
              </w:rPr>
              <w:t>[Paragraph – / 145]</w:t>
            </w:r>
          </w:p>
          <w:p w:rsidR="00FD104A" w:rsidRDefault="00FD104A" w14:paraId="36FEB5B0" w14:textId="77777777">
            <w:pPr>
              <w:rPr>
                <w:b/>
              </w:rPr>
            </w:pPr>
          </w:p>
          <w:p w:rsidR="00FD104A" w:rsidRDefault="00557853" w14:paraId="649A2634" w14:textId="77777777">
            <w:r>
              <w:rPr>
                <w:b/>
              </w:rPr>
              <w:t>[Bullet title – / 30]</w:t>
            </w:r>
          </w:p>
          <w:p w:rsidR="00FD104A" w:rsidRDefault="00FD104A" w14:paraId="30D7AA69" w14:textId="77777777">
            <w:pPr>
              <w:rPr>
                <w:b/>
              </w:rPr>
            </w:pPr>
          </w:p>
          <w:p w:rsidR="00FD104A" w:rsidP="7184EFB3" w:rsidRDefault="72813523" w14:paraId="7CB475E4" w14:textId="05F3952C">
            <w:pPr>
              <w:rPr>
                <w:b/>
                <w:bCs/>
                <w:lang w:val="en-US"/>
              </w:rPr>
            </w:pPr>
            <w:r w:rsidRPr="44E6252E">
              <w:rPr>
                <w:b/>
                <w:bCs/>
                <w:lang w:val="en-US"/>
              </w:rPr>
              <w:lastRenderedPageBreak/>
              <w:t xml:space="preserve">[Bullet description –  / </w:t>
            </w:r>
            <w:r w:rsidRPr="44E6252E" w:rsidR="2F3AA35D">
              <w:rPr>
                <w:b/>
                <w:bCs/>
                <w:lang w:val="en-US"/>
              </w:rPr>
              <w:t>120</w:t>
            </w:r>
            <w:r w:rsidRPr="44E6252E">
              <w:rPr>
                <w:b/>
                <w:bCs/>
                <w:lang w:val="en-US"/>
              </w:rPr>
              <w:t>]</w:t>
            </w:r>
          </w:p>
          <w:p w:rsidR="00FD104A" w:rsidRDefault="00FD104A" w14:paraId="7196D064" w14:textId="77777777">
            <w:pPr>
              <w:rPr>
                <w:b/>
              </w:rPr>
            </w:pPr>
          </w:p>
          <w:p w:rsidR="00FD104A" w:rsidRDefault="00FD104A" w14:paraId="34FF1C98" w14:textId="77777777">
            <w:pPr>
              <w:rPr>
                <w:b/>
              </w:rPr>
            </w:pPr>
          </w:p>
        </w:tc>
        <w:tc>
          <w:tcPr>
            <w:tcW w:w="6075" w:type="dxa"/>
            <w:tcMar>
              <w:top w:w="100" w:type="dxa"/>
              <w:left w:w="100" w:type="dxa"/>
              <w:bottom w:w="100" w:type="dxa"/>
              <w:right w:w="100" w:type="dxa"/>
            </w:tcMar>
          </w:tcPr>
          <w:p w:rsidR="00FD104A" w:rsidP="2664B587" w:rsidRDefault="08870201" w14:paraId="68EB09E8" w14:textId="1F7F47FC">
            <w:pPr>
              <w:rPr>
                <w:b/>
                <w:bCs/>
                <w:lang w:val="en-US"/>
              </w:rPr>
            </w:pPr>
            <w:r w:rsidRPr="4432D9C2" w:rsidR="08870201">
              <w:rPr>
                <w:b w:val="1"/>
                <w:bCs w:val="1"/>
                <w:lang w:val="en-US"/>
              </w:rPr>
              <w:t xml:space="preserve">[Title –  / 80] </w:t>
            </w:r>
          </w:p>
          <w:p w:rsidR="51675C10" w:rsidP="51675C10" w:rsidRDefault="51675C10" w14:paraId="77DC0314" w14:textId="381FB367">
            <w:pPr>
              <w:widowControl w:val="0"/>
              <w:spacing w:line="240" w:lineRule="auto"/>
            </w:pPr>
            <w:r w:rsidRPr="4432D9C2" w:rsidR="79ED8142">
              <w:rPr>
                <w:rFonts w:ascii="Arial" w:hAnsi="Arial" w:eastAsia="Arial" w:cs="Arial"/>
                <w:noProof w:val="0"/>
                <w:sz w:val="22"/>
                <w:szCs w:val="22"/>
                <w:lang w:val="en"/>
              </w:rPr>
              <w:t>Mindset #1: FILE</w:t>
            </w:r>
          </w:p>
          <w:p w:rsidR="00FD104A" w:rsidP="2664B587" w:rsidRDefault="00FD104A" w14:paraId="617A049C" w14:textId="77777777">
            <w:pPr>
              <w:widowControl w:val="0"/>
              <w:spacing w:line="240" w:lineRule="auto"/>
            </w:pPr>
          </w:p>
          <w:p w:rsidR="00FD104A" w:rsidP="2664B587" w:rsidRDefault="08870201" w14:paraId="73EFDDE1" w14:textId="5C54B23A">
            <w:pPr>
              <w:rPr>
                <w:b/>
                <w:bCs/>
              </w:rPr>
            </w:pPr>
            <w:r w:rsidRPr="4432D9C2" w:rsidR="08870201">
              <w:rPr>
                <w:b w:val="1"/>
                <w:bCs w:val="1"/>
              </w:rPr>
              <w:t>[Paragraph 1 – 147 / 500]</w:t>
            </w:r>
          </w:p>
          <w:p w:rsidR="00FD104A" w:rsidP="2664B587" w:rsidRDefault="00FD104A" w14:paraId="5049F827" w14:textId="1F726599">
            <w:pPr>
              <w:widowControl w:val="0"/>
              <w:spacing w:line="240" w:lineRule="auto"/>
            </w:pPr>
            <w:r w:rsidRPr="4432D9C2" w:rsidR="3B6337B4">
              <w:rPr>
                <w:rFonts w:ascii="Arial" w:hAnsi="Arial" w:eastAsia="Arial" w:cs="Arial"/>
                <w:noProof w:val="0"/>
                <w:sz w:val="22"/>
                <w:szCs w:val="22"/>
                <w:lang w:val="en-US"/>
              </w:rPr>
              <w:t>FILE stands for Financial Independence, Live Early</w:t>
            </w:r>
            <w:r w:rsidRPr="4432D9C2" w:rsidR="1453FA58">
              <w:rPr>
                <w:rFonts w:ascii="Arial" w:hAnsi="Arial" w:eastAsia="Arial" w:cs="Arial"/>
                <w:noProof w:val="0"/>
                <w:sz w:val="22"/>
                <w:szCs w:val="22"/>
                <w:lang w:val="en-US"/>
              </w:rPr>
              <w:t xml:space="preserve"> and</w:t>
            </w:r>
            <w:r w:rsidRPr="4432D9C2" w:rsidR="3B6337B4">
              <w:rPr>
                <w:rFonts w:ascii="Arial" w:hAnsi="Arial" w:eastAsia="Arial" w:cs="Arial"/>
                <w:noProof w:val="0"/>
                <w:sz w:val="22"/>
                <w:szCs w:val="22"/>
                <w:lang w:val="en-US"/>
              </w:rPr>
              <w:t xml:space="preserve"> </w:t>
            </w:r>
            <w:r w:rsidRPr="4432D9C2" w:rsidR="7CC01DB0">
              <w:rPr>
                <w:rFonts w:ascii="Arial" w:hAnsi="Arial" w:eastAsia="Arial" w:cs="Arial"/>
                <w:noProof w:val="0"/>
                <w:sz w:val="22"/>
                <w:szCs w:val="22"/>
                <w:lang w:val="en-US"/>
              </w:rPr>
              <w:t>is</w:t>
            </w:r>
            <w:r w:rsidRPr="4432D9C2" w:rsidR="32B8EE99">
              <w:rPr>
                <w:rFonts w:ascii="Arial" w:hAnsi="Arial" w:eastAsia="Arial" w:cs="Arial"/>
                <w:noProof w:val="0"/>
                <w:sz w:val="22"/>
                <w:szCs w:val="22"/>
                <w:lang w:val="en-US"/>
              </w:rPr>
              <w:t xml:space="preserve"> </w:t>
            </w:r>
            <w:r w:rsidRPr="4432D9C2" w:rsidR="7CC01DB0">
              <w:rPr>
                <w:rFonts w:ascii="Arial" w:hAnsi="Arial" w:eastAsia="Arial" w:cs="Arial"/>
                <w:noProof w:val="0"/>
                <w:sz w:val="22"/>
                <w:szCs w:val="22"/>
                <w:lang w:val="en-US"/>
              </w:rPr>
              <w:t xml:space="preserve">defined by frugality, extreme savings, and investment. </w:t>
            </w:r>
            <w:r w:rsidRPr="4432D9C2" w:rsidR="3B6337B4">
              <w:rPr>
                <w:rFonts w:ascii="Arial" w:hAnsi="Arial" w:eastAsia="Arial" w:cs="Arial"/>
                <w:noProof w:val="0"/>
                <w:sz w:val="22"/>
                <w:szCs w:val="22"/>
                <w:lang w:val="en-US"/>
              </w:rPr>
              <w:t>It’s</w:t>
            </w:r>
            <w:r w:rsidRPr="4432D9C2" w:rsidR="3B6337B4">
              <w:rPr>
                <w:rFonts w:ascii="Arial" w:hAnsi="Arial" w:eastAsia="Arial" w:cs="Arial"/>
                <w:noProof w:val="0"/>
                <w:sz w:val="22"/>
                <w:szCs w:val="22"/>
                <w:lang w:val="en-US"/>
              </w:rPr>
              <w:t xml:space="preserve"> about reaching a point where work is optional—not to retire forever, but t</w:t>
            </w:r>
            <w:r w:rsidRPr="4432D9C2" w:rsidR="3B6337B4">
              <w:rPr>
                <w:rFonts w:ascii="Arial" w:hAnsi="Arial" w:eastAsia="Arial" w:cs="Arial"/>
                <w:noProof w:val="0"/>
                <w:sz w:val="22"/>
                <w:szCs w:val="22"/>
                <w:lang w:val="en-US"/>
              </w:rPr>
              <w:t>o li</w:t>
            </w:r>
            <w:r w:rsidRPr="4432D9C2" w:rsidR="3B6337B4">
              <w:rPr>
                <w:rFonts w:ascii="Arial" w:hAnsi="Arial" w:eastAsia="Arial" w:cs="Arial"/>
                <w:noProof w:val="0"/>
                <w:sz w:val="22"/>
                <w:szCs w:val="22"/>
                <w:lang w:val="en-US"/>
              </w:rPr>
              <w:t>ve and work on your terms.</w:t>
            </w:r>
          </w:p>
          <w:p w:rsidR="00FD104A" w:rsidP="2664B587" w:rsidRDefault="00FD104A" w14:paraId="05BA6E6A" w14:textId="77777777"/>
          <w:p w:rsidR="00FD104A" w:rsidP="2664B587" w:rsidRDefault="08870201" w14:paraId="71EFCAC1" w14:textId="3CBD2E16">
            <w:pPr>
              <w:rPr>
                <w:b/>
                <w:bCs/>
              </w:rPr>
            </w:pPr>
            <w:r w:rsidRPr="4432D9C2" w:rsidR="08870201">
              <w:rPr>
                <w:b w:val="1"/>
                <w:bCs w:val="1"/>
              </w:rPr>
              <w:t>[Paragraph 2 – 147 / 500]</w:t>
            </w:r>
          </w:p>
          <w:p w:rsidR="2567A0E7" w:rsidP="4432D9C2" w:rsidRDefault="2567A0E7" w14:paraId="7D463AFC" w14:textId="03477335">
            <w:pPr>
              <w:rPr>
                <w:rFonts w:ascii="Arial" w:hAnsi="Arial" w:eastAsia="Arial" w:cs="Arial"/>
                <w:noProof w:val="0"/>
                <w:sz w:val="22"/>
                <w:szCs w:val="22"/>
                <w:lang w:val="en-US"/>
              </w:rPr>
            </w:pPr>
            <w:r w:rsidRPr="4432D9C2" w:rsidR="2567A0E7">
              <w:rPr>
                <w:rFonts w:ascii="Arial" w:hAnsi="Arial" w:eastAsia="Arial" w:cs="Arial"/>
                <w:noProof w:val="0"/>
                <w:sz w:val="22"/>
                <w:szCs w:val="22"/>
                <w:lang w:val="en-US"/>
              </w:rPr>
              <w:t xml:space="preserve">Why does it work? FILE supports a flexible </w:t>
            </w:r>
            <w:r w:rsidRPr="4432D9C2" w:rsidR="2567A0E7">
              <w:rPr>
                <w:rFonts w:ascii="Arial" w:hAnsi="Arial" w:eastAsia="Arial" w:cs="Arial"/>
                <w:noProof w:val="0"/>
                <w:sz w:val="22"/>
                <w:szCs w:val="22"/>
                <w:lang w:val="en-US"/>
              </w:rPr>
              <w:t>life</w:t>
            </w:r>
            <w:r w:rsidRPr="4432D9C2" w:rsidR="2567A0E7">
              <w:rPr>
                <w:rFonts w:ascii="Arial" w:hAnsi="Arial" w:eastAsia="Arial" w:cs="Arial"/>
                <w:noProof w:val="0"/>
                <w:sz w:val="22"/>
                <w:szCs w:val="22"/>
                <w:lang w:val="en-US"/>
              </w:rPr>
              <w:t xml:space="preserve">. </w:t>
            </w:r>
            <w:r w:rsidRPr="4432D9C2" w:rsidR="2567A0E7">
              <w:rPr>
                <w:rFonts w:ascii="Arial" w:hAnsi="Arial" w:eastAsia="Arial" w:cs="Arial"/>
                <w:noProof w:val="0"/>
                <w:sz w:val="22"/>
                <w:szCs w:val="22"/>
                <w:lang w:val="en-US"/>
              </w:rPr>
              <w:t>It’s</w:t>
            </w:r>
            <w:r w:rsidRPr="4432D9C2" w:rsidR="2567A0E7">
              <w:rPr>
                <w:rFonts w:ascii="Arial" w:hAnsi="Arial" w:eastAsia="Arial" w:cs="Arial"/>
                <w:noProof w:val="0"/>
                <w:sz w:val="22"/>
                <w:szCs w:val="22"/>
                <w:lang w:val="en-US"/>
              </w:rPr>
              <w:t xml:space="preserve"> not about quitting everything—</w:t>
            </w:r>
            <w:r w:rsidRPr="4432D9C2" w:rsidR="2567A0E7">
              <w:rPr>
                <w:rFonts w:ascii="Arial" w:hAnsi="Arial" w:eastAsia="Arial" w:cs="Arial"/>
                <w:noProof w:val="0"/>
                <w:sz w:val="22"/>
                <w:szCs w:val="22"/>
                <w:lang w:val="en-US"/>
              </w:rPr>
              <w:t>it’s</w:t>
            </w:r>
            <w:r w:rsidRPr="4432D9C2" w:rsidR="2567A0E7">
              <w:rPr>
                <w:rFonts w:ascii="Arial" w:hAnsi="Arial" w:eastAsia="Arial" w:cs="Arial"/>
                <w:noProof w:val="0"/>
                <w:sz w:val="22"/>
                <w:szCs w:val="22"/>
                <w:lang w:val="en-US"/>
              </w:rPr>
              <w:t xml:space="preserve"> about gaining freedom early and deciding </w:t>
            </w:r>
            <w:r w:rsidRPr="4432D9C2" w:rsidR="2567A0E7">
              <w:rPr>
                <w:rFonts w:ascii="Arial" w:hAnsi="Arial" w:eastAsia="Arial" w:cs="Arial"/>
                <w:noProof w:val="0"/>
                <w:sz w:val="22"/>
                <w:szCs w:val="22"/>
                <w:lang w:val="en-US"/>
              </w:rPr>
              <w:t>what’s</w:t>
            </w:r>
            <w:r w:rsidRPr="4432D9C2" w:rsidR="2567A0E7">
              <w:rPr>
                <w:rFonts w:ascii="Arial" w:hAnsi="Arial" w:eastAsia="Arial" w:cs="Arial"/>
                <w:noProof w:val="0"/>
                <w:sz w:val="22"/>
                <w:szCs w:val="22"/>
                <w:lang w:val="en-US"/>
              </w:rPr>
              <w:t xml:space="preserve"> worth your time and energy</w:t>
            </w:r>
            <w:commentRangeStart w:id="942720431"/>
            <w:r w:rsidRPr="4432D9C2" w:rsidR="2567A0E7">
              <w:rPr>
                <w:rFonts w:ascii="Arial" w:hAnsi="Arial" w:eastAsia="Arial" w:cs="Arial"/>
                <w:noProof w:val="0"/>
                <w:sz w:val="22"/>
                <w:szCs w:val="22"/>
                <w:lang w:val="en-US"/>
              </w:rPr>
              <w:t>.</w:t>
            </w:r>
            <w:commentRangeEnd w:id="942720431"/>
            <w:r>
              <w:rPr>
                <w:rStyle w:val="CommentReference"/>
              </w:rPr>
              <w:commentReference w:id="942720431"/>
            </w:r>
          </w:p>
          <w:p w:rsidR="4432D9C2" w:rsidP="4432D9C2" w:rsidRDefault="4432D9C2" w14:paraId="34B832DD" w14:textId="6ADE3017">
            <w:pPr>
              <w:rPr>
                <w:rFonts w:ascii="Arial" w:hAnsi="Arial" w:eastAsia="Arial" w:cs="Arial"/>
                <w:noProof w:val="0"/>
                <w:sz w:val="22"/>
                <w:szCs w:val="22"/>
                <w:lang w:val="en-US"/>
              </w:rPr>
            </w:pPr>
          </w:p>
          <w:p w:rsidR="357F9B1B" w:rsidP="4432D9C2" w:rsidRDefault="357F9B1B" w14:paraId="1BE1E729" w14:textId="5FFDC460">
            <w:pPr>
              <w:spacing w:before="240" w:beforeAutospacing="off" w:after="240" w:afterAutospacing="off"/>
            </w:pPr>
            <w:r w:rsidRPr="4432D9C2" w:rsidR="357F9B1B">
              <w:rPr>
                <w:rFonts w:ascii="Arial" w:hAnsi="Arial" w:eastAsia="Arial" w:cs="Arial"/>
                <w:b w:val="1"/>
                <w:bCs w:val="1"/>
                <w:noProof w:val="0"/>
                <w:sz w:val="22"/>
                <w:szCs w:val="22"/>
                <w:lang w:val="en-US"/>
              </w:rPr>
              <w:t>Tip: Starting a FILE lifestyle?</w:t>
            </w:r>
          </w:p>
          <w:p w:rsidR="357F9B1B" w:rsidP="4432D9C2" w:rsidRDefault="357F9B1B" w14:paraId="74FA9BA5" w14:textId="2C8957CC">
            <w:pPr>
              <w:spacing w:before="240" w:beforeAutospacing="off" w:after="240" w:afterAutospacing="off"/>
            </w:pPr>
            <w:r w:rsidRPr="4432D9C2" w:rsidR="357F9B1B">
              <w:rPr>
                <w:rFonts w:ascii="Arial" w:hAnsi="Arial" w:eastAsia="Arial" w:cs="Arial"/>
                <w:noProof w:val="0"/>
                <w:sz w:val="22"/>
                <w:szCs w:val="22"/>
                <w:lang w:val="en-US"/>
              </w:rPr>
              <w:t>Create a budget, eliminate debt, and focus on saving and investing. Set clear goals, take small steps like side gigs or courses, and find an accountability partner to stay on track.</w:t>
            </w:r>
          </w:p>
          <w:p w:rsidR="4432D9C2" w:rsidP="4432D9C2" w:rsidRDefault="4432D9C2" w14:paraId="35DA8DD7" w14:textId="51AEF2AD">
            <w:pPr>
              <w:rPr>
                <w:rFonts w:ascii="Arial" w:hAnsi="Arial" w:eastAsia="Arial" w:cs="Arial"/>
                <w:noProof w:val="0"/>
                <w:sz w:val="22"/>
                <w:szCs w:val="22"/>
                <w:lang w:val="en-US"/>
              </w:rPr>
            </w:pPr>
          </w:p>
          <w:p w:rsidR="4432D9C2" w:rsidP="4432D9C2" w:rsidRDefault="4432D9C2" w14:paraId="77A3FF9C" w14:textId="7BC97FFA">
            <w:pPr>
              <w:rPr>
                <w:rFonts w:ascii="Arial" w:hAnsi="Arial" w:eastAsia="Arial" w:cs="Arial"/>
                <w:noProof w:val="0"/>
                <w:sz w:val="22"/>
                <w:szCs w:val="22"/>
                <w:lang w:val="en-US"/>
              </w:rPr>
            </w:pPr>
          </w:p>
          <w:p w:rsidR="447D0056" w:rsidP="4432D9C2" w:rsidRDefault="447D0056" w14:paraId="46658836" w14:textId="43DE223B">
            <w:pPr>
              <w:rPr>
                <w:rFonts w:ascii="Arial" w:hAnsi="Arial" w:eastAsia="Arial" w:cs="Arial"/>
                <w:noProof w:val="0"/>
                <w:sz w:val="22"/>
                <w:szCs w:val="22"/>
                <w:lang w:val="en-US"/>
              </w:rPr>
            </w:pPr>
            <w:r w:rsidRPr="4432D9C2" w:rsidR="447D0056">
              <w:rPr>
                <w:rFonts w:ascii="Arial" w:hAnsi="Arial" w:eastAsia="Arial" w:cs="Arial"/>
                <w:noProof w:val="0"/>
                <w:sz w:val="22"/>
                <w:szCs w:val="22"/>
                <w:lang w:val="en-US"/>
              </w:rPr>
              <w:t xml:space="preserve">Tip: </w:t>
            </w:r>
            <w:r w:rsidRPr="4432D9C2" w:rsidR="432E0C89">
              <w:rPr>
                <w:rFonts w:ascii="Arial" w:hAnsi="Arial" w:eastAsia="Arial" w:cs="Arial"/>
                <w:noProof w:val="0"/>
                <w:sz w:val="22"/>
                <w:szCs w:val="22"/>
                <w:lang w:val="en-US"/>
              </w:rPr>
              <w:t>P</w:t>
            </w:r>
            <w:r w:rsidRPr="4432D9C2" w:rsidR="7F28DA58">
              <w:rPr>
                <w:rFonts w:ascii="Arial" w:hAnsi="Arial" w:eastAsia="Arial" w:cs="Arial"/>
                <w:noProof w:val="0"/>
                <w:sz w:val="22"/>
                <w:szCs w:val="22"/>
                <w:lang w:val="en-US"/>
              </w:rPr>
              <w:t>lan for FILE</w:t>
            </w:r>
            <w:r w:rsidRPr="4432D9C2" w:rsidR="2CC1E9F3">
              <w:rPr>
                <w:rFonts w:ascii="Arial" w:hAnsi="Arial" w:eastAsia="Arial" w:cs="Arial"/>
                <w:noProof w:val="0"/>
                <w:sz w:val="22"/>
                <w:szCs w:val="22"/>
                <w:lang w:val="en-US"/>
              </w:rPr>
              <w:t>!</w:t>
            </w:r>
          </w:p>
          <w:p w:rsidR="2CC1E9F3" w:rsidP="4432D9C2" w:rsidRDefault="2CC1E9F3" w14:paraId="741D16FF" w14:textId="473C4720">
            <w:pPr>
              <w:rPr>
                <w:rFonts w:ascii="Arial" w:hAnsi="Arial" w:eastAsia="Arial" w:cs="Arial"/>
                <w:noProof w:val="0"/>
                <w:sz w:val="22"/>
                <w:szCs w:val="22"/>
                <w:lang w:val="en-US"/>
              </w:rPr>
            </w:pPr>
            <w:r w:rsidRPr="4432D9C2" w:rsidR="2CC1E9F3">
              <w:rPr>
                <w:rFonts w:ascii="Arial" w:hAnsi="Arial" w:eastAsia="Arial" w:cs="Arial"/>
                <w:noProof w:val="0"/>
                <w:sz w:val="22"/>
                <w:szCs w:val="22"/>
                <w:lang w:val="en-US"/>
              </w:rPr>
              <w:t>A</w:t>
            </w:r>
            <w:r w:rsidRPr="4432D9C2" w:rsidR="7F28DA58">
              <w:rPr>
                <w:rFonts w:ascii="Arial" w:hAnsi="Arial" w:eastAsia="Arial" w:cs="Arial"/>
                <w:noProof w:val="0"/>
                <w:sz w:val="22"/>
                <w:szCs w:val="22"/>
                <w:lang w:val="en-US"/>
              </w:rPr>
              <w:t xml:space="preserve"> FIRE number</w:t>
            </w:r>
            <w:r w:rsidRPr="4432D9C2" w:rsidR="292C1D57">
              <w:rPr>
                <w:rFonts w:ascii="Arial" w:hAnsi="Arial" w:eastAsia="Arial" w:cs="Arial"/>
                <w:noProof w:val="0"/>
                <w:sz w:val="22"/>
                <w:szCs w:val="22"/>
                <w:lang w:val="en-US"/>
              </w:rPr>
              <w:t xml:space="preserve"> </w:t>
            </w:r>
            <w:r w:rsidRPr="4432D9C2" w:rsidR="7F28DA58">
              <w:rPr>
                <w:rFonts w:ascii="Arial" w:hAnsi="Arial" w:eastAsia="Arial" w:cs="Arial"/>
                <w:noProof w:val="0"/>
                <w:sz w:val="22"/>
                <w:szCs w:val="22"/>
                <w:lang w:val="en-US"/>
              </w:rPr>
              <w:t xml:space="preserve">is the amount of money </w:t>
            </w:r>
            <w:r w:rsidRPr="4432D9C2" w:rsidR="3824071F">
              <w:rPr>
                <w:rFonts w:ascii="Arial" w:hAnsi="Arial" w:eastAsia="Arial" w:cs="Arial"/>
                <w:noProof w:val="0"/>
                <w:sz w:val="22"/>
                <w:szCs w:val="22"/>
                <w:lang w:val="en-US"/>
              </w:rPr>
              <w:t>needed to achieve financial independence and retire early. Typically, you calculate this by multiplying</w:t>
            </w:r>
            <w:r w:rsidRPr="4432D9C2" w:rsidR="22800624">
              <w:rPr>
                <w:rFonts w:ascii="Arial" w:hAnsi="Arial" w:eastAsia="Arial" w:cs="Arial"/>
                <w:noProof w:val="0"/>
                <w:sz w:val="22"/>
                <w:szCs w:val="22"/>
                <w:lang w:val="en-US"/>
              </w:rPr>
              <w:t xml:space="preserve"> your annual income by 25.</w:t>
            </w:r>
            <w:r w:rsidRPr="4432D9C2" w:rsidR="736CE3B4">
              <w:rPr>
                <w:rFonts w:ascii="Arial" w:hAnsi="Arial" w:eastAsia="Arial" w:cs="Arial"/>
                <w:noProof w:val="0"/>
                <w:sz w:val="22"/>
                <w:szCs w:val="22"/>
                <w:lang w:val="en-US"/>
              </w:rPr>
              <w:t xml:space="preserve"> This number varies depending on lifestyle goals, inflation, and returns.</w:t>
            </w:r>
          </w:p>
          <w:p w:rsidR="4432D9C2" w:rsidP="4432D9C2" w:rsidRDefault="4432D9C2" w14:paraId="5925EA51" w14:textId="7A217706">
            <w:pPr>
              <w:rPr>
                <w:rFonts w:ascii="Arial" w:hAnsi="Arial" w:eastAsia="Arial" w:cs="Arial"/>
                <w:noProof w:val="0"/>
                <w:sz w:val="22"/>
                <w:szCs w:val="22"/>
                <w:lang w:val="en-US"/>
              </w:rPr>
            </w:pPr>
          </w:p>
          <w:p w:rsidR="4432D9C2" w:rsidP="4432D9C2" w:rsidRDefault="4432D9C2" w14:paraId="40496537" w14:textId="4CC7841C">
            <w:pPr>
              <w:rPr>
                <w:rFonts w:ascii="Arial" w:hAnsi="Arial" w:eastAsia="Arial" w:cs="Arial"/>
                <w:noProof w:val="0"/>
                <w:sz w:val="22"/>
                <w:szCs w:val="22"/>
                <w:lang w:val="en-US"/>
              </w:rPr>
            </w:pPr>
          </w:p>
          <w:p w:rsidR="4432D9C2" w:rsidP="4432D9C2" w:rsidRDefault="4432D9C2" w14:paraId="027F9D33" w14:textId="3CBA0F57">
            <w:pPr>
              <w:rPr>
                <w:rFonts w:ascii="Arial" w:hAnsi="Arial" w:eastAsia="Arial" w:cs="Arial"/>
                <w:noProof w:val="0"/>
                <w:sz w:val="22"/>
                <w:szCs w:val="22"/>
                <w:lang w:val="en-US"/>
              </w:rPr>
            </w:pPr>
          </w:p>
          <w:p w:rsidR="4432D9C2" w:rsidP="4432D9C2" w:rsidRDefault="4432D9C2" w14:paraId="56781E8E" w14:textId="210673E0">
            <w:pPr>
              <w:rPr>
                <w:rFonts w:ascii="Arial" w:hAnsi="Arial" w:eastAsia="Arial" w:cs="Arial"/>
                <w:noProof w:val="0"/>
                <w:sz w:val="22"/>
                <w:szCs w:val="22"/>
                <w:lang w:val="en-US"/>
              </w:rPr>
            </w:pPr>
          </w:p>
          <w:p w:rsidR="4432D9C2" w:rsidP="4432D9C2" w:rsidRDefault="4432D9C2" w14:paraId="65655090" w14:textId="78289FE0">
            <w:pPr>
              <w:rPr>
                <w:rFonts w:ascii="Arial" w:hAnsi="Arial" w:eastAsia="Arial" w:cs="Arial"/>
                <w:noProof w:val="0"/>
                <w:sz w:val="22"/>
                <w:szCs w:val="22"/>
                <w:lang w:val="en-US"/>
              </w:rPr>
            </w:pPr>
          </w:p>
          <w:p w:rsidR="00FD104A" w:rsidRDefault="00FD104A" w14:paraId="238601FE" w14:textId="77777777">
            <w:pPr>
              <w:spacing w:line="240" w:lineRule="auto"/>
            </w:pPr>
          </w:p>
        </w:tc>
        <w:tc>
          <w:tcPr>
            <w:tcW w:w="3315" w:type="dxa"/>
            <w:shd w:val="clear" w:color="auto" w:fill="auto"/>
            <w:tcMar>
              <w:top w:w="100" w:type="dxa"/>
              <w:left w:w="100" w:type="dxa"/>
              <w:bottom w:w="100" w:type="dxa"/>
              <w:right w:w="100" w:type="dxa"/>
            </w:tcMar>
          </w:tcPr>
          <w:p w:rsidR="00FD104A" w:rsidRDefault="00FD104A" w14:paraId="0F3CABC7" w14:textId="11AF92BD"/>
        </w:tc>
      </w:tr>
      <w:tr w:rsidR="00FD104A" w:rsidTr="4432D9C2" w14:paraId="51EBD3F8"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3120C9CD" w14:textId="202AA09F">
            <w:pPr>
              <w:jc w:val="center"/>
              <w:rPr>
                <w:b/>
                <w:bCs/>
              </w:rPr>
            </w:pPr>
            <w:r w:rsidRPr="2664B587">
              <w:rPr>
                <w:b/>
                <w:bCs/>
              </w:rPr>
              <w:t xml:space="preserve">Screen </w:t>
            </w:r>
            <w:r w:rsidRPr="2664B587" w:rsidR="49D938B8">
              <w:rPr>
                <w:b/>
                <w:bCs/>
              </w:rPr>
              <w:t>5</w:t>
            </w:r>
            <w:r w:rsidRPr="2664B587">
              <w:rPr>
                <w:b/>
                <w:bCs/>
              </w:rPr>
              <w:t>: Context Template</w:t>
            </w:r>
          </w:p>
        </w:tc>
      </w:tr>
      <w:tr w:rsidR="00FD104A" w:rsidTr="4432D9C2" w14:paraId="4177FCDD" w14:textId="77777777">
        <w:trPr>
          <w:trHeight w:val="420"/>
        </w:trPr>
        <w:tc>
          <w:tcPr>
            <w:tcW w:w="2220" w:type="dxa"/>
            <w:shd w:val="clear" w:color="auto" w:fill="EFEFEF"/>
            <w:tcMar>
              <w:top w:w="100" w:type="dxa"/>
              <w:left w:w="100" w:type="dxa"/>
              <w:bottom w:w="100" w:type="dxa"/>
              <w:right w:w="100" w:type="dxa"/>
            </w:tcMar>
          </w:tcPr>
          <w:p w:rsidR="00FD104A" w:rsidRDefault="00557853" w14:paraId="290C49EB"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5307E11C"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5B08B5D1" w14:textId="77777777">
            <w:pPr>
              <w:rPr>
                <w:b/>
              </w:rPr>
            </w:pPr>
          </w:p>
        </w:tc>
      </w:tr>
      <w:tr w:rsidR="00FD104A" w:rsidTr="4432D9C2" w14:paraId="3FBCF6BF" w14:textId="77777777">
        <w:trPr>
          <w:trHeight w:val="420"/>
        </w:trPr>
        <w:tc>
          <w:tcPr>
            <w:tcW w:w="2220" w:type="dxa"/>
            <w:tcMar>
              <w:top w:w="100" w:type="dxa"/>
              <w:left w:w="100" w:type="dxa"/>
              <w:bottom w:w="100" w:type="dxa"/>
              <w:right w:w="100" w:type="dxa"/>
            </w:tcMar>
          </w:tcPr>
          <w:p w:rsidR="00FD104A" w:rsidP="7184EFB3" w:rsidRDefault="00557853" w14:paraId="19164915" w14:textId="77777777">
            <w:pPr>
              <w:rPr>
                <w:b/>
                <w:bCs/>
                <w:lang w:val="en-US"/>
              </w:rPr>
            </w:pPr>
            <w:r w:rsidRPr="7184EFB3">
              <w:rPr>
                <w:b/>
                <w:bCs/>
                <w:lang w:val="en-US"/>
              </w:rPr>
              <w:t xml:space="preserve">[Title –  45] </w:t>
            </w:r>
          </w:p>
          <w:p w:rsidR="00FD104A" w:rsidRDefault="00FD104A" w14:paraId="16DEB4AB" w14:textId="77777777">
            <w:pPr>
              <w:rPr>
                <w:b/>
                <w:i/>
              </w:rPr>
            </w:pPr>
          </w:p>
          <w:p w:rsidR="00FD104A" w:rsidRDefault="00557853" w14:paraId="5E6BBF8C" w14:textId="77777777">
            <w:pPr>
              <w:rPr>
                <w:b/>
              </w:rPr>
            </w:pPr>
            <w:r>
              <w:rPr>
                <w:b/>
              </w:rPr>
              <w:t>[Subtitle – 145]</w:t>
            </w:r>
          </w:p>
          <w:p w:rsidR="00FD104A" w:rsidRDefault="00FD104A" w14:paraId="0AD9C6F4" w14:textId="77777777"/>
          <w:p w:rsidR="00FD104A" w:rsidRDefault="00557853" w14:paraId="3A256A46" w14:textId="77777777">
            <w:pPr>
              <w:rPr>
                <w:b/>
              </w:rPr>
            </w:pPr>
            <w:r>
              <w:rPr>
                <w:b/>
              </w:rPr>
              <w:t>[Card title – / 30]</w:t>
            </w:r>
          </w:p>
          <w:p w:rsidR="00FD104A" w:rsidRDefault="00FD104A" w14:paraId="4B1F511A" w14:textId="77777777">
            <w:pPr>
              <w:rPr>
                <w:b/>
              </w:rPr>
            </w:pPr>
          </w:p>
          <w:p w:rsidR="00FD104A" w:rsidRDefault="00557853" w14:paraId="68CE03A7" w14:textId="77777777">
            <w:pPr>
              <w:rPr>
                <w:b/>
              </w:rPr>
            </w:pPr>
            <w:r>
              <w:rPr>
                <w:b/>
              </w:rPr>
              <w:t>[Card descriptions – 120]</w:t>
            </w:r>
          </w:p>
          <w:p w:rsidR="00FD104A" w:rsidRDefault="00FD104A" w14:paraId="65F9C3DC" w14:textId="77777777">
            <w:pPr>
              <w:rPr>
                <w:b/>
              </w:rPr>
            </w:pPr>
          </w:p>
          <w:p w:rsidR="00FD104A" w:rsidRDefault="00FD104A" w14:paraId="5023141B" w14:textId="77777777">
            <w:pPr>
              <w:rPr>
                <w:b/>
              </w:rPr>
            </w:pPr>
          </w:p>
        </w:tc>
        <w:tc>
          <w:tcPr>
            <w:tcW w:w="6075" w:type="dxa"/>
            <w:tcMar>
              <w:top w:w="100" w:type="dxa"/>
              <w:left w:w="100" w:type="dxa"/>
              <w:bottom w:w="100" w:type="dxa"/>
              <w:right w:w="100" w:type="dxa"/>
            </w:tcMar>
          </w:tcPr>
          <w:p w:rsidR="2664B587" w:rsidRDefault="2664B587" w14:paraId="2F8E39C1" w14:textId="2DAC23AC">
            <w:r w:rsidRPr="4432D9C2" w:rsidR="2664B587">
              <w:rPr>
                <w:b w:val="1"/>
                <w:bCs w:val="1"/>
              </w:rPr>
              <w:t>[Title – 45]</w:t>
            </w:r>
          </w:p>
          <w:p w:rsidR="51675C10" w:rsidP="51675C10" w:rsidRDefault="51675C10" w14:paraId="086325FF" w14:textId="459C8D03">
            <w:pPr/>
            <w:r w:rsidRPr="4432D9C2" w:rsidR="2F3736BB">
              <w:rPr>
                <w:rFonts w:ascii="Arial" w:hAnsi="Arial" w:eastAsia="Arial" w:cs="Arial"/>
                <w:noProof w:val="0"/>
                <w:sz w:val="22"/>
                <w:szCs w:val="22"/>
                <w:lang w:val="en-US"/>
              </w:rPr>
              <w:t>Mindset #2: FIRE</w:t>
            </w:r>
          </w:p>
          <w:p w:rsidR="2664B587" w:rsidP="2664B587" w:rsidRDefault="2664B587" w14:paraId="5E0BE958" w14:textId="4D8BF5CA">
            <w:pPr>
              <w:rPr>
                <w:lang w:val="en-US"/>
              </w:rPr>
            </w:pPr>
          </w:p>
          <w:p w:rsidR="2664B587" w:rsidP="2664B587" w:rsidRDefault="2664B587" w14:paraId="6B0163F5" w14:textId="77777777">
            <w:pPr>
              <w:rPr>
                <w:b/>
                <w:bCs/>
              </w:rPr>
            </w:pPr>
            <w:r w:rsidRPr="4432D9C2" w:rsidR="2664B587">
              <w:rPr>
                <w:b w:val="1"/>
                <w:bCs w:val="1"/>
              </w:rPr>
              <w:t>[Paragraph – / 145]</w:t>
            </w:r>
          </w:p>
          <w:p w:rsidR="28A65AC3" w:rsidRDefault="28A65AC3" w14:paraId="092DBB9E" w14:textId="442E857A">
            <w:r w:rsidRPr="4432D9C2" w:rsidR="28A65AC3">
              <w:rPr>
                <w:rFonts w:ascii="Arial" w:hAnsi="Arial" w:eastAsia="Arial" w:cs="Arial"/>
                <w:noProof w:val="0"/>
                <w:sz w:val="22"/>
                <w:szCs w:val="22"/>
                <w:lang w:val="en-US"/>
              </w:rPr>
              <w:t>FIRE stands for Financial Independence, Retire Early. It’s a popular path for those who want to save aggressively, live simply, and retire decades earlier than the norm.</w:t>
            </w:r>
          </w:p>
          <w:p w:rsidR="2664B587" w:rsidP="2664B587" w:rsidRDefault="2664B587" w14:paraId="76040DD3" w14:textId="77777777">
            <w:pPr>
              <w:rPr>
                <w:b/>
                <w:bCs/>
              </w:rPr>
            </w:pPr>
          </w:p>
          <w:p w:rsidR="7C50A2EC" w:rsidP="2664B587" w:rsidRDefault="7C50A2EC" w14:paraId="44519F89" w14:textId="77777777">
            <w:pPr>
              <w:rPr>
                <w:b/>
                <w:bCs/>
              </w:rPr>
            </w:pPr>
            <w:r w:rsidRPr="4432D9C2" w:rsidR="7C50A2EC">
              <w:rPr>
                <w:b w:val="1"/>
                <w:bCs w:val="1"/>
              </w:rPr>
              <w:t>[Paragraph – / 145]</w:t>
            </w:r>
          </w:p>
          <w:p w:rsidR="68CDC038" w:rsidRDefault="68CDC038" w14:paraId="3D356BA2" w14:textId="30C70E8F">
            <w:r w:rsidRPr="4432D9C2" w:rsidR="68CDC038">
              <w:rPr>
                <w:rFonts w:ascii="Arial" w:hAnsi="Arial" w:eastAsia="Arial" w:cs="Arial"/>
                <w:noProof w:val="0"/>
                <w:sz w:val="22"/>
                <w:szCs w:val="22"/>
                <w:lang w:val="en-US"/>
              </w:rPr>
              <w:t>Being childfree may reduce your lifetime expenses</w:t>
            </w:r>
            <w:r w:rsidRPr="4432D9C2" w:rsidR="127665F4">
              <w:rPr>
                <w:rFonts w:ascii="Arial" w:hAnsi="Arial" w:eastAsia="Arial" w:cs="Arial"/>
                <w:noProof w:val="0"/>
                <w:sz w:val="22"/>
                <w:szCs w:val="22"/>
                <w:lang w:val="en-US"/>
              </w:rPr>
              <w:t xml:space="preserve">, </w:t>
            </w:r>
            <w:r w:rsidRPr="4432D9C2" w:rsidR="68CDC038">
              <w:rPr>
                <w:rFonts w:ascii="Arial" w:hAnsi="Arial" w:eastAsia="Arial" w:cs="Arial"/>
                <w:noProof w:val="0"/>
                <w:sz w:val="22"/>
                <w:szCs w:val="22"/>
                <w:lang w:val="en-US"/>
              </w:rPr>
              <w:t xml:space="preserve">making this goal more attainable. But FIRE </w:t>
            </w:r>
            <w:r w:rsidRPr="4432D9C2" w:rsidR="68CDC038">
              <w:rPr>
                <w:rFonts w:ascii="Arial" w:hAnsi="Arial" w:eastAsia="Arial" w:cs="Arial"/>
                <w:noProof w:val="0"/>
                <w:sz w:val="22"/>
                <w:szCs w:val="22"/>
                <w:lang w:val="en-US"/>
              </w:rPr>
              <w:t>isn’t</w:t>
            </w:r>
            <w:r w:rsidRPr="4432D9C2" w:rsidR="68CDC038">
              <w:rPr>
                <w:rFonts w:ascii="Arial" w:hAnsi="Arial" w:eastAsia="Arial" w:cs="Arial"/>
                <w:noProof w:val="0"/>
                <w:sz w:val="22"/>
                <w:szCs w:val="22"/>
                <w:lang w:val="en-US"/>
              </w:rPr>
              <w:t xml:space="preserve"> </w:t>
            </w:r>
            <w:r w:rsidRPr="4432D9C2" w:rsidR="68CDC038">
              <w:rPr>
                <w:rFonts w:ascii="Arial" w:hAnsi="Arial" w:eastAsia="Arial" w:cs="Arial"/>
                <w:noProof w:val="0"/>
                <w:sz w:val="22"/>
                <w:szCs w:val="22"/>
                <w:lang w:val="en-US"/>
              </w:rPr>
              <w:t>just about stopping</w:t>
            </w:r>
            <w:r w:rsidRPr="4432D9C2" w:rsidR="68CDC038">
              <w:rPr>
                <w:rFonts w:ascii="Arial" w:hAnsi="Arial" w:eastAsia="Arial" w:cs="Arial"/>
                <w:noProof w:val="0"/>
                <w:sz w:val="22"/>
                <w:szCs w:val="22"/>
                <w:lang w:val="en-US"/>
              </w:rPr>
              <w:t xml:space="preserve"> work—</w:t>
            </w:r>
            <w:r w:rsidRPr="4432D9C2" w:rsidR="68CDC038">
              <w:rPr>
                <w:rFonts w:ascii="Arial" w:hAnsi="Arial" w:eastAsia="Arial" w:cs="Arial"/>
                <w:noProof w:val="0"/>
                <w:sz w:val="22"/>
                <w:szCs w:val="22"/>
                <w:lang w:val="en-US"/>
              </w:rPr>
              <w:t>it’s</w:t>
            </w:r>
            <w:r w:rsidRPr="4432D9C2" w:rsidR="68CDC038">
              <w:rPr>
                <w:rFonts w:ascii="Arial" w:hAnsi="Arial" w:eastAsia="Arial" w:cs="Arial"/>
                <w:noProof w:val="0"/>
                <w:sz w:val="22"/>
                <w:szCs w:val="22"/>
                <w:lang w:val="en-US"/>
              </w:rPr>
              <w:t xml:space="preserve"> about gaining control. </w:t>
            </w:r>
          </w:p>
          <w:p w:rsidR="4432D9C2" w:rsidP="4432D9C2" w:rsidRDefault="4432D9C2" w14:paraId="668BA8AE" w14:textId="6D83803A">
            <w:pPr>
              <w:rPr>
                <w:rFonts w:ascii="Arial" w:hAnsi="Arial" w:eastAsia="Arial" w:cs="Arial"/>
                <w:noProof w:val="0"/>
                <w:sz w:val="22"/>
                <w:szCs w:val="22"/>
                <w:lang w:val="en-US"/>
              </w:rPr>
            </w:pPr>
            <w:r>
              <w:br/>
            </w:r>
            <w:commentRangeStart w:id="423303156"/>
            <w:r w:rsidRPr="4432D9C2" w:rsidR="68CDC038">
              <w:rPr>
                <w:rFonts w:ascii="Arial" w:hAnsi="Arial" w:eastAsia="Arial" w:cs="Arial"/>
                <w:noProof w:val="0"/>
                <w:sz w:val="22"/>
                <w:szCs w:val="22"/>
                <w:lang w:val="en-US"/>
              </w:rPr>
              <w:t>TIP</w:t>
            </w:r>
            <w:r w:rsidRPr="4432D9C2" w:rsidR="4F6969A5">
              <w:rPr>
                <w:rFonts w:ascii="Arial" w:hAnsi="Arial" w:eastAsia="Arial" w:cs="Arial"/>
                <w:noProof w:val="0"/>
                <w:sz w:val="22"/>
                <w:szCs w:val="22"/>
                <w:lang w:val="en-US"/>
              </w:rPr>
              <w:t xml:space="preserve">: </w:t>
            </w:r>
            <w:commentRangeEnd w:id="423303156"/>
            <w:r>
              <w:rPr>
                <w:rStyle w:val="CommentReference"/>
              </w:rPr>
              <w:commentReference w:id="423303156"/>
            </w:r>
            <w:r w:rsidRPr="4432D9C2" w:rsidR="4F6969A5">
              <w:rPr>
                <w:rFonts w:ascii="Arial" w:hAnsi="Arial" w:eastAsia="Arial" w:cs="Arial"/>
                <w:noProof w:val="0"/>
                <w:sz w:val="22"/>
                <w:szCs w:val="22"/>
                <w:lang w:val="en-US"/>
              </w:rPr>
              <w:t>FIRE by the numbers</w:t>
            </w:r>
          </w:p>
          <w:p w:rsidR="68CDC038" w:rsidRDefault="68CDC038" w14:paraId="002FC794" w14:textId="16330778">
            <w:r w:rsidRPr="4432D9C2" w:rsidR="68CDC038">
              <w:rPr>
                <w:rFonts w:ascii="Arial" w:hAnsi="Arial" w:eastAsia="Arial" w:cs="Arial"/>
                <w:noProof w:val="0"/>
                <w:sz w:val="22"/>
                <w:szCs w:val="22"/>
                <w:lang w:val="en-US"/>
              </w:rPr>
              <w:t>Quick math: FIRE often means saving 50–70% of your income for 10–15 years. Tools like Paven can help you project your runway and track progress.</w:t>
            </w:r>
          </w:p>
          <w:p w:rsidR="2664B587" w:rsidP="2664B587" w:rsidRDefault="2664B587" w14:paraId="71188BBD" w14:textId="77777777">
            <w:pPr>
              <w:rPr>
                <w:b/>
                <w:bCs/>
              </w:rPr>
            </w:pPr>
          </w:p>
          <w:p w:rsidR="2664B587" w:rsidP="2664B587" w:rsidRDefault="2664B587" w14:paraId="0B1F1D12" w14:textId="77777777">
            <w:pPr>
              <w:rPr>
                <w:b/>
                <w:bCs/>
              </w:rPr>
            </w:pPr>
          </w:p>
        </w:tc>
        <w:tc>
          <w:tcPr>
            <w:tcW w:w="3315" w:type="dxa"/>
            <w:shd w:val="clear" w:color="auto" w:fill="auto"/>
            <w:tcMar>
              <w:top w:w="100" w:type="dxa"/>
              <w:left w:w="100" w:type="dxa"/>
              <w:bottom w:w="100" w:type="dxa"/>
              <w:right w:w="100" w:type="dxa"/>
            </w:tcMar>
          </w:tcPr>
          <w:p w:rsidR="6BE294BC" w:rsidP="2664B587" w:rsidRDefault="6BE294BC" w14:paraId="04151B4F" w14:textId="78BEB827">
            <w:pPr>
              <w:spacing w:line="240" w:lineRule="auto"/>
            </w:pPr>
          </w:p>
        </w:tc>
      </w:tr>
      <w:tr w:rsidR="00FD104A" w:rsidTr="4432D9C2" w14:paraId="37DC3C30" w14:textId="77777777">
        <w:trPr>
          <w:trHeight w:val="420"/>
        </w:trPr>
        <w:tc>
          <w:tcPr>
            <w:tcW w:w="11610" w:type="dxa"/>
            <w:gridSpan w:val="3"/>
            <w:shd w:val="clear" w:color="auto" w:fill="CFE2F3"/>
            <w:tcMar>
              <w:top w:w="100" w:type="dxa"/>
              <w:left w:w="100" w:type="dxa"/>
              <w:bottom w:w="100" w:type="dxa"/>
              <w:right w:w="100" w:type="dxa"/>
            </w:tcMar>
          </w:tcPr>
          <w:p w:rsidR="00FD104A" w:rsidP="2664B587" w:rsidRDefault="00557853" w14:paraId="45398782" w14:textId="47B1C22D">
            <w:pPr>
              <w:jc w:val="center"/>
              <w:rPr>
                <w:b/>
                <w:bCs/>
              </w:rPr>
            </w:pPr>
            <w:r w:rsidRPr="0668F311">
              <w:rPr>
                <w:b/>
                <w:bCs/>
              </w:rPr>
              <w:t xml:space="preserve">Screen </w:t>
            </w:r>
            <w:r w:rsidRPr="0668F311" w:rsidR="3956B001">
              <w:rPr>
                <w:b/>
                <w:bCs/>
              </w:rPr>
              <w:t>6</w:t>
            </w:r>
            <w:r w:rsidRPr="0668F311">
              <w:rPr>
                <w:b/>
                <w:bCs/>
              </w:rPr>
              <w:t>: Context Template</w:t>
            </w:r>
          </w:p>
        </w:tc>
      </w:tr>
      <w:tr w:rsidR="00FD104A" w:rsidTr="4432D9C2" w14:paraId="461ADEC0" w14:textId="77777777">
        <w:trPr>
          <w:trHeight w:val="420"/>
        </w:trPr>
        <w:tc>
          <w:tcPr>
            <w:tcW w:w="2220" w:type="dxa"/>
            <w:shd w:val="clear" w:color="auto" w:fill="EFEFEF"/>
            <w:tcMar>
              <w:top w:w="100" w:type="dxa"/>
              <w:left w:w="100" w:type="dxa"/>
              <w:bottom w:w="100" w:type="dxa"/>
              <w:right w:w="100" w:type="dxa"/>
            </w:tcMar>
          </w:tcPr>
          <w:p w:rsidR="00FD104A" w:rsidRDefault="00557853" w14:paraId="4DFA0B13" w14:textId="77777777">
            <w:pPr>
              <w:rPr>
                <w:b/>
              </w:rPr>
            </w:pPr>
            <w:r>
              <w:rPr>
                <w:b/>
              </w:rPr>
              <w:t>Layout</w:t>
            </w:r>
          </w:p>
        </w:tc>
        <w:tc>
          <w:tcPr>
            <w:tcW w:w="6075" w:type="dxa"/>
            <w:shd w:val="clear" w:color="auto" w:fill="EFEFEF"/>
            <w:tcMar>
              <w:top w:w="100" w:type="dxa"/>
              <w:left w:w="100" w:type="dxa"/>
              <w:bottom w:w="100" w:type="dxa"/>
              <w:right w:w="100" w:type="dxa"/>
            </w:tcMar>
          </w:tcPr>
          <w:p w:rsidR="00FD104A" w:rsidRDefault="00557853" w14:paraId="1F71A929" w14:textId="77777777">
            <w:pPr>
              <w:rPr>
                <w:b/>
              </w:rPr>
            </w:pPr>
            <w:r>
              <w:rPr>
                <w:b/>
              </w:rPr>
              <w:t xml:space="preserve">Content </w:t>
            </w:r>
          </w:p>
        </w:tc>
        <w:tc>
          <w:tcPr>
            <w:tcW w:w="3315" w:type="dxa"/>
            <w:shd w:val="clear" w:color="auto" w:fill="EFEFEF"/>
            <w:tcMar>
              <w:top w:w="100" w:type="dxa"/>
              <w:left w:w="100" w:type="dxa"/>
              <w:bottom w:w="100" w:type="dxa"/>
              <w:right w:w="100" w:type="dxa"/>
            </w:tcMar>
          </w:tcPr>
          <w:p w:rsidR="00FD104A" w:rsidRDefault="00FD104A" w14:paraId="7D34F5C7" w14:textId="77777777">
            <w:pPr>
              <w:rPr>
                <w:b/>
              </w:rPr>
            </w:pPr>
          </w:p>
        </w:tc>
      </w:tr>
      <w:tr w:rsidR="00FD104A" w:rsidTr="4432D9C2" w14:paraId="5FA0D8E8" w14:textId="77777777">
        <w:trPr>
          <w:trHeight w:val="420"/>
        </w:trPr>
        <w:tc>
          <w:tcPr>
            <w:tcW w:w="2220" w:type="dxa"/>
            <w:shd w:val="clear" w:color="auto" w:fill="auto"/>
            <w:tcMar>
              <w:top w:w="100" w:type="dxa"/>
              <w:left w:w="100" w:type="dxa"/>
              <w:bottom w:w="100" w:type="dxa"/>
              <w:right w:w="100" w:type="dxa"/>
            </w:tcMar>
          </w:tcPr>
          <w:p w:rsidR="00FD104A" w:rsidP="7184EFB3" w:rsidRDefault="00557853" w14:paraId="4F98EA71" w14:textId="77777777">
            <w:pPr>
              <w:rPr>
                <w:b/>
                <w:bCs/>
                <w:lang w:val="en-US"/>
              </w:rPr>
            </w:pPr>
            <w:r w:rsidRPr="7184EFB3">
              <w:rPr>
                <w:b/>
                <w:bCs/>
                <w:lang w:val="en-US"/>
              </w:rPr>
              <w:t xml:space="preserve">[Title –  45] </w:t>
            </w:r>
          </w:p>
          <w:p w:rsidR="00FD104A" w:rsidRDefault="00FD104A" w14:paraId="0B4020A7" w14:textId="77777777">
            <w:pPr>
              <w:rPr>
                <w:b/>
                <w:i/>
              </w:rPr>
            </w:pPr>
          </w:p>
          <w:p w:rsidR="00FD104A" w:rsidRDefault="00557853" w14:paraId="7B612155" w14:textId="77777777">
            <w:pPr>
              <w:rPr>
                <w:b/>
              </w:rPr>
            </w:pPr>
            <w:r>
              <w:rPr>
                <w:b/>
              </w:rPr>
              <w:t>[Paragraph 1 – 147]</w:t>
            </w:r>
          </w:p>
          <w:p w:rsidR="00FD104A" w:rsidRDefault="00FD104A" w14:paraId="1D7B270A" w14:textId="77777777"/>
          <w:p w:rsidR="00FD104A" w:rsidRDefault="00557853" w14:paraId="6C7E8B88" w14:textId="77777777">
            <w:pPr>
              <w:rPr>
                <w:i/>
              </w:rPr>
            </w:pPr>
            <w:r>
              <w:rPr>
                <w:b/>
              </w:rPr>
              <w:t>[Paragraph 2 – 147]</w:t>
            </w:r>
          </w:p>
          <w:p w:rsidR="00FD104A" w:rsidRDefault="00FD104A" w14:paraId="4F904CB7" w14:textId="77777777">
            <w:pPr>
              <w:rPr>
                <w:b/>
                <w:i/>
              </w:rPr>
            </w:pPr>
          </w:p>
          <w:p w:rsidR="00FD104A" w:rsidRDefault="00557853" w14:paraId="622668AF" w14:textId="77777777">
            <w:pPr>
              <w:rPr>
                <w:b/>
              </w:rPr>
            </w:pPr>
            <w:r>
              <w:rPr>
                <w:b/>
              </w:rPr>
              <w:t>[Tip – 190]</w:t>
            </w:r>
          </w:p>
          <w:p w:rsidR="00FD104A" w:rsidRDefault="00FD104A" w14:paraId="06971CD3" w14:textId="77777777">
            <w:pPr>
              <w:rPr>
                <w:b/>
              </w:rPr>
            </w:pPr>
          </w:p>
        </w:tc>
        <w:tc>
          <w:tcPr>
            <w:tcW w:w="6075" w:type="dxa"/>
            <w:shd w:val="clear" w:color="auto" w:fill="auto"/>
            <w:tcMar>
              <w:top w:w="100" w:type="dxa"/>
              <w:left w:w="100" w:type="dxa"/>
              <w:bottom w:w="100" w:type="dxa"/>
              <w:right w:w="100" w:type="dxa"/>
            </w:tcMar>
          </w:tcPr>
          <w:p w:rsidR="1B9A2BFC" w:rsidP="44E6252E" w:rsidRDefault="1B9A2BFC" w14:paraId="2C9D9380" w14:textId="1F7F47FC">
            <w:pPr>
              <w:rPr>
                <w:b/>
                <w:bCs/>
                <w:lang w:val="en-US"/>
              </w:rPr>
            </w:pPr>
            <w:r w:rsidRPr="4432D9C2" w:rsidR="1B9A2BFC">
              <w:rPr>
                <w:b w:val="1"/>
                <w:bCs w:val="1"/>
                <w:lang w:val="en-US"/>
              </w:rPr>
              <w:t xml:space="preserve">[Title –  / 80] </w:t>
            </w:r>
          </w:p>
          <w:p w:rsidR="20361EC0" w:rsidP="4432D9C2" w:rsidRDefault="20361EC0" w14:paraId="36B84A28" w14:textId="6B6FD15A">
            <w:pPr>
              <w:widowControl w:val="0"/>
              <w:spacing w:line="240" w:lineRule="auto"/>
            </w:pPr>
            <w:r w:rsidRPr="4432D9C2" w:rsidR="20361EC0">
              <w:rPr>
                <w:rFonts w:ascii="Arial" w:hAnsi="Arial" w:eastAsia="Arial" w:cs="Arial"/>
                <w:noProof w:val="0"/>
                <w:sz w:val="22"/>
                <w:szCs w:val="22"/>
                <w:lang w:val="en-US"/>
              </w:rPr>
              <w:t>Mindset #3: Die with Zero</w:t>
            </w:r>
          </w:p>
          <w:p w:rsidR="4432D9C2" w:rsidP="4432D9C2" w:rsidRDefault="4432D9C2" w14:paraId="2456D03F" w14:textId="6947CAAE">
            <w:pPr>
              <w:widowControl w:val="0"/>
              <w:spacing w:line="240" w:lineRule="auto"/>
              <w:rPr>
                <w:rFonts w:ascii="Arial" w:hAnsi="Arial" w:eastAsia="Arial" w:cs="Arial"/>
                <w:noProof w:val="0"/>
                <w:sz w:val="22"/>
                <w:szCs w:val="22"/>
                <w:lang w:val="en-US"/>
              </w:rPr>
            </w:pPr>
          </w:p>
          <w:p w:rsidR="72A3B871" w:rsidP="4432D9C2" w:rsidRDefault="72A3B871" w14:paraId="75DE00F3" w14:textId="658BCA4B">
            <w:pPr>
              <w:spacing w:before="240" w:beforeAutospacing="off" w:after="240" w:afterAutospacing="off"/>
            </w:pPr>
            <w:r w:rsidRPr="4432D9C2" w:rsidR="72A3B871">
              <w:rPr>
                <w:rFonts w:ascii="Arial" w:hAnsi="Arial" w:eastAsia="Arial" w:cs="Arial"/>
                <w:b w:val="1"/>
                <w:bCs w:val="1"/>
                <w:noProof w:val="0"/>
                <w:sz w:val="22"/>
                <w:szCs w:val="22"/>
                <w:lang w:val="en-US"/>
              </w:rPr>
              <w:t>Mindset #3: Die with Zero</w:t>
            </w:r>
          </w:p>
          <w:p w:rsidR="72A3B871" w:rsidP="4432D9C2" w:rsidRDefault="72A3B871" w14:paraId="4B48B149" w14:textId="67CE7250">
            <w:pPr>
              <w:spacing w:before="240" w:beforeAutospacing="off" w:after="240" w:afterAutospacing="off"/>
            </w:pPr>
            <w:r w:rsidRPr="4432D9C2" w:rsidR="72A3B871">
              <w:rPr>
                <w:rFonts w:ascii="Arial" w:hAnsi="Arial" w:eastAsia="Arial" w:cs="Arial"/>
                <w:noProof w:val="0"/>
                <w:sz w:val="22"/>
                <w:szCs w:val="22"/>
                <w:lang w:val="en-US"/>
              </w:rPr>
              <w:t>This philosophy encourages living fully today by investing in meaningful experiences. Time is limited, so make the most of your resources while you're alive, focusing on joy and connection.</w:t>
            </w:r>
          </w:p>
          <w:p w:rsidR="72A3B871" w:rsidP="4432D9C2" w:rsidRDefault="72A3B871" w14:paraId="70ED1892" w14:textId="6BA2320F">
            <w:pPr>
              <w:spacing w:before="240" w:beforeAutospacing="off" w:after="240" w:afterAutospacing="off"/>
            </w:pPr>
            <w:r w:rsidRPr="4432D9C2" w:rsidR="72A3B871">
              <w:rPr>
                <w:rFonts w:ascii="Arial" w:hAnsi="Arial" w:eastAsia="Arial" w:cs="Arial"/>
                <w:noProof w:val="0"/>
                <w:sz w:val="22"/>
                <w:szCs w:val="22"/>
                <w:lang w:val="en-US"/>
              </w:rPr>
              <w:t>Instead of saving endlessly for an uncertain future, Die with Zero is about spending on what truly matters now. Create memories, embrace adventure, and prioritize what adds value to your life today.</w:t>
            </w:r>
          </w:p>
          <w:p w:rsidR="4432D9C2" w:rsidP="4432D9C2" w:rsidRDefault="4432D9C2" w14:paraId="516E9C93" w14:textId="169672AA">
            <w:pPr>
              <w:widowControl w:val="0"/>
              <w:spacing w:line="240" w:lineRule="auto"/>
              <w:rPr>
                <w:rFonts w:ascii="Arial" w:hAnsi="Arial" w:eastAsia="Arial" w:cs="Arial"/>
                <w:noProof w:val="0"/>
                <w:sz w:val="22"/>
                <w:szCs w:val="22"/>
                <w:lang w:val="en-US"/>
              </w:rPr>
            </w:pPr>
          </w:p>
          <w:p w:rsidR="44E6252E" w:rsidP="44E6252E" w:rsidRDefault="44E6252E" w14:paraId="3DF1DF2F" w14:textId="77777777">
            <w:pPr>
              <w:widowControl w:val="0"/>
              <w:spacing w:line="240" w:lineRule="auto"/>
            </w:pPr>
          </w:p>
          <w:p w:rsidR="1B9A2BFC" w:rsidP="4432D9C2" w:rsidRDefault="1B9A2BFC" w14:paraId="3E0D038C" w14:textId="70856D2F">
            <w:pPr>
              <w:spacing w:before="240" w:beforeAutospacing="off" w:after="240" w:afterAutospacing="off"/>
              <w:rPr>
                <w:b w:val="1"/>
                <w:bCs w:val="1"/>
              </w:rPr>
            </w:pPr>
            <w:r w:rsidRPr="4432D9C2" w:rsidR="1B9A2BFC">
              <w:rPr>
                <w:b w:val="1"/>
                <w:bCs w:val="1"/>
                <w:lang w:val="en-US"/>
              </w:rPr>
              <w:t>[</w:t>
            </w:r>
            <w:r w:rsidRPr="4432D9C2" w:rsidR="254291EF">
              <w:rPr>
                <w:rFonts w:ascii="Arial" w:hAnsi="Arial" w:eastAsia="Arial" w:cs="Arial"/>
                <w:b w:val="1"/>
                <w:bCs w:val="1"/>
                <w:noProof w:val="0"/>
                <w:sz w:val="22"/>
                <w:szCs w:val="22"/>
                <w:lang w:val="en-US"/>
              </w:rPr>
              <w:t>Paragraph 1 – /147</w:t>
            </w:r>
            <w:r>
              <w:br/>
            </w:r>
            <w:r w:rsidRPr="4432D9C2" w:rsidR="254291EF">
              <w:rPr>
                <w:rFonts w:ascii="Arial" w:hAnsi="Arial" w:eastAsia="Arial" w:cs="Arial"/>
                <w:noProof w:val="0"/>
                <w:sz w:val="22"/>
                <w:szCs w:val="22"/>
                <w:lang w:val="en-US"/>
              </w:rPr>
              <w:t xml:space="preserve">This philosophy focuses on maximizing your experiences and spending your money </w:t>
            </w:r>
            <w:r w:rsidRPr="4432D9C2" w:rsidR="254291EF">
              <w:rPr>
                <w:rFonts w:ascii="Arial" w:hAnsi="Arial" w:eastAsia="Arial" w:cs="Arial"/>
                <w:i w:val="1"/>
                <w:iCs w:val="1"/>
                <w:noProof w:val="0"/>
                <w:sz w:val="22"/>
                <w:szCs w:val="22"/>
                <w:lang w:val="en-US"/>
              </w:rPr>
              <w:t>while</w:t>
            </w:r>
            <w:r w:rsidRPr="4432D9C2" w:rsidR="254291EF">
              <w:rPr>
                <w:rFonts w:ascii="Arial" w:hAnsi="Arial" w:eastAsia="Arial" w:cs="Arial"/>
                <w:noProof w:val="0"/>
                <w:sz w:val="22"/>
                <w:szCs w:val="22"/>
                <w:lang w:val="en-US"/>
              </w:rPr>
              <w:t xml:space="preserve"> </w:t>
            </w:r>
            <w:r w:rsidRPr="4432D9C2" w:rsidR="254291EF">
              <w:rPr>
                <w:rFonts w:ascii="Arial" w:hAnsi="Arial" w:eastAsia="Arial" w:cs="Arial"/>
                <w:noProof w:val="0"/>
                <w:sz w:val="22"/>
                <w:szCs w:val="22"/>
                <w:lang w:val="en-US"/>
              </w:rPr>
              <w:t>you’re</w:t>
            </w:r>
            <w:r w:rsidRPr="4432D9C2" w:rsidR="254291EF">
              <w:rPr>
                <w:rFonts w:ascii="Arial" w:hAnsi="Arial" w:eastAsia="Arial" w:cs="Arial"/>
                <w:noProof w:val="0"/>
                <w:sz w:val="22"/>
                <w:szCs w:val="22"/>
                <w:lang w:val="en-US"/>
              </w:rPr>
              <w:t xml:space="preserve"> alive. The idea: time is limited, so use your resources meaningfully.</w:t>
            </w:r>
          </w:p>
          <w:p w:rsidR="254291EF" w:rsidP="4432D9C2" w:rsidRDefault="254291EF" w14:paraId="09B10DA3" w14:textId="3DED1D43">
            <w:pPr>
              <w:spacing w:before="240" w:beforeAutospacing="off" w:after="240" w:afterAutospacing="off"/>
            </w:pPr>
            <w:r w:rsidRPr="4432D9C2" w:rsidR="254291EF">
              <w:rPr>
                <w:rFonts w:ascii="Arial" w:hAnsi="Arial" w:eastAsia="Arial" w:cs="Arial"/>
                <w:b w:val="1"/>
                <w:bCs w:val="1"/>
                <w:noProof w:val="0"/>
                <w:sz w:val="22"/>
                <w:szCs w:val="22"/>
                <w:lang w:val="en"/>
              </w:rPr>
              <w:t>Paragraph 2 – /147</w:t>
            </w:r>
            <w:r>
              <w:br/>
            </w:r>
            <w:r w:rsidRPr="4432D9C2" w:rsidR="254291EF">
              <w:rPr>
                <w:rFonts w:ascii="Arial" w:hAnsi="Arial" w:eastAsia="Arial" w:cs="Arial"/>
                <w:noProof w:val="0"/>
                <w:sz w:val="22"/>
                <w:szCs w:val="22"/>
                <w:lang w:val="en"/>
              </w:rPr>
              <w:t xml:space="preserve"> Instead of saving endlessly for “someday,” Die with Zero encourages you to live fully today, investing in the things that bring joy, purpose, and connection.</w:t>
            </w:r>
          </w:p>
          <w:p w:rsidR="254291EF" w:rsidP="4432D9C2" w:rsidRDefault="254291EF" w14:paraId="3852B374" w14:textId="45F5E3C1">
            <w:pPr>
              <w:spacing w:before="240" w:beforeAutospacing="off" w:after="240" w:afterAutospacing="off"/>
            </w:pPr>
            <w:r w:rsidRPr="4432D9C2" w:rsidR="254291EF">
              <w:rPr>
                <w:rFonts w:ascii="Arial" w:hAnsi="Arial" w:eastAsia="Arial" w:cs="Arial"/>
                <w:b w:val="1"/>
                <w:bCs w:val="1"/>
                <w:noProof w:val="0"/>
                <w:sz w:val="22"/>
                <w:szCs w:val="22"/>
                <w:lang w:val="en-US"/>
              </w:rPr>
              <w:t>T</w:t>
            </w:r>
            <w:commentRangeStart w:id="557313850"/>
            <w:r w:rsidRPr="4432D9C2" w:rsidR="254291EF">
              <w:rPr>
                <w:rFonts w:ascii="Arial" w:hAnsi="Arial" w:eastAsia="Arial" w:cs="Arial"/>
                <w:b w:val="1"/>
                <w:bCs w:val="1"/>
                <w:noProof w:val="0"/>
                <w:sz w:val="22"/>
                <w:szCs w:val="22"/>
                <w:lang w:val="en-US"/>
              </w:rPr>
              <w:t>ip – /190</w:t>
            </w:r>
            <w:r>
              <w:br/>
            </w:r>
            <w:commentRangeEnd w:id="557313850"/>
            <w:r>
              <w:rPr>
                <w:rStyle w:val="CommentReference"/>
              </w:rPr>
              <w:commentReference w:id="557313850"/>
            </w:r>
            <w:r w:rsidRPr="4432D9C2" w:rsidR="254291EF">
              <w:rPr>
                <w:rFonts w:ascii="Arial" w:hAnsi="Arial" w:eastAsia="Arial" w:cs="Arial"/>
                <w:noProof w:val="0"/>
                <w:sz w:val="22"/>
                <w:szCs w:val="22"/>
                <w:lang w:val="en-US"/>
              </w:rPr>
              <w:t xml:space="preserve">This mindset works well for those without dependents. </w:t>
            </w:r>
            <w:r w:rsidRPr="4432D9C2" w:rsidR="254291EF">
              <w:rPr>
                <w:rFonts w:ascii="Arial" w:hAnsi="Arial" w:eastAsia="Arial" w:cs="Arial"/>
                <w:noProof w:val="0"/>
                <w:sz w:val="22"/>
                <w:szCs w:val="22"/>
                <w:lang w:val="en-US"/>
              </w:rPr>
              <w:t>There’s</w:t>
            </w:r>
            <w:r w:rsidRPr="4432D9C2" w:rsidR="254291EF">
              <w:rPr>
                <w:rFonts w:ascii="Arial" w:hAnsi="Arial" w:eastAsia="Arial" w:cs="Arial"/>
                <w:noProof w:val="0"/>
                <w:sz w:val="22"/>
                <w:szCs w:val="22"/>
                <w:lang w:val="en-US"/>
              </w:rPr>
              <w:t xml:space="preserve"> no pressure to leave a financial </w:t>
            </w:r>
            <w:r w:rsidRPr="4432D9C2" w:rsidR="254291EF">
              <w:rPr>
                <w:rFonts w:ascii="Arial" w:hAnsi="Arial" w:eastAsia="Arial" w:cs="Arial"/>
                <w:noProof w:val="0"/>
                <w:sz w:val="22"/>
                <w:szCs w:val="22"/>
                <w:lang w:val="en-US"/>
              </w:rPr>
              <w:t>legacy</w:t>
            </w:r>
            <w:r w:rsidRPr="4432D9C2" w:rsidR="7F2B4BEF">
              <w:rPr>
                <w:rFonts w:ascii="Arial" w:hAnsi="Arial" w:eastAsia="Arial" w:cs="Arial"/>
                <w:noProof w:val="0"/>
                <w:sz w:val="22"/>
                <w:szCs w:val="22"/>
                <w:lang w:val="en-US"/>
              </w:rPr>
              <w:t xml:space="preserve"> because </w:t>
            </w:r>
            <w:r w:rsidRPr="4432D9C2" w:rsidR="254291EF">
              <w:rPr>
                <w:rFonts w:ascii="Arial" w:hAnsi="Arial" w:eastAsia="Arial" w:cs="Arial"/>
                <w:noProof w:val="0"/>
                <w:sz w:val="22"/>
                <w:szCs w:val="22"/>
                <w:lang w:val="en-US"/>
              </w:rPr>
              <w:t>your wealth becomes a tool for now, not just later.</w:t>
            </w:r>
          </w:p>
          <w:p w:rsidR="6B469380" w:rsidP="4432D9C2" w:rsidRDefault="6B469380" w14:paraId="6BBFD0BE" w14:textId="23B168D4">
            <w:pPr>
              <w:spacing w:before="240" w:beforeAutospacing="off" w:after="240" w:afterAutospacing="off"/>
            </w:pPr>
            <w:r w:rsidRPr="4432D9C2" w:rsidR="6B469380">
              <w:rPr>
                <w:rFonts w:ascii="Arial" w:hAnsi="Arial" w:eastAsia="Arial" w:cs="Arial"/>
                <w:b w:val="1"/>
                <w:bCs w:val="1"/>
                <w:noProof w:val="0"/>
                <w:sz w:val="22"/>
                <w:szCs w:val="22"/>
                <w:lang w:val="en-US"/>
              </w:rPr>
              <w:t>Tip: Preparing for Die with Zero?</w:t>
            </w:r>
          </w:p>
          <w:p w:rsidR="6B469380" w:rsidP="4432D9C2" w:rsidRDefault="6B469380" w14:paraId="47466B04" w14:textId="2E1D298E">
            <w:pPr>
              <w:spacing w:before="240" w:beforeAutospacing="off" w:after="240" w:afterAutospacing="off"/>
            </w:pPr>
            <w:r w:rsidRPr="4432D9C2" w:rsidR="6B469380">
              <w:rPr>
                <w:rFonts w:ascii="Arial" w:hAnsi="Arial" w:eastAsia="Arial" w:cs="Arial"/>
                <w:noProof w:val="0"/>
                <w:sz w:val="22"/>
                <w:szCs w:val="22"/>
                <w:lang w:val="en-US"/>
              </w:rPr>
              <w:t>Plan your spending around experiences that bring joy and purpose. Start by evaluating what truly matters to you, and allocate funds for meaningful moments now, not just for the future.</w:t>
            </w:r>
          </w:p>
          <w:p w:rsidR="4432D9C2" w:rsidP="4432D9C2" w:rsidRDefault="4432D9C2" w14:paraId="64254BBA" w14:textId="1AECB5D0">
            <w:pPr>
              <w:rPr>
                <w:b w:val="1"/>
                <w:bCs w:val="1"/>
              </w:rPr>
            </w:pPr>
          </w:p>
          <w:p w:rsidR="44E6252E" w:rsidP="44E6252E" w:rsidRDefault="44E6252E" w14:paraId="53E2503B" w14:textId="7160FDFE">
            <w:pPr>
              <w:rPr>
                <w:b/>
                <w:bCs/>
              </w:rPr>
            </w:pPr>
          </w:p>
          <w:p w:rsidR="00FD104A" w:rsidRDefault="00FD104A" w14:paraId="5220BBB2" w14:textId="77777777">
            <w:pPr>
              <w:widowControl w:val="0"/>
              <w:spacing w:line="240" w:lineRule="auto"/>
              <w:rPr>
                <w:b/>
              </w:rPr>
            </w:pPr>
          </w:p>
          <w:p w:rsidR="00FD104A" w:rsidRDefault="00FD104A" w14:paraId="13CB595B" w14:textId="77777777">
            <w:pPr>
              <w:spacing w:line="240" w:lineRule="auto"/>
            </w:pPr>
          </w:p>
        </w:tc>
        <w:tc>
          <w:tcPr>
            <w:tcW w:w="3315" w:type="dxa"/>
            <w:shd w:val="clear" w:color="auto" w:fill="auto"/>
            <w:tcMar>
              <w:top w:w="100" w:type="dxa"/>
              <w:left w:w="100" w:type="dxa"/>
              <w:bottom w:w="100" w:type="dxa"/>
              <w:right w:w="100" w:type="dxa"/>
            </w:tcMar>
          </w:tcPr>
          <w:p w:rsidR="00FD104A" w:rsidRDefault="00FD104A" w14:paraId="6D9C8D39" w14:textId="77777777">
            <w:pPr>
              <w:rPr>
                <w:b/>
                <w:i/>
              </w:rPr>
            </w:pPr>
          </w:p>
          <w:p w:rsidR="00FD104A" w:rsidRDefault="1ABD485B" w14:paraId="675E05EE" w14:textId="61C4A8AF">
            <w:pPr>
              <w:rPr>
                <w:sz w:val="26"/>
                <w:szCs w:val="26"/>
              </w:rPr>
            </w:pPr>
          </w:p>
        </w:tc>
      </w:tr>
      <w:tr w:rsidR="00FD104A" w:rsidTr="4432D9C2" w14:paraId="2378CA61" w14:textId="77777777">
        <w:trPr>
          <w:trHeight w:val="420"/>
        </w:trPr>
        <w:tc>
          <w:tcPr>
            <w:tcW w:w="11610" w:type="dxa"/>
            <w:gridSpan w:val="3"/>
            <w:shd w:val="clear" w:color="auto" w:fill="CFE2F3"/>
            <w:tcMar>
              <w:top w:w="100" w:type="dxa"/>
              <w:left w:w="100" w:type="dxa"/>
              <w:bottom w:w="100" w:type="dxa"/>
              <w:right w:w="100" w:type="dxa"/>
            </w:tcMar>
          </w:tcPr>
          <w:p w:rsidR="00FD104A" w:rsidP="0668F311" w:rsidRDefault="00557853" w14:paraId="2699C7C8" w14:textId="6C7A9722">
            <w:pPr>
              <w:jc w:val="center"/>
              <w:rPr>
                <w:b/>
                <w:bCs/>
              </w:rPr>
            </w:pPr>
            <w:r w:rsidRPr="0668F311">
              <w:rPr>
                <w:b/>
                <w:bCs/>
              </w:rPr>
              <w:t xml:space="preserve">Screen </w:t>
            </w:r>
            <w:r w:rsidRPr="0668F311" w:rsidR="2C5DF7C5">
              <w:rPr>
                <w:b/>
                <w:bCs/>
              </w:rPr>
              <w:t>7</w:t>
            </w:r>
            <w:r w:rsidRPr="0668F311">
              <w:rPr>
                <w:b/>
                <w:bCs/>
              </w:rPr>
              <w:t xml:space="preserve">: </w:t>
            </w:r>
            <w:r w:rsidRPr="0668F311" w:rsidR="6A8DFB10">
              <w:rPr>
                <w:b/>
                <w:bCs/>
              </w:rPr>
              <w:t>Context</w:t>
            </w:r>
            <w:r w:rsidRPr="0668F311">
              <w:rPr>
                <w:b/>
                <w:bCs/>
              </w:rPr>
              <w:t xml:space="preserve"> Template</w:t>
            </w:r>
          </w:p>
        </w:tc>
      </w:tr>
      <w:tr w:rsidR="00FD104A" w:rsidTr="4432D9C2" w14:paraId="60E9C012" w14:textId="77777777">
        <w:trPr>
          <w:trHeight w:val="420"/>
        </w:trPr>
        <w:tc>
          <w:tcPr>
            <w:tcW w:w="2220" w:type="dxa"/>
            <w:shd w:val="clear" w:color="auto" w:fill="EFEFEF"/>
            <w:tcMar>
              <w:top w:w="100" w:type="dxa"/>
              <w:left w:w="100" w:type="dxa"/>
              <w:bottom w:w="100" w:type="dxa"/>
              <w:right w:w="100" w:type="dxa"/>
            </w:tcMar>
          </w:tcPr>
          <w:p w:rsidR="00FD104A" w:rsidRDefault="00557853" w14:paraId="2FF60FA7" w14:textId="77777777">
            <w:pPr>
              <w:rPr>
                <w:b/>
              </w:rPr>
            </w:pPr>
            <w:r>
              <w:rPr>
                <w:b/>
              </w:rPr>
              <w:t>Layout</w:t>
            </w:r>
          </w:p>
        </w:tc>
        <w:tc>
          <w:tcPr>
            <w:tcW w:w="6075" w:type="dxa"/>
            <w:shd w:val="clear" w:color="auto" w:fill="EFEFEF"/>
            <w:tcMar>
              <w:top w:w="100" w:type="dxa"/>
              <w:left w:w="100" w:type="dxa"/>
              <w:bottom w:w="100" w:type="dxa"/>
              <w:right w:w="100" w:type="dxa"/>
            </w:tcMar>
          </w:tcPr>
          <w:p w:rsidR="00FD104A" w:rsidP="4432D9C2" w:rsidRDefault="00557853" w14:paraId="5F320F92" w14:textId="03C5C15A">
            <w:pPr>
              <w:pStyle w:val="Normal"/>
              <w:suppressLineNumbers w:val="0"/>
              <w:bidi w:val="0"/>
              <w:spacing w:before="0" w:beforeAutospacing="off" w:after="0" w:afterAutospacing="off" w:line="276" w:lineRule="auto"/>
              <w:ind w:left="0" w:right="0"/>
              <w:jc w:val="left"/>
              <w:rPr>
                <w:b w:val="1"/>
                <w:bCs w:val="1"/>
              </w:rPr>
            </w:pPr>
          </w:p>
        </w:tc>
        <w:tc>
          <w:tcPr>
            <w:tcW w:w="3315" w:type="dxa"/>
            <w:shd w:val="clear" w:color="auto" w:fill="EFEFEF"/>
            <w:tcMar>
              <w:top w:w="100" w:type="dxa"/>
              <w:left w:w="100" w:type="dxa"/>
              <w:bottom w:w="100" w:type="dxa"/>
              <w:right w:w="100" w:type="dxa"/>
            </w:tcMar>
          </w:tcPr>
          <w:p w:rsidR="00FD104A" w:rsidRDefault="00FD104A" w14:paraId="2FC17F8B" w14:textId="77777777">
            <w:pPr>
              <w:rPr>
                <w:b/>
              </w:rPr>
            </w:pPr>
          </w:p>
        </w:tc>
      </w:tr>
      <w:tr w:rsidR="00FD104A" w:rsidTr="4432D9C2" w14:paraId="5378CFB6" w14:textId="77777777">
        <w:trPr>
          <w:trHeight w:val="420"/>
        </w:trPr>
        <w:tc>
          <w:tcPr>
            <w:tcW w:w="2220" w:type="dxa"/>
            <w:shd w:val="clear" w:color="auto" w:fill="auto"/>
            <w:tcMar>
              <w:top w:w="100" w:type="dxa"/>
              <w:left w:w="100" w:type="dxa"/>
              <w:bottom w:w="100" w:type="dxa"/>
              <w:right w:w="100" w:type="dxa"/>
            </w:tcMar>
          </w:tcPr>
          <w:p w:rsidR="00FD104A" w:rsidP="7184EFB3" w:rsidRDefault="00557853" w14:paraId="16B6829B" w14:textId="77777777">
            <w:pPr>
              <w:rPr>
                <w:b/>
                <w:bCs/>
                <w:lang w:val="en-US"/>
              </w:rPr>
            </w:pPr>
            <w:r w:rsidRPr="7184EFB3">
              <w:rPr>
                <w:b/>
                <w:bCs/>
                <w:lang w:val="en-US"/>
              </w:rPr>
              <w:t xml:space="preserve">[Title –  45] </w:t>
            </w:r>
          </w:p>
          <w:p w:rsidR="00FD104A" w:rsidRDefault="00FD104A" w14:paraId="0A4F7224" w14:textId="77777777">
            <w:pPr>
              <w:rPr>
                <w:b/>
                <w:i/>
              </w:rPr>
            </w:pPr>
          </w:p>
          <w:p w:rsidR="00FD104A" w:rsidRDefault="00557853" w14:paraId="16855AA4" w14:textId="77777777">
            <w:pPr>
              <w:rPr>
                <w:b/>
              </w:rPr>
            </w:pPr>
            <w:r>
              <w:rPr>
                <w:b/>
              </w:rPr>
              <w:t>[Paragraph 1 – 160]</w:t>
            </w:r>
          </w:p>
          <w:p w:rsidR="00FD104A" w:rsidRDefault="00FD104A" w14:paraId="5AE48A43" w14:textId="77777777"/>
          <w:p w:rsidR="00FD104A" w:rsidRDefault="00FD104A" w14:paraId="50F40DEB" w14:textId="77777777">
            <w:pPr>
              <w:rPr>
                <w:b/>
              </w:rPr>
            </w:pPr>
          </w:p>
          <w:p w:rsidR="00FD104A" w:rsidRDefault="00FD104A" w14:paraId="77A52294" w14:textId="77777777">
            <w:pPr>
              <w:rPr>
                <w:b/>
              </w:rPr>
            </w:pPr>
          </w:p>
        </w:tc>
        <w:tc>
          <w:tcPr>
            <w:tcW w:w="6075" w:type="dxa"/>
            <w:shd w:val="clear" w:color="auto" w:fill="auto"/>
            <w:tcMar>
              <w:top w:w="100" w:type="dxa"/>
              <w:left w:w="100" w:type="dxa"/>
              <w:bottom w:w="100" w:type="dxa"/>
              <w:right w:w="100" w:type="dxa"/>
            </w:tcMar>
          </w:tcPr>
          <w:p w:rsidR="00FD104A" w:rsidP="7184EFB3" w:rsidRDefault="00557853" w14:paraId="3DE74F05" w14:textId="77777777">
            <w:pPr>
              <w:rPr>
                <w:b/>
                <w:bCs/>
                <w:lang w:val="en-US"/>
              </w:rPr>
            </w:pPr>
            <w:r w:rsidRPr="4432D9C2" w:rsidR="00557853">
              <w:rPr>
                <w:b w:val="1"/>
                <w:bCs w:val="1"/>
                <w:lang w:val="en-US"/>
              </w:rPr>
              <w:t xml:space="preserve">[Title –  45] </w:t>
            </w:r>
          </w:p>
          <w:p w:rsidR="78FB5B40" w:rsidRDefault="78FB5B40" w14:paraId="0CC84BBB" w14:textId="51F814CD">
            <w:r w:rsidRPr="4432D9C2" w:rsidR="78FB5B40">
              <w:rPr>
                <w:rFonts w:ascii="Arial" w:hAnsi="Arial" w:eastAsia="Arial" w:cs="Arial"/>
                <w:noProof w:val="0"/>
                <w:sz w:val="22"/>
                <w:szCs w:val="22"/>
                <w:lang w:val="en-US"/>
              </w:rPr>
              <w:t>Blend what works</w:t>
            </w:r>
          </w:p>
          <w:p w:rsidR="00FD104A" w:rsidP="4432D9C2" w:rsidRDefault="00FD104A" w14:paraId="007DCDA8" w14:textId="509E0F8A">
            <w:pPr>
              <w:pStyle w:val="Normal"/>
              <w:rPr>
                <w:lang w:val="en-US"/>
              </w:rPr>
            </w:pPr>
          </w:p>
          <w:p w:rsidR="00FD104A" w:rsidP="4432D9C2" w:rsidRDefault="7DC2F1C1" w14:paraId="194B957F" w14:textId="410871E2">
            <w:pPr>
              <w:spacing w:before="240" w:beforeAutospacing="off" w:after="240" w:afterAutospacing="off" w:line="240" w:lineRule="auto"/>
            </w:pPr>
            <w:r w:rsidRPr="4432D9C2" w:rsidR="78FB5B40">
              <w:rPr>
                <w:rFonts w:ascii="Arial" w:hAnsi="Arial" w:eastAsia="Arial" w:cs="Arial"/>
                <w:b w:val="1"/>
                <w:bCs w:val="1"/>
                <w:noProof w:val="0"/>
                <w:sz w:val="22"/>
                <w:szCs w:val="22"/>
                <w:lang w:val="en-US"/>
              </w:rPr>
              <w:t>Paragraph 1 – /160</w:t>
            </w:r>
            <w:r>
              <w:br/>
            </w:r>
            <w:r w:rsidRPr="4432D9C2" w:rsidR="78FB5B40">
              <w:rPr>
                <w:rFonts w:ascii="Arial" w:hAnsi="Arial" w:eastAsia="Arial" w:cs="Arial"/>
                <w:noProof w:val="0"/>
                <w:sz w:val="22"/>
                <w:szCs w:val="22"/>
                <w:lang w:val="en-US"/>
              </w:rPr>
              <w:t xml:space="preserve"> You don’t have to stick to just one approach. You might save with FIRE, plan adventures with Die with Zero, and keep FILE in mind for flexibility.</w:t>
            </w:r>
          </w:p>
          <w:p w:rsidR="00FD104A" w:rsidP="4432D9C2" w:rsidRDefault="7DC2F1C1" w14:paraId="6740E15C" w14:textId="0DFFD6A7">
            <w:pPr>
              <w:spacing w:before="240" w:beforeAutospacing="off" w:after="240" w:afterAutospacing="off" w:line="240" w:lineRule="auto"/>
            </w:pPr>
            <w:r w:rsidRPr="4432D9C2" w:rsidR="78FB5B40">
              <w:rPr>
                <w:rFonts w:ascii="Arial" w:hAnsi="Arial" w:eastAsia="Arial" w:cs="Arial"/>
                <w:b w:val="1"/>
                <w:bCs w:val="1"/>
                <w:noProof w:val="0"/>
                <w:sz w:val="22"/>
                <w:szCs w:val="22"/>
                <w:lang w:val="en-US"/>
              </w:rPr>
              <w:t>Paragraph 2 – /160</w:t>
            </w:r>
            <w:r>
              <w:br/>
            </w:r>
            <w:r w:rsidRPr="4432D9C2" w:rsidR="78FB5B40">
              <w:rPr>
                <w:rFonts w:ascii="Arial" w:hAnsi="Arial" w:eastAsia="Arial" w:cs="Arial"/>
                <w:noProof w:val="0"/>
                <w:sz w:val="22"/>
                <w:szCs w:val="22"/>
                <w:lang w:val="en-US"/>
              </w:rPr>
              <w:t xml:space="preserve"> As life changes, so can your strategy. These mindsets aren’t rules—they’re tools to help you spend, save, and plan in a way that aligns with your evolving goals.</w:t>
            </w:r>
          </w:p>
          <w:p w:rsidR="00FD104A" w:rsidP="4432D9C2" w:rsidRDefault="7DC2F1C1" w14:paraId="1A81F0B1" w14:textId="3E27D9AB">
            <w:pPr>
              <w:spacing w:line="240" w:lineRule="auto"/>
              <w:rPr>
                <w:lang w:val="en-US"/>
              </w:rPr>
            </w:pPr>
          </w:p>
        </w:tc>
        <w:tc>
          <w:tcPr>
            <w:tcW w:w="3315" w:type="dxa"/>
            <w:shd w:val="clear" w:color="auto" w:fill="auto"/>
            <w:tcMar>
              <w:top w:w="100" w:type="dxa"/>
              <w:left w:w="100" w:type="dxa"/>
              <w:bottom w:w="100" w:type="dxa"/>
              <w:right w:w="100" w:type="dxa"/>
            </w:tcMar>
          </w:tcPr>
          <w:p w:rsidR="00FD104A" w:rsidRDefault="00FD104A" w14:paraId="717AAFBA" w14:textId="77777777">
            <w:pPr>
              <w:rPr>
                <w:b/>
                <w:i/>
              </w:rPr>
            </w:pPr>
          </w:p>
          <w:p w:rsidR="00FD104A" w:rsidP="4432D9C2" w:rsidRDefault="4925F573" w14:paraId="56EE48EE" w14:textId="54DFE14B">
            <w:pPr>
              <w:rPr>
                <w:sz w:val="26"/>
                <w:szCs w:val="26"/>
                <w:lang w:val="en-US"/>
              </w:rPr>
            </w:pPr>
          </w:p>
        </w:tc>
      </w:tr>
      <w:tr w:rsidR="2664B587" w:rsidTr="4432D9C2" w14:paraId="58A34299" w14:textId="77777777">
        <w:trPr>
          <w:trHeight w:val="300"/>
        </w:trPr>
        <w:tc>
          <w:tcPr>
            <w:tcW w:w="2220" w:type="dxa"/>
            <w:shd w:val="clear" w:color="auto" w:fill="CFE2F3"/>
            <w:tcMar>
              <w:top w:w="100" w:type="dxa"/>
              <w:left w:w="100" w:type="dxa"/>
              <w:bottom w:w="100" w:type="dxa"/>
              <w:right w:w="100" w:type="dxa"/>
            </w:tcMar>
          </w:tcPr>
          <w:p w:rsidR="2664B587" w:rsidP="2664B587" w:rsidRDefault="2664B587" w14:paraId="653438C7" w14:textId="594F01C9">
            <w:pPr>
              <w:rPr>
                <w:b/>
                <w:bCs/>
                <w:lang w:val="en-US"/>
              </w:rPr>
            </w:pPr>
          </w:p>
        </w:tc>
        <w:tc>
          <w:tcPr>
            <w:tcW w:w="6075" w:type="dxa"/>
            <w:shd w:val="clear" w:color="auto" w:fill="CFE2F3"/>
            <w:tcMar>
              <w:top w:w="100" w:type="dxa"/>
              <w:left w:w="100" w:type="dxa"/>
              <w:bottom w:w="100" w:type="dxa"/>
              <w:right w:w="100" w:type="dxa"/>
            </w:tcMar>
          </w:tcPr>
          <w:p w:rsidR="2E9EC1E1" w:rsidP="2664B587" w:rsidRDefault="2E9EC1E1" w14:paraId="6BB05CA9" w14:textId="762D50B8">
            <w:pPr>
              <w:jc w:val="center"/>
              <w:rPr>
                <w:b w:val="1"/>
                <w:bCs w:val="1"/>
              </w:rPr>
            </w:pPr>
            <w:r w:rsidRPr="4432D9C2" w:rsidR="2E9EC1E1">
              <w:rPr>
                <w:b w:val="1"/>
                <w:bCs w:val="1"/>
              </w:rPr>
              <w:t xml:space="preserve">Screen </w:t>
            </w:r>
            <w:r w:rsidRPr="4432D9C2" w:rsidR="7B78C080">
              <w:rPr>
                <w:b w:val="1"/>
                <w:bCs w:val="1"/>
              </w:rPr>
              <w:t>8</w:t>
            </w:r>
            <w:r w:rsidRPr="4432D9C2" w:rsidR="2E9EC1E1">
              <w:rPr>
                <w:b w:val="1"/>
                <w:bCs w:val="1"/>
              </w:rPr>
              <w:t xml:space="preserve">: </w:t>
            </w:r>
            <w:r w:rsidRPr="4432D9C2" w:rsidR="47E2EB93">
              <w:rPr>
                <w:b w:val="1"/>
                <w:bCs w:val="1"/>
              </w:rPr>
              <w:t>Bulle</w:t>
            </w:r>
            <w:r w:rsidRPr="4432D9C2" w:rsidR="2E9EC1E1">
              <w:rPr>
                <w:b w:val="1"/>
                <w:bCs w:val="1"/>
              </w:rPr>
              <w:t>t</w:t>
            </w:r>
          </w:p>
          <w:p w:rsidR="2664B587" w:rsidP="2664B587" w:rsidRDefault="2664B587" w14:paraId="3FE4E2F2" w14:textId="2D4258C8">
            <w:pPr>
              <w:rPr>
                <w:b/>
                <w:bCs/>
                <w:lang w:val="en-US"/>
              </w:rPr>
            </w:pPr>
          </w:p>
        </w:tc>
        <w:tc>
          <w:tcPr>
            <w:tcW w:w="3315" w:type="dxa"/>
            <w:shd w:val="clear" w:color="auto" w:fill="CFE2F3"/>
            <w:tcMar>
              <w:top w:w="100" w:type="dxa"/>
              <w:left w:w="100" w:type="dxa"/>
              <w:bottom w:w="100" w:type="dxa"/>
              <w:right w:w="100" w:type="dxa"/>
            </w:tcMar>
          </w:tcPr>
          <w:p w:rsidR="2664B587" w:rsidP="2664B587" w:rsidRDefault="2664B587" w14:paraId="1F8306FF" w14:textId="621EC21B">
            <w:pPr>
              <w:rPr>
                <w:b/>
                <w:bCs/>
                <w:i/>
                <w:iCs/>
              </w:rPr>
            </w:pPr>
          </w:p>
        </w:tc>
      </w:tr>
      <w:tr w:rsidR="2664B587" w:rsidTr="4432D9C2" w14:paraId="1980A33E" w14:textId="77777777">
        <w:trPr>
          <w:trHeight w:val="300"/>
        </w:trPr>
        <w:tc>
          <w:tcPr>
            <w:tcW w:w="2220" w:type="dxa"/>
            <w:tcMar>
              <w:top w:w="100" w:type="dxa"/>
              <w:left w:w="100" w:type="dxa"/>
              <w:bottom w:w="100" w:type="dxa"/>
              <w:right w:w="100" w:type="dxa"/>
            </w:tcMar>
          </w:tcPr>
          <w:p w:rsidR="2664B587" w:rsidP="2664B587" w:rsidRDefault="2664B587" w14:paraId="62BF3E0D" w14:textId="34CF8EA0">
            <w:pPr>
              <w:rPr>
                <w:b/>
                <w:bCs/>
                <w:lang w:val="en-US"/>
              </w:rPr>
            </w:pPr>
          </w:p>
        </w:tc>
        <w:tc>
          <w:tcPr>
            <w:tcW w:w="6075" w:type="dxa"/>
            <w:tcMar>
              <w:top w:w="100" w:type="dxa"/>
              <w:left w:w="100" w:type="dxa"/>
              <w:bottom w:w="100" w:type="dxa"/>
              <w:right w:w="100" w:type="dxa"/>
            </w:tcMar>
          </w:tcPr>
          <w:p w:rsidR="20FDD6A5" w:rsidP="4432D9C2" w:rsidRDefault="20FDD6A5" w14:paraId="3FF3CC63" w14:textId="621B9AC7">
            <w:pPr>
              <w:spacing w:before="240" w:beforeAutospacing="off" w:after="240" w:afterAutospacing="off"/>
            </w:pPr>
            <w:r w:rsidRPr="4432D9C2" w:rsidR="18593D9B">
              <w:rPr>
                <w:rFonts w:ascii="Arial" w:hAnsi="Arial" w:eastAsia="Arial" w:cs="Arial"/>
                <w:b w:val="1"/>
                <w:bCs w:val="1"/>
                <w:noProof w:val="0"/>
                <w:sz w:val="22"/>
                <w:szCs w:val="22"/>
                <w:lang w:val="en-US"/>
              </w:rPr>
              <w:t>Title – /45</w:t>
            </w:r>
            <w:r>
              <w:br/>
            </w:r>
            <w:r w:rsidRPr="4432D9C2" w:rsidR="18593D9B">
              <w:rPr>
                <w:rFonts w:ascii="Arial" w:hAnsi="Arial" w:eastAsia="Arial" w:cs="Arial"/>
                <w:noProof w:val="0"/>
                <w:sz w:val="22"/>
                <w:szCs w:val="22"/>
                <w:lang w:val="en-US"/>
              </w:rPr>
              <w:t xml:space="preserve"> Now </w:t>
            </w:r>
            <w:r w:rsidRPr="4432D9C2" w:rsidR="18593D9B">
              <w:rPr>
                <w:rFonts w:ascii="Arial" w:hAnsi="Arial" w:eastAsia="Arial" w:cs="Arial"/>
                <w:noProof w:val="0"/>
                <w:sz w:val="22"/>
                <w:szCs w:val="22"/>
                <w:lang w:val="en-US"/>
              </w:rPr>
              <w:t>it’s</w:t>
            </w:r>
            <w:r w:rsidRPr="4432D9C2" w:rsidR="18593D9B">
              <w:rPr>
                <w:rFonts w:ascii="Arial" w:hAnsi="Arial" w:eastAsia="Arial" w:cs="Arial"/>
                <w:noProof w:val="0"/>
                <w:sz w:val="22"/>
                <w:szCs w:val="22"/>
                <w:lang w:val="en-US"/>
              </w:rPr>
              <w:t xml:space="preserve"> your turn</w:t>
            </w:r>
          </w:p>
          <w:p w:rsidR="20FDD6A5" w:rsidP="4432D9C2" w:rsidRDefault="20FDD6A5" w14:paraId="1F83447D" w14:textId="407C7F70">
            <w:pPr>
              <w:spacing w:before="240" w:beforeAutospacing="off" w:after="240" w:afterAutospacing="off"/>
              <w:rPr>
                <w:rFonts w:ascii="Arial" w:hAnsi="Arial" w:eastAsia="Arial" w:cs="Arial"/>
                <w:noProof w:val="0"/>
                <w:sz w:val="22"/>
                <w:szCs w:val="22"/>
                <w:lang w:val="en-US"/>
              </w:rPr>
            </w:pPr>
            <w:r w:rsidRPr="4432D9C2" w:rsidR="18593D9B">
              <w:rPr>
                <w:rFonts w:ascii="Arial" w:hAnsi="Arial" w:eastAsia="Arial" w:cs="Arial"/>
                <w:b w:val="1"/>
                <w:bCs w:val="1"/>
                <w:noProof w:val="0"/>
                <w:sz w:val="22"/>
                <w:szCs w:val="22"/>
                <w:lang w:val="en-US"/>
              </w:rPr>
              <w:t>Paragraph – /145</w:t>
            </w:r>
            <w:r>
              <w:br/>
            </w:r>
            <w:r w:rsidRPr="4432D9C2" w:rsidR="18593D9B">
              <w:rPr>
                <w:rFonts w:ascii="Arial" w:hAnsi="Arial" w:eastAsia="Arial" w:cs="Arial"/>
                <w:noProof w:val="0"/>
                <w:sz w:val="22"/>
                <w:szCs w:val="22"/>
                <w:lang w:val="en-US"/>
              </w:rPr>
              <w:t>Let these frameworks guide your next steps. A few simple actions can help you move closer to the life you want</w:t>
            </w:r>
            <w:r w:rsidRPr="4432D9C2" w:rsidR="464AD576">
              <w:rPr>
                <w:rFonts w:ascii="Arial" w:hAnsi="Arial" w:eastAsia="Arial" w:cs="Arial"/>
                <w:noProof w:val="0"/>
                <w:sz w:val="22"/>
                <w:szCs w:val="22"/>
                <w:lang w:val="en-US"/>
              </w:rPr>
              <w:t xml:space="preserve">, </w:t>
            </w:r>
            <w:r w:rsidRPr="4432D9C2" w:rsidR="18593D9B">
              <w:rPr>
                <w:rFonts w:ascii="Arial" w:hAnsi="Arial" w:eastAsia="Arial" w:cs="Arial"/>
                <w:noProof w:val="0"/>
                <w:sz w:val="22"/>
                <w:szCs w:val="22"/>
                <w:lang w:val="en-US"/>
              </w:rPr>
              <w:t xml:space="preserve">on </w:t>
            </w:r>
            <w:r w:rsidRPr="4432D9C2" w:rsidR="18593D9B">
              <w:rPr>
                <w:rFonts w:ascii="Arial" w:hAnsi="Arial" w:eastAsia="Arial" w:cs="Arial"/>
                <w:noProof w:val="0"/>
                <w:sz w:val="22"/>
                <w:szCs w:val="22"/>
                <w:lang w:val="en-US"/>
              </w:rPr>
              <w:t>yo</w:t>
            </w:r>
            <w:r w:rsidRPr="4432D9C2" w:rsidR="18593D9B">
              <w:rPr>
                <w:rFonts w:ascii="Arial" w:hAnsi="Arial" w:eastAsia="Arial" w:cs="Arial"/>
                <w:noProof w:val="0"/>
                <w:sz w:val="22"/>
                <w:szCs w:val="22"/>
                <w:lang w:val="en-US"/>
              </w:rPr>
              <w:t>ur terms.</w:t>
            </w:r>
          </w:p>
          <w:p w:rsidR="20FDD6A5" w:rsidP="4432D9C2" w:rsidRDefault="20FDD6A5" w14:paraId="558F7F80" w14:textId="2B57F14C">
            <w:pPr>
              <w:spacing w:before="240" w:beforeAutospacing="off" w:after="240" w:afterAutospacing="off"/>
              <w:rPr>
                <w:rFonts w:ascii="Arial" w:hAnsi="Arial" w:eastAsia="Arial" w:cs="Arial"/>
                <w:noProof w:val="0"/>
                <w:sz w:val="22"/>
                <w:szCs w:val="22"/>
                <w:lang w:val="en-US"/>
              </w:rPr>
            </w:pPr>
            <w:commentRangeStart w:id="1704232372"/>
            <w:commentRangeStart w:id="905625923"/>
            <w:r w:rsidRPr="4432D9C2" w:rsidR="18593D9B">
              <w:rPr>
                <w:rFonts w:ascii="Arial" w:hAnsi="Arial" w:eastAsia="Arial" w:cs="Arial"/>
                <w:b w:val="1"/>
                <w:bCs w:val="1"/>
                <w:noProof w:val="0"/>
                <w:sz w:val="22"/>
                <w:szCs w:val="22"/>
                <w:lang w:val="en-US"/>
              </w:rPr>
              <w:t>Bullet description – /80</w:t>
            </w:r>
            <w:commentRangeEnd w:id="1704232372"/>
            <w:r>
              <w:rPr>
                <w:rStyle w:val="CommentReference"/>
              </w:rPr>
              <w:commentReference w:id="1704232372"/>
            </w:r>
            <w:commentRangeEnd w:id="905625923"/>
            <w:r>
              <w:rPr>
                <w:rStyle w:val="CommentReference"/>
              </w:rPr>
              <w:commentReference w:id="905625923"/>
            </w:r>
            <w:r>
              <w:br/>
            </w:r>
            <w:r w:rsidRPr="4432D9C2" w:rsidR="18593D9B">
              <w:rPr>
                <w:rFonts w:ascii="Arial" w:hAnsi="Arial" w:eastAsia="Arial" w:cs="Arial"/>
                <w:noProof w:val="0"/>
                <w:sz w:val="22"/>
                <w:szCs w:val="22"/>
                <w:lang w:val="en-US"/>
              </w:rPr>
              <w:t xml:space="preserve"> • </w:t>
            </w:r>
            <w:r w:rsidRPr="4432D9C2" w:rsidR="18593D9B">
              <w:rPr>
                <w:rFonts w:ascii="Arial" w:hAnsi="Arial" w:eastAsia="Arial" w:cs="Arial"/>
                <w:noProof w:val="0"/>
                <w:sz w:val="22"/>
                <w:szCs w:val="22"/>
                <w:lang w:val="en-US"/>
              </w:rPr>
              <w:t>Identify</w:t>
            </w:r>
            <w:r w:rsidRPr="4432D9C2" w:rsidR="18593D9B">
              <w:rPr>
                <w:rFonts w:ascii="Arial" w:hAnsi="Arial" w:eastAsia="Arial" w:cs="Arial"/>
                <w:noProof w:val="0"/>
                <w:sz w:val="22"/>
                <w:szCs w:val="22"/>
                <w:lang w:val="en-US"/>
              </w:rPr>
              <w:t xml:space="preserve"> what matters most</w:t>
            </w:r>
            <w:r>
              <w:br/>
            </w:r>
            <w:r w:rsidRPr="4432D9C2" w:rsidR="18593D9B">
              <w:rPr>
                <w:rFonts w:ascii="Arial" w:hAnsi="Arial" w:eastAsia="Arial" w:cs="Arial"/>
                <w:noProof w:val="0"/>
                <w:sz w:val="22"/>
                <w:szCs w:val="22"/>
                <w:lang w:val="en-US"/>
              </w:rPr>
              <w:t xml:space="preserve"> • Estimate your ideal lifestyle cost</w:t>
            </w:r>
            <w:r>
              <w:br/>
            </w:r>
            <w:r w:rsidRPr="4432D9C2" w:rsidR="18593D9B">
              <w:rPr>
                <w:rFonts w:ascii="Arial" w:hAnsi="Arial" w:eastAsia="Arial" w:cs="Arial"/>
                <w:noProof w:val="0"/>
                <w:sz w:val="22"/>
                <w:szCs w:val="22"/>
                <w:lang w:val="en-US"/>
              </w:rPr>
              <w:t xml:space="preserve"> • Explore FIRE, FILE, and Die with Zero</w:t>
            </w:r>
            <w:r>
              <w:br/>
            </w:r>
            <w:r w:rsidRPr="4432D9C2" w:rsidR="18593D9B">
              <w:rPr>
                <w:rFonts w:ascii="Arial" w:hAnsi="Arial" w:eastAsia="Arial" w:cs="Arial"/>
                <w:noProof w:val="0"/>
                <w:sz w:val="22"/>
                <w:szCs w:val="22"/>
                <w:lang w:val="en-US"/>
              </w:rPr>
              <w:t xml:space="preserve"> • Use tools to stay on track</w:t>
            </w:r>
            <w:r>
              <w:br/>
            </w:r>
            <w:r w:rsidRPr="4432D9C2" w:rsidR="18593D9B">
              <w:rPr>
                <w:rFonts w:ascii="Arial" w:hAnsi="Arial" w:eastAsia="Arial" w:cs="Arial"/>
                <w:noProof w:val="0"/>
                <w:sz w:val="22"/>
                <w:szCs w:val="22"/>
                <w:lang w:val="en-US"/>
              </w:rPr>
              <w:t xml:space="preserve"> • Check in on your goals yearly</w:t>
            </w:r>
            <w:r>
              <w:br/>
            </w:r>
            <w:r w:rsidRPr="4432D9C2" w:rsidR="18593D9B">
              <w:rPr>
                <w:rFonts w:ascii="Arial" w:hAnsi="Arial" w:eastAsia="Arial" w:cs="Arial"/>
                <w:noProof w:val="0"/>
                <w:sz w:val="22"/>
                <w:szCs w:val="22"/>
                <w:lang w:val="en-US"/>
              </w:rPr>
              <w:t xml:space="preserve"> • Spend with purpose</w:t>
            </w:r>
          </w:p>
        </w:tc>
        <w:tc>
          <w:tcPr>
            <w:tcW w:w="3315" w:type="dxa"/>
            <w:tcMar>
              <w:top w:w="100" w:type="dxa"/>
              <w:left w:w="100" w:type="dxa"/>
              <w:bottom w:w="100" w:type="dxa"/>
              <w:right w:w="100" w:type="dxa"/>
            </w:tcMar>
          </w:tcPr>
          <w:p w:rsidR="2664B587" w:rsidP="0668F311" w:rsidRDefault="2664B587" w14:paraId="261BB746" w14:textId="119A1288">
            <w:pPr>
              <w:rPr>
                <w:lang w:val="en-US"/>
              </w:rPr>
            </w:pPr>
          </w:p>
          <w:p w:rsidR="2664B587" w:rsidP="0668F311" w:rsidRDefault="2664B587" w14:paraId="48BD6AD1" w14:textId="740A429E">
            <w:pPr>
              <w:rPr>
                <w:lang w:val="en-US"/>
              </w:rPr>
            </w:pPr>
          </w:p>
        </w:tc>
      </w:tr>
      <w:tr w:rsidR="00FD104A" w:rsidTr="4432D9C2" w14:paraId="1A6E455C" w14:textId="77777777">
        <w:trPr>
          <w:trHeight w:val="420"/>
        </w:trPr>
        <w:tc>
          <w:tcPr>
            <w:tcW w:w="11610" w:type="dxa"/>
            <w:gridSpan w:val="3"/>
            <w:shd w:val="clear" w:color="auto" w:fill="CFE2F3"/>
            <w:tcMar>
              <w:top w:w="100" w:type="dxa"/>
              <w:left w:w="100" w:type="dxa"/>
              <w:bottom w:w="100" w:type="dxa"/>
              <w:right w:w="100" w:type="dxa"/>
            </w:tcMar>
          </w:tcPr>
          <w:p w:rsidR="00FD104A" w:rsidP="4432D9C2" w:rsidRDefault="00557853" w14:paraId="5E50AEDE" w14:textId="1E09B135">
            <w:pPr>
              <w:jc w:val="center"/>
              <w:rPr>
                <w:b w:val="1"/>
                <w:bCs w:val="1"/>
              </w:rPr>
            </w:pPr>
            <w:r w:rsidRPr="4432D9C2" w:rsidR="3E6FCE97">
              <w:rPr>
                <w:b w:val="1"/>
                <w:bCs w:val="1"/>
              </w:rPr>
              <w:t>Screen 9: Full screen</w:t>
            </w:r>
          </w:p>
          <w:p w:rsidR="00FD104A" w:rsidP="2664B587" w:rsidRDefault="00557853" w14:paraId="7B1B8E04" w14:textId="330A017B">
            <w:pPr>
              <w:jc w:val="center"/>
              <w:rPr>
                <w:b w:val="1"/>
                <w:bCs w:val="1"/>
              </w:rPr>
            </w:pPr>
          </w:p>
        </w:tc>
      </w:tr>
      <w:tr w:rsidR="00FD104A" w:rsidTr="4432D9C2" w14:paraId="4089F24F" w14:textId="77777777">
        <w:trPr>
          <w:trHeight w:val="420"/>
        </w:trPr>
        <w:tc>
          <w:tcPr>
            <w:tcW w:w="2220" w:type="dxa"/>
            <w:shd w:val="clear" w:color="auto" w:fill="EFEFEF"/>
            <w:tcMar>
              <w:top w:w="100" w:type="dxa"/>
              <w:left w:w="100" w:type="dxa"/>
              <w:bottom w:w="100" w:type="dxa"/>
              <w:right w:w="100" w:type="dxa"/>
            </w:tcMar>
          </w:tcPr>
          <w:p w:rsidR="00FD104A" w:rsidP="51675C10" w:rsidRDefault="00557853" w14:paraId="6AAA048A" w14:textId="39C184FA">
            <w:pPr>
              <w:rPr>
                <w:b w:val="1"/>
                <w:bCs w:val="1"/>
              </w:rPr>
            </w:pPr>
          </w:p>
        </w:tc>
        <w:tc>
          <w:tcPr>
            <w:tcW w:w="6075" w:type="dxa"/>
            <w:shd w:val="clear" w:color="auto" w:fill="EFEFEF"/>
            <w:tcMar>
              <w:top w:w="100" w:type="dxa"/>
              <w:left w:w="100" w:type="dxa"/>
              <w:bottom w:w="100" w:type="dxa"/>
              <w:right w:w="100" w:type="dxa"/>
            </w:tcMar>
          </w:tcPr>
          <w:p w:rsidR="00FD104A" w:rsidP="51675C10" w:rsidRDefault="00557853" w14:paraId="3F098AA1" w14:textId="1CF263D3">
            <w:pPr>
              <w:rPr>
                <w:b w:val="1"/>
                <w:bCs w:val="1"/>
              </w:rPr>
            </w:pPr>
          </w:p>
        </w:tc>
        <w:tc>
          <w:tcPr>
            <w:tcW w:w="3315" w:type="dxa"/>
            <w:shd w:val="clear" w:color="auto" w:fill="EFEFEF"/>
            <w:tcMar>
              <w:top w:w="100" w:type="dxa"/>
              <w:left w:w="100" w:type="dxa"/>
              <w:bottom w:w="100" w:type="dxa"/>
              <w:right w:w="100" w:type="dxa"/>
            </w:tcMar>
          </w:tcPr>
          <w:p w:rsidR="00FD104A" w:rsidRDefault="00FD104A" w14:paraId="2908EB2C" w14:textId="77777777">
            <w:pPr>
              <w:rPr>
                <w:b/>
              </w:rPr>
            </w:pPr>
          </w:p>
        </w:tc>
      </w:tr>
      <w:tr w:rsidR="00FD104A" w:rsidTr="4432D9C2" w14:paraId="758FF9A2" w14:textId="77777777">
        <w:trPr>
          <w:trHeight w:val="420"/>
        </w:trPr>
        <w:tc>
          <w:tcPr>
            <w:tcW w:w="2220" w:type="dxa"/>
            <w:shd w:val="clear" w:color="auto" w:fill="auto"/>
            <w:tcMar>
              <w:top w:w="100" w:type="dxa"/>
              <w:left w:w="100" w:type="dxa"/>
              <w:bottom w:w="100" w:type="dxa"/>
              <w:right w:w="100" w:type="dxa"/>
            </w:tcMar>
          </w:tcPr>
          <w:p w:rsidR="00FD104A" w:rsidP="51675C10" w:rsidRDefault="00557853" w14:paraId="52599614" w14:textId="6D1E6CBA">
            <w:pPr>
              <w:rPr>
                <w:b w:val="1"/>
                <w:bCs w:val="1"/>
              </w:rPr>
            </w:pPr>
          </w:p>
        </w:tc>
        <w:tc>
          <w:tcPr>
            <w:tcW w:w="6075" w:type="dxa"/>
            <w:shd w:val="clear" w:color="auto" w:fill="auto"/>
            <w:tcMar>
              <w:top w:w="100" w:type="dxa"/>
              <w:left w:w="100" w:type="dxa"/>
              <w:bottom w:w="100" w:type="dxa"/>
              <w:right w:w="100" w:type="dxa"/>
            </w:tcMar>
          </w:tcPr>
          <w:p w:rsidR="00FD104A" w:rsidP="4432D9C2" w:rsidRDefault="00FD104A" w14:paraId="77C060C6" w14:textId="3E273FE4">
            <w:pPr>
              <w:spacing w:before="240" w:beforeAutospacing="off" w:after="240" w:afterAutospacing="off"/>
            </w:pPr>
            <w:r w:rsidRPr="4432D9C2" w:rsidR="53209B0D">
              <w:rPr>
                <w:rFonts w:ascii="Arial" w:hAnsi="Arial" w:eastAsia="Arial" w:cs="Arial"/>
                <w:b w:val="1"/>
                <w:bCs w:val="1"/>
                <w:noProof w:val="0"/>
                <w:sz w:val="22"/>
                <w:szCs w:val="22"/>
                <w:lang w:val="en"/>
              </w:rPr>
              <w:t>Title – /45</w:t>
            </w:r>
            <w:r>
              <w:br/>
            </w:r>
            <w:r w:rsidRPr="4432D9C2" w:rsidR="53209B0D">
              <w:rPr>
                <w:rFonts w:ascii="Arial" w:hAnsi="Arial" w:eastAsia="Arial" w:cs="Arial"/>
                <w:noProof w:val="0"/>
                <w:sz w:val="22"/>
                <w:szCs w:val="22"/>
                <w:lang w:val="en"/>
              </w:rPr>
              <w:t xml:space="preserve"> Define your version of wealth</w:t>
            </w:r>
          </w:p>
          <w:p w:rsidR="00FD104A" w:rsidP="4432D9C2" w:rsidRDefault="00FD104A" w14:paraId="77D613AA" w14:textId="24232930">
            <w:pPr>
              <w:spacing w:before="240" w:beforeAutospacing="off" w:after="240" w:afterAutospacing="off"/>
              <w:rPr>
                <w:rFonts w:ascii="Arial" w:hAnsi="Arial" w:eastAsia="Arial" w:cs="Arial"/>
                <w:noProof w:val="0"/>
                <w:sz w:val="22"/>
                <w:szCs w:val="22"/>
                <w:lang w:val="en-US"/>
              </w:rPr>
            </w:pPr>
            <w:r w:rsidRPr="4432D9C2" w:rsidR="53209B0D">
              <w:rPr>
                <w:rFonts w:ascii="Arial" w:hAnsi="Arial" w:eastAsia="Arial" w:cs="Arial"/>
                <w:b w:val="1"/>
                <w:bCs w:val="1"/>
                <w:noProof w:val="0"/>
                <w:sz w:val="22"/>
                <w:szCs w:val="22"/>
                <w:lang w:val="en-US"/>
              </w:rPr>
              <w:t>Paragraph – /145</w:t>
            </w:r>
            <w:r>
              <w:br/>
            </w:r>
            <w:r w:rsidRPr="4432D9C2" w:rsidR="53209B0D">
              <w:rPr>
                <w:rFonts w:ascii="Arial" w:hAnsi="Arial" w:eastAsia="Arial" w:cs="Arial"/>
                <w:noProof w:val="0"/>
                <w:sz w:val="22"/>
                <w:szCs w:val="22"/>
                <w:lang w:val="en-US"/>
              </w:rPr>
              <w:t xml:space="preserve"> True wealth </w:t>
            </w:r>
            <w:r w:rsidRPr="4432D9C2" w:rsidR="53209B0D">
              <w:rPr>
                <w:rFonts w:ascii="Arial" w:hAnsi="Arial" w:eastAsia="Arial" w:cs="Arial"/>
                <w:noProof w:val="0"/>
                <w:sz w:val="22"/>
                <w:szCs w:val="22"/>
                <w:lang w:val="en-US"/>
              </w:rPr>
              <w:t>isn’t</w:t>
            </w:r>
            <w:r w:rsidRPr="4432D9C2" w:rsidR="53209B0D">
              <w:rPr>
                <w:rFonts w:ascii="Arial" w:hAnsi="Arial" w:eastAsia="Arial" w:cs="Arial"/>
                <w:noProof w:val="0"/>
                <w:sz w:val="22"/>
                <w:szCs w:val="22"/>
                <w:lang w:val="en-US"/>
              </w:rPr>
              <w:t xml:space="preserve"> one-size-fits-all. Whether </w:t>
            </w:r>
            <w:r w:rsidRPr="4432D9C2" w:rsidR="53209B0D">
              <w:rPr>
                <w:rFonts w:ascii="Arial" w:hAnsi="Arial" w:eastAsia="Arial" w:cs="Arial"/>
                <w:noProof w:val="0"/>
                <w:sz w:val="22"/>
                <w:szCs w:val="22"/>
                <w:lang w:val="en-US"/>
              </w:rPr>
              <w:t>it’s</w:t>
            </w:r>
            <w:r w:rsidRPr="4432D9C2" w:rsidR="53209B0D">
              <w:rPr>
                <w:rFonts w:ascii="Arial" w:hAnsi="Arial" w:eastAsia="Arial" w:cs="Arial"/>
                <w:noProof w:val="0"/>
                <w:sz w:val="22"/>
                <w:szCs w:val="22"/>
                <w:lang w:val="en-US"/>
              </w:rPr>
              <w:t xml:space="preserve"> flexibility, freedom, family, or adventure, the right mindset helps you build </w:t>
            </w:r>
            <w:r w:rsidRPr="4432D9C2" w:rsidR="0BA11887">
              <w:rPr>
                <w:rFonts w:ascii="Arial" w:hAnsi="Arial" w:eastAsia="Arial" w:cs="Arial"/>
                <w:noProof w:val="0"/>
                <w:sz w:val="22"/>
                <w:szCs w:val="22"/>
                <w:lang w:val="en-US"/>
              </w:rPr>
              <w:t>a life you love.</w:t>
            </w:r>
          </w:p>
          <w:p w:rsidR="00FD104A" w:rsidP="4432D9C2" w:rsidRDefault="00FD104A" w14:paraId="2916C19D" w14:textId="08760115">
            <w:pPr>
              <w:rPr>
                <w:b w:val="1"/>
                <w:bCs w:val="1"/>
              </w:rPr>
            </w:pPr>
          </w:p>
        </w:tc>
        <w:tc>
          <w:tcPr>
            <w:tcW w:w="3315" w:type="dxa"/>
            <w:shd w:val="clear" w:color="auto" w:fill="auto"/>
            <w:tcMar>
              <w:top w:w="100" w:type="dxa"/>
              <w:left w:w="100" w:type="dxa"/>
              <w:bottom w:w="100" w:type="dxa"/>
              <w:right w:w="100" w:type="dxa"/>
            </w:tcMar>
          </w:tcPr>
          <w:p w:rsidR="00FD104A" w:rsidP="0668F311" w:rsidRDefault="13F3A139" w14:paraId="74869460" w14:textId="43FDB5E4">
            <w:pPr>
              <w:rPr>
                <w:sz w:val="26"/>
                <w:szCs w:val="26"/>
              </w:rPr>
            </w:pPr>
          </w:p>
        </w:tc>
      </w:tr>
      <w:tr w:rsidR="00FD104A" w:rsidTr="4432D9C2" w14:paraId="5AE056E6" w14:textId="77777777">
        <w:trPr>
          <w:trHeight w:val="420"/>
        </w:trPr>
        <w:tc>
          <w:tcPr>
            <w:tcW w:w="11610" w:type="dxa"/>
            <w:gridSpan w:val="3"/>
            <w:shd w:val="clear" w:color="auto" w:fill="CFE2F3"/>
            <w:tcMar>
              <w:top w:w="100" w:type="dxa"/>
              <w:left w:w="100" w:type="dxa"/>
              <w:bottom w:w="100" w:type="dxa"/>
              <w:right w:w="100" w:type="dxa"/>
            </w:tcMar>
          </w:tcPr>
          <w:p w:rsidR="00FD104A" w:rsidP="4432D9C2" w:rsidRDefault="00557853" w14:paraId="21C0BB6E" w14:textId="77777777">
            <w:pPr>
              <w:jc w:val="center"/>
              <w:rPr>
                <w:b w:val="1"/>
                <w:bCs w:val="1"/>
              </w:rPr>
            </w:pPr>
            <w:commentRangeStart w:id="511536573"/>
            <w:commentRangeStart w:id="916379921"/>
            <w:r w:rsidRPr="4432D9C2" w:rsidR="00557853">
              <w:rPr>
                <w:b w:val="1"/>
                <w:bCs w:val="1"/>
              </w:rPr>
              <w:t>END</w:t>
            </w:r>
            <w:commentRangeEnd w:id="511536573"/>
            <w:r>
              <w:rPr>
                <w:rStyle w:val="CommentReference"/>
              </w:rPr>
              <w:commentReference w:id="511536573"/>
            </w:r>
            <w:commentRangeEnd w:id="916379921"/>
            <w:r>
              <w:rPr>
                <w:rStyle w:val="CommentReference"/>
              </w:rPr>
              <w:commentReference w:id="916379921"/>
            </w:r>
          </w:p>
        </w:tc>
      </w:tr>
    </w:tbl>
    <w:p w:rsidR="00FD104A" w:rsidRDefault="00FD104A" w14:paraId="187F57B8" w14:textId="77777777">
      <w:pPr>
        <w:rPr>
          <w:b/>
        </w:rPr>
      </w:pPr>
    </w:p>
    <w:p w:rsidR="00FD104A" w:rsidRDefault="00FD104A" w14:paraId="54738AF4" w14:textId="77777777">
      <w:pPr>
        <w:rPr>
          <w:b/>
        </w:rPr>
      </w:pPr>
    </w:p>
    <w:tbl>
      <w:tblPr>
        <w:tblW w:w="10560" w:type="dxa"/>
        <w:tblInd w:w="-1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831"/>
        <w:gridCol w:w="8373"/>
        <w:gridCol w:w="356"/>
      </w:tblGrid>
      <w:tr w:rsidR="00FD104A" w:rsidTr="4432D9C2" w14:paraId="3DDD9585" w14:textId="77777777">
        <w:trPr>
          <w:gridAfter w:val="1"/>
          <w:wAfter w:w="356" w:type="dxa"/>
          <w:trHeight w:val="420"/>
        </w:trPr>
        <w:tc>
          <w:tcPr>
            <w:tcW w:w="10560" w:type="dxa"/>
            <w:gridSpan w:val="2"/>
            <w:shd w:val="clear" w:color="auto" w:fill="CFE2F3"/>
            <w:tcMar/>
          </w:tcPr>
          <w:p w:rsidR="00FD104A" w:rsidRDefault="72813523" w14:paraId="20ED7913" w14:textId="71698CC5">
            <w:pPr>
              <w:pStyle w:val="Heading2"/>
            </w:pPr>
            <w:bookmarkStart w:name="_d4famuf96e0j" w:id="31"/>
            <w:bookmarkEnd w:id="31"/>
            <w:r>
              <w:t xml:space="preserve">Suggestion </w:t>
            </w:r>
            <w:r w:rsidR="5D031FEF">
              <w:t>Screen</w:t>
            </w:r>
          </w:p>
        </w:tc>
      </w:tr>
      <w:tr w:rsidR="44E6252E" w:rsidTr="4432D9C2" w14:paraId="27BE9E9A" w14:textId="77777777">
        <w:trPr>
          <w:trHeight w:val="420"/>
        </w:trPr>
        <w:tc>
          <w:tcPr>
            <w:tcW w:w="10560" w:type="dxa"/>
            <w:gridSpan w:val="2"/>
            <w:shd w:val="clear" w:color="auto" w:fill="FFFFFF" w:themeFill="background1"/>
            <w:tcMar/>
          </w:tcPr>
          <w:p w:rsidR="5D031FEF" w:rsidP="4432D9C2" w:rsidRDefault="38391D7C" w14:paraId="34EC2526" w14:textId="700A6469">
            <w:pPr>
              <w:rPr>
                <w:b w:val="1"/>
                <w:bCs w:val="1"/>
                <w:lang w:val="en-US"/>
              </w:rPr>
            </w:pPr>
            <w:commentRangeStart w:id="532248553"/>
            <w:r w:rsidRPr="4432D9C2" w:rsidR="37BFB9C5">
              <w:rPr>
                <w:b w:val="1"/>
                <w:bCs w:val="1"/>
                <w:lang w:val="en-US"/>
              </w:rPr>
              <w:t>Suggestion Title</w:t>
            </w:r>
            <w:r w:rsidRPr="4432D9C2" w:rsidR="2B770D62">
              <w:rPr>
                <w:b w:val="1"/>
                <w:bCs w:val="1"/>
                <w:lang w:val="en-US"/>
              </w:rPr>
              <w:t xml:space="preserve"> </w:t>
            </w:r>
            <w:r w:rsidRPr="4432D9C2" w:rsidR="2B770D62">
              <w:rPr>
                <w:b w:val="1"/>
                <w:bCs w:val="1"/>
              </w:rPr>
              <w:t>[25 characters]</w:t>
            </w:r>
            <w:r w:rsidRPr="4432D9C2" w:rsidR="37BFB9C5">
              <w:rPr>
                <w:b w:val="1"/>
                <w:bCs w:val="1"/>
                <w:lang w:val="en-US"/>
              </w:rPr>
              <w:t>:</w:t>
            </w:r>
          </w:p>
          <w:p w:rsidR="2E890A67" w:rsidRDefault="2E890A67" w14:paraId="073E153F" w14:textId="4EAB75F2">
            <w:r w:rsidRPr="4432D9C2" w:rsidR="2E890A67">
              <w:rPr>
                <w:rFonts w:ascii="Arial" w:hAnsi="Arial" w:eastAsia="Arial" w:cs="Arial"/>
                <w:noProof w:val="0"/>
                <w:sz w:val="22"/>
                <w:szCs w:val="22"/>
                <w:lang w:val="en-US"/>
              </w:rPr>
              <w:t>Design your life, your way.</w:t>
            </w:r>
          </w:p>
          <w:p w:rsidR="44E6252E" w:rsidP="44E6252E" w:rsidRDefault="44E6252E" w14:paraId="075A826E" w14:textId="23CCD439">
            <w:pPr>
              <w:rPr>
                <w:b/>
                <w:bCs/>
              </w:rPr>
            </w:pPr>
          </w:p>
          <w:p w:rsidR="5D031FEF" w:rsidP="44E6252E" w:rsidRDefault="38391D7C" w14:paraId="733263B4" w14:textId="532A2A01">
            <w:pPr>
              <w:rPr>
                <w:b w:val="1"/>
                <w:bCs w:val="1"/>
              </w:rPr>
            </w:pPr>
            <w:r w:rsidRPr="4432D9C2" w:rsidR="37BFB9C5">
              <w:rPr>
                <w:b w:val="1"/>
                <w:bCs w:val="1"/>
                <w:lang w:val="en-US"/>
              </w:rPr>
              <w:t>Suggestion Description</w:t>
            </w:r>
            <w:r w:rsidRPr="4432D9C2" w:rsidR="2BD59468">
              <w:rPr>
                <w:b w:val="1"/>
                <w:bCs w:val="1"/>
                <w:lang w:val="en-US"/>
              </w:rPr>
              <w:t xml:space="preserve"> [45 characters]</w:t>
            </w:r>
            <w:r w:rsidRPr="4432D9C2" w:rsidR="37BFB9C5">
              <w:rPr>
                <w:b w:val="1"/>
                <w:bCs w:val="1"/>
                <w:lang w:val="en-US"/>
              </w:rPr>
              <w:t>:</w:t>
            </w:r>
            <w:r>
              <w:br/>
            </w:r>
            <w:r w:rsidRPr="4432D9C2" w:rsidR="754D506A">
              <w:rPr>
                <w:lang w:val="en-US"/>
              </w:rPr>
              <w:t>Explore ways to support your financial freedom.</w:t>
            </w:r>
            <w:commentRangeEnd w:id="532248553"/>
            <w:r>
              <w:rPr>
                <w:rStyle w:val="CommentReference"/>
              </w:rPr>
              <w:commentReference w:id="532248553"/>
            </w:r>
          </w:p>
          <w:p w:rsidR="44E6252E" w:rsidP="44E6252E" w:rsidRDefault="44E6252E" w14:paraId="1D063116" w14:textId="66F70521"/>
          <w:p w:rsidR="44E6252E" w:rsidP="44E6252E" w:rsidRDefault="44E6252E" w14:paraId="62B583A8" w14:textId="6B48DBCD"/>
        </w:tc>
        <w:tc>
          <w:tcPr>
            <w:tcW w:w="360" w:type="dxa"/>
            <w:tcMar/>
          </w:tcPr>
          <w:p w:rsidR="005D550B" w:rsidRDefault="005D550B" w14:paraId="73267392" w14:textId="77777777">
            <w:pPr>
              <w:spacing w:line="240" w:lineRule="auto"/>
            </w:pPr>
          </w:p>
        </w:tc>
      </w:tr>
      <w:tr w:rsidR="00FD104A" w:rsidTr="4432D9C2" w14:paraId="1A818755" w14:textId="77777777">
        <w:trPr>
          <w:gridAfter w:val="1"/>
          <w:wAfter w:w="356" w:type="dxa"/>
          <w:trHeight w:val="585"/>
        </w:trPr>
        <w:tc>
          <w:tcPr>
            <w:tcW w:w="1890" w:type="dxa"/>
            <w:shd w:val="clear" w:color="auto" w:fill="EFEFEF"/>
            <w:tcMar/>
            <w:vAlign w:val="center"/>
          </w:tcPr>
          <w:p w:rsidR="44E6252E" w:rsidP="44E6252E" w:rsidRDefault="44E6252E" w14:paraId="65F0E5C4" w14:textId="609F776F">
            <w:pPr>
              <w:jc w:val="center"/>
            </w:pPr>
            <w:r w:rsidRPr="44E6252E">
              <w:rPr>
                <w:b/>
                <w:bCs/>
              </w:rPr>
              <w:t>1</w:t>
            </w:r>
            <w:r w:rsidRPr="44E6252E" w:rsidR="739F4C3C">
              <w:rPr>
                <w:b/>
                <w:bCs/>
              </w:rPr>
              <w:t>.</w:t>
            </w:r>
          </w:p>
        </w:tc>
        <w:tc>
          <w:tcPr>
            <w:tcW w:w="8670" w:type="dxa"/>
            <w:shd w:val="clear" w:color="auto" w:fill="EFEFEF"/>
            <w:tcMar/>
          </w:tcPr>
          <w:p w:rsidR="00FD104A" w:rsidP="4432D9C2" w:rsidRDefault="248F3B41" w14:paraId="464FCBC1" w14:textId="4FBE96D3">
            <w:pPr>
              <w:pStyle w:val="Normal"/>
              <w:suppressLineNumbers w:val="0"/>
              <w:bidi w:val="0"/>
              <w:spacing w:before="0" w:beforeAutospacing="off" w:after="0" w:afterAutospacing="off" w:line="276" w:lineRule="auto"/>
              <w:ind w:left="0" w:right="0"/>
              <w:jc w:val="left"/>
            </w:pPr>
            <w:r w:rsidRPr="4432D9C2" w:rsidR="08386A54">
              <w:rPr>
                <w:b w:val="1"/>
                <w:bCs w:val="1"/>
                <w:lang w:val="en-US"/>
              </w:rPr>
              <w:t>Financial freedom, ignited</w:t>
            </w:r>
          </w:p>
        </w:tc>
      </w:tr>
      <w:tr w:rsidR="00FD104A" w:rsidTr="4432D9C2" w14:paraId="69BA4CEB" w14:textId="77777777">
        <w:trPr>
          <w:gridAfter w:val="1"/>
          <w:wAfter w:w="356" w:type="dxa"/>
          <w:trHeight w:val="405"/>
        </w:trPr>
        <w:tc>
          <w:tcPr>
            <w:tcW w:w="1890" w:type="dxa"/>
            <w:tcMar/>
            <w:vAlign w:val="center"/>
          </w:tcPr>
          <w:p w:rsidR="44E6252E" w:rsidP="44E6252E" w:rsidRDefault="44E6252E" w14:paraId="7B66B261" w14:textId="77777777">
            <w:pPr>
              <w:jc w:val="center"/>
              <w:rPr>
                <w:b/>
                <w:bCs/>
              </w:rPr>
            </w:pPr>
            <w:r w:rsidRPr="44E6252E">
              <w:rPr>
                <w:b/>
                <w:bCs/>
              </w:rPr>
              <w:t>2.</w:t>
            </w:r>
          </w:p>
        </w:tc>
        <w:tc>
          <w:tcPr>
            <w:tcW w:w="8670" w:type="dxa"/>
            <w:tcMar/>
          </w:tcPr>
          <w:p w:rsidR="00FD104A" w:rsidP="4432D9C2" w:rsidRDefault="27C87403" w14:paraId="5C8C6B09" w14:textId="30F82C2D">
            <w:pPr>
              <w:pStyle w:val="Normal"/>
              <w:suppressLineNumbers w:val="0"/>
              <w:bidi w:val="0"/>
              <w:spacing w:before="0" w:beforeAutospacing="off" w:after="0" w:afterAutospacing="off" w:line="276" w:lineRule="auto"/>
              <w:ind w:left="0" w:right="0"/>
              <w:jc w:val="left"/>
            </w:pPr>
            <w:r w:rsidRPr="4432D9C2" w:rsidR="13E4B250">
              <w:rPr>
                <w:b w:val="1"/>
                <w:bCs w:val="1"/>
              </w:rPr>
              <w:t>Budget 101</w:t>
            </w:r>
          </w:p>
        </w:tc>
      </w:tr>
      <w:tr w:rsidR="00FD104A" w:rsidTr="4432D9C2" w14:paraId="47886996" w14:textId="77777777">
        <w:trPr>
          <w:gridAfter w:val="1"/>
          <w:wAfter w:w="356" w:type="dxa"/>
          <w:trHeight w:val="435"/>
        </w:trPr>
        <w:tc>
          <w:tcPr>
            <w:tcW w:w="1890" w:type="dxa"/>
            <w:tcMar/>
            <w:vAlign w:val="center"/>
          </w:tcPr>
          <w:p w:rsidR="44E6252E" w:rsidP="44E6252E" w:rsidRDefault="44E6252E" w14:paraId="3D02AA62" w14:textId="77777777">
            <w:pPr>
              <w:jc w:val="center"/>
              <w:rPr>
                <w:b/>
                <w:bCs/>
              </w:rPr>
            </w:pPr>
            <w:r w:rsidRPr="44E6252E">
              <w:rPr>
                <w:b/>
                <w:bCs/>
              </w:rPr>
              <w:t>3.</w:t>
            </w:r>
          </w:p>
        </w:tc>
        <w:tc>
          <w:tcPr>
            <w:tcW w:w="8670" w:type="dxa"/>
            <w:tcMar/>
          </w:tcPr>
          <w:p w:rsidR="00FD104A" w:rsidP="04F7AA34" w:rsidRDefault="2ED9C9E1" w14:paraId="62199465" w14:textId="14133565">
            <w:pPr>
              <w:rPr>
                <w:b w:val="1"/>
                <w:bCs w:val="1"/>
                <w:lang w:val="en-US"/>
              </w:rPr>
            </w:pPr>
            <w:r w:rsidRPr="4432D9C2" w:rsidR="1EB11900">
              <w:rPr>
                <w:b w:val="1"/>
                <w:bCs w:val="1"/>
                <w:lang w:val="en-US"/>
              </w:rPr>
              <w:t>Sustainability</w:t>
            </w:r>
          </w:p>
        </w:tc>
      </w:tr>
    </w:tbl>
    <w:p w:rsidR="44E6252E" w:rsidRDefault="44E6252E" w14:paraId="239DED3D" w14:textId="2B1F9543"/>
    <w:p w:rsidR="00FD104A" w:rsidRDefault="00FD104A" w14:paraId="41004F19" w14:textId="77777777">
      <w:pPr>
        <w:rPr>
          <w:b/>
        </w:rPr>
      </w:pPr>
    </w:p>
    <w:p w:rsidR="00FD104A" w:rsidRDefault="00FD104A" w14:paraId="67C0C651" w14:textId="77777777">
      <w:pPr>
        <w:rPr>
          <w:b/>
        </w:rPr>
      </w:pPr>
    </w:p>
    <w:tbl>
      <w:tblPr>
        <w:tblW w:w="11610" w:type="dxa"/>
        <w:tblInd w:w="-109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1610"/>
      </w:tblGrid>
      <w:tr w:rsidR="00FD104A" w:rsidTr="4432D9C2" w14:paraId="6EECE469" w14:textId="77777777">
        <w:trPr>
          <w:trHeight w:val="570"/>
        </w:trPr>
        <w:tc>
          <w:tcPr>
            <w:tcW w:w="11610" w:type="dxa"/>
            <w:shd w:val="clear" w:color="auto" w:fill="9FC5E8"/>
            <w:tcMar/>
          </w:tcPr>
          <w:p w:rsidR="00FD104A" w:rsidP="44E6252E" w:rsidRDefault="3209BEC2" w14:paraId="477A5558" w14:textId="2E1E93F5">
            <w:pPr>
              <w:pStyle w:val="Heading1"/>
            </w:pPr>
            <w:r>
              <w:lastRenderedPageBreak/>
              <w:t>Push Notification</w:t>
            </w:r>
          </w:p>
        </w:tc>
      </w:tr>
      <w:tr w:rsidR="00FD104A" w:rsidTr="4432D9C2" w14:paraId="3D2EC3AE" w14:textId="77777777">
        <w:trPr>
          <w:trHeight w:val="2535"/>
        </w:trPr>
        <w:tc>
          <w:tcPr>
            <w:tcW w:w="11610" w:type="dxa"/>
            <w:tcMar/>
          </w:tcPr>
          <w:p w:rsidR="44E6252E" w:rsidP="2664B587" w:rsidRDefault="44E6252E" w14:paraId="1F3BD10E" w14:textId="51CBE1B3">
            <w:pPr>
              <w:jc w:val="center"/>
            </w:pPr>
          </w:p>
          <w:p w:rsidR="44E6252E" w:rsidP="4432D9C2" w:rsidRDefault="44E6252E" w14:paraId="11424BD6" w14:textId="0655C61F">
            <w:pPr>
              <w:jc w:val="center"/>
              <w:rPr>
                <w:rFonts w:ascii="Arial" w:hAnsi="Arial" w:eastAsia="Arial" w:cs="Arial"/>
                <w:noProof w:val="0"/>
                <w:sz w:val="22"/>
                <w:szCs w:val="22"/>
                <w:lang w:val="en"/>
              </w:rPr>
            </w:pPr>
            <w:r w:rsidRPr="4432D9C2" w:rsidR="39B79952">
              <w:rPr>
                <w:rFonts w:ascii="Arial" w:hAnsi="Arial" w:eastAsia="Arial" w:cs="Arial"/>
                <w:noProof w:val="0"/>
                <w:sz w:val="22"/>
                <w:szCs w:val="22"/>
                <w:lang w:val="en"/>
              </w:rPr>
              <w:t>Options!</w:t>
            </w:r>
            <w:r>
              <w:br/>
            </w:r>
            <w:r>
              <w:br/>
            </w:r>
            <w:commentRangeStart w:id="1930646156"/>
            <w:commentRangeStart w:id="1212924893"/>
            <w:commentRangeStart w:id="1128475212"/>
            <w:r w:rsidRPr="4432D9C2" w:rsidR="37346BE4">
              <w:rPr>
                <w:rFonts w:ascii="Arial" w:hAnsi="Arial" w:eastAsia="Arial" w:cs="Arial"/>
                <w:noProof w:val="0"/>
                <w:sz w:val="22"/>
                <w:szCs w:val="22"/>
                <w:lang w:val="en"/>
              </w:rPr>
              <w:t xml:space="preserve">3 powerful 💥 money mindsets to live life your way. </w:t>
            </w:r>
          </w:p>
          <w:p w:rsidR="44E6252E" w:rsidP="4432D9C2" w:rsidRDefault="44E6252E" w14:paraId="66B29AD3" w14:textId="0466F279">
            <w:pPr>
              <w:jc w:val="center"/>
              <w:rPr>
                <w:rFonts w:ascii="Arial" w:hAnsi="Arial" w:eastAsia="Arial" w:cs="Arial"/>
                <w:noProof w:val="0"/>
                <w:sz w:val="22"/>
                <w:szCs w:val="22"/>
                <w:lang w:val="en-US"/>
              </w:rPr>
            </w:pPr>
            <w:r w:rsidRPr="4432D9C2" w:rsidR="37346BE4">
              <w:rPr>
                <w:rFonts w:ascii="Arial" w:hAnsi="Arial" w:eastAsia="Arial" w:cs="Arial"/>
                <w:noProof w:val="0"/>
                <w:sz w:val="22"/>
                <w:szCs w:val="22"/>
                <w:lang w:val="en-US"/>
              </w:rPr>
              <w:t>Tap to explore FIRE, FILE &amp; Die with Zero</w:t>
            </w:r>
            <w:r w:rsidRPr="4432D9C2" w:rsidR="37346BE4">
              <w:rPr>
                <w:rFonts w:ascii="Arial" w:hAnsi="Arial" w:eastAsia="Arial" w:cs="Arial"/>
                <w:noProof w:val="0"/>
                <w:sz w:val="22"/>
                <w:szCs w:val="22"/>
                <w:lang w:val="en-US"/>
              </w:rPr>
              <w:t>. ✨</w:t>
            </w:r>
            <w:commentRangeEnd w:id="1930646156"/>
            <w:r>
              <w:rPr>
                <w:rStyle w:val="CommentReference"/>
              </w:rPr>
              <w:commentReference w:id="1930646156"/>
            </w:r>
            <w:commentRangeEnd w:id="1212924893"/>
            <w:r>
              <w:rPr>
                <w:rStyle w:val="CommentReference"/>
              </w:rPr>
              <w:commentReference w:id="1212924893"/>
            </w:r>
            <w:commentRangeEnd w:id="1128475212"/>
            <w:r>
              <w:rPr>
                <w:rStyle w:val="CommentReference"/>
              </w:rPr>
              <w:commentReference w:id="1128475212"/>
            </w:r>
          </w:p>
          <w:p w:rsidR="44E6252E" w:rsidP="4432D9C2" w:rsidRDefault="44E6252E" w14:paraId="3D87B17E" w14:textId="5C6B92D4">
            <w:pPr>
              <w:jc w:val="center"/>
              <w:rPr>
                <w:rFonts w:ascii="Arial" w:hAnsi="Arial" w:eastAsia="Arial" w:cs="Arial"/>
                <w:noProof w:val="0"/>
                <w:sz w:val="22"/>
                <w:szCs w:val="22"/>
                <w:lang w:val="en-US"/>
              </w:rPr>
            </w:pPr>
          </w:p>
          <w:p w:rsidR="44E6252E" w:rsidP="4432D9C2" w:rsidRDefault="44E6252E" w14:paraId="07E18E35" w14:textId="3002E617">
            <w:pPr>
              <w:spacing w:before="240" w:beforeAutospacing="off" w:after="240" w:afterAutospacing="off"/>
              <w:jc w:val="center"/>
              <w:rPr>
                <w:rFonts w:ascii="Arial" w:hAnsi="Arial" w:eastAsia="Arial" w:cs="Arial"/>
                <w:noProof w:val="0"/>
                <w:sz w:val="22"/>
                <w:szCs w:val="22"/>
                <w:lang w:val="en-US"/>
              </w:rPr>
            </w:pPr>
            <w:r w:rsidRPr="4432D9C2" w:rsidR="47C8F3DE">
              <w:rPr>
                <w:rFonts w:ascii="Arial" w:hAnsi="Arial" w:eastAsia="Arial" w:cs="Arial"/>
                <w:noProof w:val="0"/>
                <w:sz w:val="22"/>
                <w:szCs w:val="22"/>
                <w:lang w:val="en-US"/>
              </w:rPr>
              <w:t>💥 3 childfree money mindsets to know</w:t>
            </w:r>
            <w:r>
              <w:br/>
            </w:r>
            <w:r w:rsidRPr="4432D9C2" w:rsidR="47C8F3DE">
              <w:rPr>
                <w:rFonts w:ascii="Arial" w:hAnsi="Arial" w:eastAsia="Arial" w:cs="Arial"/>
                <w:noProof w:val="0"/>
                <w:sz w:val="22"/>
                <w:szCs w:val="22"/>
                <w:lang w:val="en-US"/>
              </w:rPr>
              <w:t>Tap to explore FIRE, FILE &amp; Die with Zero. ✨</w:t>
            </w:r>
            <w:commentRangeStart w:id="2134803238"/>
            <w:commentRangeEnd w:id="2134803238"/>
            <w:r>
              <w:rPr>
                <w:rStyle w:val="CommentReference"/>
              </w:rPr>
              <w:commentReference w:id="2134803238"/>
            </w:r>
          </w:p>
          <w:p w:rsidR="44E6252E" w:rsidP="4432D9C2" w:rsidRDefault="44E6252E" w14:paraId="46AE5322" w14:textId="7F95B83B">
            <w:pPr>
              <w:spacing w:before="240" w:beforeAutospacing="off" w:after="240" w:afterAutospacing="off"/>
              <w:jc w:val="center"/>
            </w:pPr>
            <w:r w:rsidRPr="4432D9C2" w:rsidR="47C8F3DE">
              <w:rPr>
                <w:rFonts w:ascii="Arial" w:hAnsi="Arial" w:eastAsia="Arial" w:cs="Arial"/>
                <w:noProof w:val="0"/>
                <w:sz w:val="22"/>
                <w:szCs w:val="22"/>
                <w:lang w:val="en-US"/>
              </w:rPr>
              <w:t>🌈 Design your childfree life</w:t>
            </w:r>
            <w:r>
              <w:br/>
            </w:r>
            <w:r w:rsidRPr="4432D9C2" w:rsidR="47C8F3DE">
              <w:rPr>
                <w:rFonts w:ascii="Arial" w:hAnsi="Arial" w:eastAsia="Arial" w:cs="Arial"/>
                <w:noProof w:val="0"/>
                <w:sz w:val="22"/>
                <w:szCs w:val="22"/>
                <w:lang w:val="en-US"/>
              </w:rPr>
              <w:t xml:space="preserve"> 3 powerful money mindsets to help you live aligned 💖</w:t>
            </w:r>
          </w:p>
          <w:p w:rsidR="44E6252E" w:rsidP="4432D9C2" w:rsidRDefault="44E6252E" w14:paraId="2EA372C6" w14:textId="1D0D279D">
            <w:pPr>
              <w:spacing w:before="240" w:beforeAutospacing="off" w:after="240" w:afterAutospacing="off"/>
              <w:jc w:val="center"/>
            </w:pPr>
            <w:r w:rsidRPr="4432D9C2" w:rsidR="47C8F3DE">
              <w:rPr>
                <w:rFonts w:ascii="Arial" w:hAnsi="Arial" w:eastAsia="Arial" w:cs="Arial"/>
                <w:noProof w:val="0"/>
                <w:sz w:val="22"/>
                <w:szCs w:val="22"/>
                <w:lang w:val="en-US"/>
              </w:rPr>
              <w:t>💡 Childfree? Make your money match</w:t>
            </w:r>
            <w:r>
              <w:br/>
            </w:r>
            <w:r w:rsidRPr="4432D9C2" w:rsidR="47C8F3DE">
              <w:rPr>
                <w:rFonts w:ascii="Arial" w:hAnsi="Arial" w:eastAsia="Arial" w:cs="Arial"/>
                <w:noProof w:val="0"/>
                <w:sz w:val="22"/>
                <w:szCs w:val="22"/>
                <w:lang w:val="en-US"/>
              </w:rPr>
              <w:t>D</w:t>
            </w:r>
            <w:r w:rsidRPr="4432D9C2" w:rsidR="47C8F3DE">
              <w:rPr>
                <w:rFonts w:ascii="Arial" w:hAnsi="Arial" w:eastAsia="Arial" w:cs="Arial"/>
                <w:noProof w:val="0"/>
                <w:sz w:val="22"/>
                <w:szCs w:val="22"/>
                <w:lang w:val="en-US"/>
              </w:rPr>
              <w:t>iscover</w:t>
            </w:r>
            <w:r w:rsidRPr="4432D9C2" w:rsidR="47C8F3DE">
              <w:rPr>
                <w:rFonts w:ascii="Arial" w:hAnsi="Arial" w:eastAsia="Arial" w:cs="Arial"/>
                <w:noProof w:val="0"/>
                <w:sz w:val="22"/>
                <w:szCs w:val="22"/>
                <w:lang w:val="en-US"/>
              </w:rPr>
              <w:t xml:space="preserve"> 3 wealth mindsets made for freedom &amp; purpose 🌱</w:t>
            </w:r>
          </w:p>
          <w:p w:rsidR="44E6252E" w:rsidP="4432D9C2" w:rsidRDefault="44E6252E" w14:paraId="1E1BB226" w14:textId="3E8F67DD">
            <w:pPr>
              <w:spacing w:before="240" w:beforeAutospacing="off" w:after="240" w:afterAutospacing="off"/>
              <w:jc w:val="center"/>
            </w:pPr>
            <w:r w:rsidRPr="4432D9C2" w:rsidR="47C8F3DE">
              <w:rPr>
                <w:rFonts w:ascii="Arial" w:hAnsi="Arial" w:eastAsia="Arial" w:cs="Arial"/>
                <w:noProof w:val="0"/>
                <w:sz w:val="22"/>
                <w:szCs w:val="22"/>
                <w:lang w:val="en-US"/>
              </w:rPr>
              <w:t>✨ Create your childfree financial path</w:t>
            </w:r>
            <w:r>
              <w:br/>
            </w:r>
            <w:r w:rsidRPr="4432D9C2" w:rsidR="47C8F3DE">
              <w:rPr>
                <w:rFonts w:ascii="Arial" w:hAnsi="Arial" w:eastAsia="Arial" w:cs="Arial"/>
                <w:noProof w:val="0"/>
                <w:sz w:val="22"/>
                <w:szCs w:val="22"/>
                <w:lang w:val="en-US"/>
              </w:rPr>
              <w:t>FILE, FIRE &amp; Die with Zero. Which one fits you? 💫</w:t>
            </w:r>
          </w:p>
          <w:p w:rsidR="44E6252E" w:rsidP="4432D9C2" w:rsidRDefault="44E6252E" w14:paraId="54CCED1D" w14:textId="022E3F9B">
            <w:pPr>
              <w:jc w:val="center"/>
              <w:rPr>
                <w:rFonts w:ascii="Arial" w:hAnsi="Arial" w:eastAsia="Arial" w:cs="Arial"/>
                <w:noProof w:val="0"/>
                <w:sz w:val="22"/>
                <w:szCs w:val="22"/>
                <w:lang w:val="en-US"/>
              </w:rPr>
            </w:pPr>
          </w:p>
          <w:p w:rsidR="44E6252E" w:rsidP="4432D9C2" w:rsidRDefault="44E6252E" w14:paraId="74423B6A" w14:textId="4294AC84">
            <w:pPr>
              <w:jc w:val="center"/>
              <w:rPr>
                <w:rFonts w:ascii="Arial" w:hAnsi="Arial" w:eastAsia="Arial" w:cs="Arial"/>
                <w:noProof w:val="0"/>
                <w:sz w:val="22"/>
                <w:szCs w:val="22"/>
                <w:lang w:val="en-US"/>
              </w:rPr>
            </w:pPr>
          </w:p>
          <w:p w:rsidR="44E6252E" w:rsidP="4432D9C2" w:rsidRDefault="44E6252E" w14:paraId="048DAE7B" w14:textId="196D9B3D">
            <w:pPr>
              <w:spacing w:before="240" w:beforeAutospacing="off" w:after="240" w:afterAutospacing="off"/>
              <w:jc w:val="center"/>
            </w:pPr>
            <w:r w:rsidRPr="4432D9C2" w:rsidR="494DFE3C">
              <w:rPr>
                <w:rFonts w:ascii="Arial" w:hAnsi="Arial" w:eastAsia="Arial" w:cs="Arial"/>
                <w:noProof w:val="0"/>
                <w:sz w:val="22"/>
                <w:szCs w:val="22"/>
                <w:lang w:val="en-US"/>
              </w:rPr>
              <w:t xml:space="preserve">😲 </w:t>
            </w:r>
            <w:r w:rsidRPr="4432D9C2" w:rsidR="494DFE3C">
              <w:rPr>
                <w:rFonts w:ascii="Arial" w:hAnsi="Arial" w:eastAsia="Arial" w:cs="Arial"/>
                <w:noProof w:val="0"/>
                <w:sz w:val="22"/>
                <w:szCs w:val="22"/>
                <w:lang w:val="en-US"/>
              </w:rPr>
              <w:t>You’ve</w:t>
            </w:r>
            <w:r w:rsidRPr="4432D9C2" w:rsidR="494DFE3C">
              <w:rPr>
                <w:rFonts w:ascii="Arial" w:hAnsi="Arial" w:eastAsia="Arial" w:cs="Arial"/>
                <w:noProof w:val="0"/>
                <w:sz w:val="22"/>
                <w:szCs w:val="22"/>
                <w:lang w:val="en-US"/>
              </w:rPr>
              <w:t xml:space="preserve"> never seen money like this</w:t>
            </w:r>
            <w:r>
              <w:br/>
            </w:r>
            <w:r w:rsidRPr="4432D9C2" w:rsidR="34071BFB">
              <w:rPr>
                <w:rFonts w:ascii="Arial" w:hAnsi="Arial" w:eastAsia="Arial" w:cs="Arial"/>
                <w:noProof w:val="0"/>
                <w:sz w:val="22"/>
                <w:szCs w:val="22"/>
                <w:lang w:val="en-US"/>
              </w:rPr>
              <w:t xml:space="preserve">3 </w:t>
            </w:r>
            <w:r w:rsidRPr="4432D9C2" w:rsidR="494DFE3C">
              <w:rPr>
                <w:rFonts w:ascii="Arial" w:hAnsi="Arial" w:eastAsia="Arial" w:cs="Arial"/>
                <w:noProof w:val="0"/>
                <w:sz w:val="22"/>
                <w:szCs w:val="22"/>
                <w:lang w:val="en-US"/>
              </w:rPr>
              <w:t>bold 💥 money mindsets that flip the script on how (and why) you spend 💸</w:t>
            </w:r>
          </w:p>
          <w:p w:rsidR="44E6252E" w:rsidP="4432D9C2" w:rsidRDefault="44E6252E" w14:paraId="265F8DAC" w14:textId="35BBA9D3">
            <w:pPr>
              <w:spacing w:before="240" w:beforeAutospacing="off" w:after="240" w:afterAutospacing="off"/>
              <w:jc w:val="center"/>
            </w:pPr>
            <w:r w:rsidRPr="4432D9C2" w:rsidR="0F2A7A7A">
              <w:rPr>
                <w:rFonts w:ascii="Arial" w:hAnsi="Arial" w:eastAsia="Arial" w:cs="Arial"/>
                <w:noProof w:val="0"/>
                <w:sz w:val="22"/>
                <w:szCs w:val="22"/>
                <w:lang w:val="en-US"/>
              </w:rPr>
              <w:t xml:space="preserve"> 🌈 Design a life that fits </w:t>
            </w:r>
            <w:r w:rsidRPr="4432D9C2" w:rsidR="0F2A7A7A">
              <w:rPr>
                <w:rFonts w:ascii="Arial" w:hAnsi="Arial" w:eastAsia="Arial" w:cs="Arial"/>
                <w:i w:val="1"/>
                <w:iCs w:val="1"/>
                <w:noProof w:val="0"/>
                <w:sz w:val="22"/>
                <w:szCs w:val="22"/>
                <w:lang w:val="en-US"/>
              </w:rPr>
              <w:t>you</w:t>
            </w:r>
            <w:r>
              <w:br/>
            </w:r>
            <w:r w:rsidRPr="4432D9C2" w:rsidR="0F2A7A7A">
              <w:rPr>
                <w:rFonts w:ascii="Arial" w:hAnsi="Arial" w:eastAsia="Arial" w:cs="Arial"/>
                <w:noProof w:val="0"/>
                <w:sz w:val="22"/>
                <w:szCs w:val="22"/>
                <w:lang w:val="en-US"/>
              </w:rPr>
              <w:t xml:space="preserve"> 3 powerful money mindsets to help you live aligned, not </w:t>
            </w:r>
            <w:r w:rsidRPr="4432D9C2" w:rsidR="0F2A7A7A">
              <w:rPr>
                <w:rFonts w:ascii="Arial" w:hAnsi="Arial" w:eastAsia="Arial" w:cs="Arial"/>
                <w:noProof w:val="0"/>
                <w:sz w:val="22"/>
                <w:szCs w:val="22"/>
                <w:lang w:val="en-US"/>
              </w:rPr>
              <w:t>obligated</w:t>
            </w:r>
            <w:r w:rsidRPr="4432D9C2" w:rsidR="0F2A7A7A">
              <w:rPr>
                <w:rFonts w:ascii="Arial" w:hAnsi="Arial" w:eastAsia="Arial" w:cs="Arial"/>
                <w:noProof w:val="0"/>
                <w:sz w:val="22"/>
                <w:szCs w:val="22"/>
                <w:lang w:val="en-US"/>
              </w:rPr>
              <w:t xml:space="preserve"> 💖</w:t>
            </w:r>
          </w:p>
          <w:p w:rsidR="44E6252E" w:rsidP="4432D9C2" w:rsidRDefault="44E6252E" w14:paraId="746F1695" w14:textId="6E37C5FF">
            <w:pPr>
              <w:spacing w:before="240" w:beforeAutospacing="off" w:after="240" w:afterAutospacing="off"/>
              <w:jc w:val="center"/>
            </w:pPr>
            <w:r w:rsidRPr="4432D9C2" w:rsidR="0F2A7A7A">
              <w:rPr>
                <w:rFonts w:ascii="Arial" w:hAnsi="Arial" w:eastAsia="Arial" w:cs="Arial"/>
                <w:noProof w:val="0"/>
                <w:sz w:val="22"/>
                <w:szCs w:val="22"/>
                <w:lang w:val="en-US"/>
              </w:rPr>
              <w:t xml:space="preserve"> 🌿 Build wealth your way</w:t>
            </w:r>
            <w:r>
              <w:br/>
            </w:r>
            <w:r w:rsidRPr="4432D9C2" w:rsidR="0F2A7A7A">
              <w:rPr>
                <w:rFonts w:ascii="Arial" w:hAnsi="Arial" w:eastAsia="Arial" w:cs="Arial"/>
                <w:noProof w:val="0"/>
                <w:sz w:val="22"/>
                <w:szCs w:val="22"/>
                <w:lang w:val="en-US"/>
              </w:rPr>
              <w:t xml:space="preserve"> Explore 3 money mindsets to support freedom, joy, and purpose 💫</w:t>
            </w:r>
          </w:p>
          <w:p w:rsidR="44E6252E" w:rsidP="4432D9C2" w:rsidRDefault="44E6252E" w14:paraId="0B67C43C" w14:textId="16A66F23">
            <w:pPr>
              <w:spacing w:before="240" w:beforeAutospacing="off" w:after="240" w:afterAutospacing="off"/>
              <w:jc w:val="center"/>
              <w:rPr>
                <w:rFonts w:ascii="Arial" w:hAnsi="Arial" w:eastAsia="Arial" w:cs="Arial"/>
                <w:noProof w:val="0"/>
                <w:sz w:val="22"/>
                <w:szCs w:val="22"/>
                <w:lang w:val="en-US"/>
              </w:rPr>
            </w:pPr>
          </w:p>
          <w:p w:rsidR="44E6252E" w:rsidP="4432D9C2" w:rsidRDefault="44E6252E" w14:paraId="735E83E3" w14:textId="45D89078">
            <w:pPr>
              <w:jc w:val="center"/>
              <w:rPr>
                <w:rFonts w:ascii="Arial" w:hAnsi="Arial" w:eastAsia="Arial" w:cs="Arial"/>
                <w:noProof w:val="0"/>
                <w:sz w:val="22"/>
                <w:szCs w:val="22"/>
                <w:lang w:val="en-US"/>
              </w:rPr>
            </w:pPr>
          </w:p>
        </w:tc>
      </w:tr>
    </w:tbl>
    <w:p w:rsidR="00FD104A" w:rsidP="44E6252E" w:rsidRDefault="00FD104A" w14:paraId="3572E399" w14:textId="0642EE04">
      <w:pPr>
        <w:rPr>
          <w:b/>
          <w:bCs/>
        </w:rPr>
      </w:pPr>
    </w:p>
    <w:sectPr w:rsidR="00FD104A">
      <w:headerReference w:type="default" r:id="rId14"/>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w="http://schemas.openxmlformats.org/wordprocessingml/2006/main" w:initials="JH" w:author="Jolene Haley(UST,US)" w:date="2025-07-15T10:51:43" w:id="1793747358">
    <w:p xmlns:w14="http://schemas.microsoft.com/office/word/2010/wordml" xmlns:w="http://schemas.openxmlformats.org/wordprocessingml/2006/main" w:rsidR="6750BE13" w:rsidRDefault="497C8D9C" w14:paraId="58401286" w14:textId="71F80BBF">
      <w:pPr>
        <w:pStyle w:val="CommentText"/>
      </w:pPr>
      <w:r>
        <w:rPr>
          <w:rStyle w:val="CommentReference"/>
        </w:rPr>
        <w:annotationRef/>
      </w:r>
      <w:r w:rsidRPr="232EB216" w:rsidR="27A462BA">
        <w:t>Do we want this to say Timely Dispatch for MLM? I don't think we should but if we need to let me know.</w:t>
      </w:r>
    </w:p>
  </w:comment>
  <w:comment xmlns:w="http://schemas.openxmlformats.org/wordprocessingml/2006/main" w:initials="JH" w:author="Jolene Haley(UST,US)" w:date="2025-07-18T09:52:10" w:id="1089811537">
    <w:p xmlns:w14="http://schemas.microsoft.com/office/word/2010/wordml" xmlns:w="http://schemas.openxmlformats.org/wordprocessingml/2006/main" w:rsidR="4A107624" w:rsidRDefault="24A45ACB" w14:paraId="7CB2B3D5" w14:textId="7890792C">
      <w:pPr>
        <w:pStyle w:val="CommentText"/>
      </w:pPr>
      <w:r>
        <w:rPr>
          <w:rStyle w:val="CommentReference"/>
        </w:rPr>
        <w:annotationRef/>
      </w:r>
      <w:r w:rsidRPr="2B712E24" w:rsidR="3D761F05">
        <w:t>Alternative titles:</w:t>
      </w:r>
    </w:p>
    <w:p xmlns:w14="http://schemas.microsoft.com/office/word/2010/wordml" xmlns:w="http://schemas.openxmlformats.org/wordprocessingml/2006/main" w:rsidR="4B8E2BA0" w:rsidRDefault="16709910" w14:paraId="12046A1D" w14:textId="3B74D6CD">
      <w:pPr>
        <w:pStyle w:val="CommentText"/>
      </w:pPr>
    </w:p>
    <w:p xmlns:w14="http://schemas.microsoft.com/office/word/2010/wordml" xmlns:w="http://schemas.openxmlformats.org/wordprocessingml/2006/main" w:rsidR="192DFA10" w:rsidRDefault="62AC1E77" w14:paraId="7C51A7FF" w14:textId="0C36EFF0">
      <w:pPr>
        <w:pStyle w:val="CommentText"/>
      </w:pPr>
      <w:r w:rsidRPr="26C527AD" w:rsidR="2576FF72">
        <w:t>Three money mindsets to live free &amp; bold</w:t>
      </w:r>
    </w:p>
    <w:p xmlns:w14="http://schemas.microsoft.com/office/word/2010/wordml" xmlns:w="http://schemas.openxmlformats.org/wordprocessingml/2006/main" w:rsidR="6E4E16C9" w:rsidRDefault="7E6FD620" w14:paraId="74EF1846" w14:textId="5501688A">
      <w:pPr>
        <w:pStyle w:val="CommentText"/>
      </w:pPr>
    </w:p>
    <w:p xmlns:w14="http://schemas.microsoft.com/office/word/2010/wordml" xmlns:w="http://schemas.openxmlformats.org/wordprocessingml/2006/main" w:rsidR="07AE64C7" w:rsidRDefault="2161E450" w14:paraId="45908B48" w14:textId="31B7902F">
      <w:pPr>
        <w:pStyle w:val="CommentText"/>
      </w:pPr>
      <w:r w:rsidRPr="22C12F33" w:rsidR="43542169">
        <w:t>Three smart ways to build wealth without kids</w:t>
      </w:r>
    </w:p>
    <w:p xmlns:w14="http://schemas.microsoft.com/office/word/2010/wordml" xmlns:w="http://schemas.openxmlformats.org/wordprocessingml/2006/main" w:rsidR="6FEEC4A7" w:rsidRDefault="7061A83E" w14:paraId="4C492E1B" w14:textId="3956544E">
      <w:pPr>
        <w:pStyle w:val="CommentText"/>
      </w:pPr>
    </w:p>
    <w:p xmlns:w14="http://schemas.microsoft.com/office/word/2010/wordml" xmlns:w="http://schemas.openxmlformats.org/wordprocessingml/2006/main" w:rsidR="207F5F99" w:rsidRDefault="565BFFB2" w14:paraId="3A06BA0D" w14:textId="1045A3CD">
      <w:pPr>
        <w:pStyle w:val="CommentText"/>
      </w:pPr>
      <w:r w:rsidRPr="092D14C0" w:rsidR="3576110A">
        <w:t>Three money paths for a childfree life</w:t>
      </w:r>
    </w:p>
    <w:p xmlns:w14="http://schemas.microsoft.com/office/word/2010/wordml" xmlns:w="http://schemas.openxmlformats.org/wordprocessingml/2006/main" w:rsidR="58778EFC" w:rsidRDefault="60D57ABE" w14:paraId="454823B4" w14:textId="666BDBBD">
      <w:pPr>
        <w:pStyle w:val="CommentText"/>
      </w:pPr>
    </w:p>
    <w:p xmlns:w14="http://schemas.microsoft.com/office/word/2010/wordml" xmlns:w="http://schemas.openxmlformats.org/wordprocessingml/2006/main" w:rsidR="7A79F013" w:rsidRDefault="0782BC5D" w14:paraId="14778CF5" w14:textId="5493A953">
      <w:pPr>
        <w:pStyle w:val="CommentText"/>
      </w:pPr>
      <w:r w:rsidRPr="5DE2D3C8" w:rsidR="741CCF9F">
        <w:t>Three money mindsets for the childfree</w:t>
      </w:r>
    </w:p>
  </w:comment>
  <w:comment xmlns:w="http://schemas.openxmlformats.org/wordprocessingml/2006/main" w:initials="JH" w:author="Jolene Haley(UST,US)" w:date="2025-07-18T09:53:43" w:id="1489042665">
    <w:p xmlns:w14="http://schemas.microsoft.com/office/word/2010/wordml" xmlns:w="http://schemas.openxmlformats.org/wordprocessingml/2006/main" w:rsidR="578D2C68" w:rsidRDefault="1BCE7B6A" w14:paraId="7862FB4E" w14:textId="341537F1">
      <w:pPr>
        <w:pStyle w:val="CommentText"/>
      </w:pPr>
      <w:r>
        <w:rPr>
          <w:rStyle w:val="CommentReference"/>
        </w:rPr>
        <w:annotationRef/>
      </w:r>
      <w:r w:rsidRPr="08714C6D" w:rsidR="5758840F">
        <w:t>Live aligned: Three childfree money mindsets</w:t>
      </w:r>
    </w:p>
    <w:p xmlns:w14="http://schemas.microsoft.com/office/word/2010/wordml" xmlns:w="http://schemas.openxmlformats.org/wordprocessingml/2006/main" w:rsidR="7B1281B3" w:rsidRDefault="179A8506" w14:paraId="3556A86F" w14:textId="13148E00">
      <w:pPr>
        <w:pStyle w:val="CommentText"/>
      </w:pPr>
    </w:p>
    <w:p xmlns:w14="http://schemas.microsoft.com/office/word/2010/wordml" xmlns:w="http://schemas.openxmlformats.org/wordprocessingml/2006/main" w:rsidR="6C999E67" w:rsidRDefault="5B733ECA" w14:paraId="58F800CD" w14:textId="44554AE7">
      <w:pPr>
        <w:pStyle w:val="CommentText"/>
      </w:pPr>
      <w:r w:rsidRPr="2D51D98B" w:rsidR="0431F409">
        <w:t>Powerful financial mindsets for the childfree</w:t>
      </w:r>
    </w:p>
  </w:comment>
  <w:comment xmlns:w="http://schemas.openxmlformats.org/wordprocessingml/2006/main" w:initials="JH" w:author="Jolene Haley(UST,US)" w:date="2025-07-18T09:57:20" w:id="2037219507">
    <w:p xmlns:w14="http://schemas.microsoft.com/office/word/2010/wordml" xmlns:w="http://schemas.openxmlformats.org/wordprocessingml/2006/main" w:rsidR="34393D93" w:rsidRDefault="5F8E2A46" w14:paraId="3D4F1F81" w14:textId="2CD02C8F">
      <w:pPr>
        <w:pStyle w:val="CommentText"/>
      </w:pPr>
      <w:r>
        <w:rPr>
          <w:rStyle w:val="CommentReference"/>
        </w:rPr>
        <w:annotationRef/>
      </w:r>
      <w:r w:rsidRPr="5EF1D4CF" w:rsidR="22275783">
        <w:t>Not using a definition screen for this for the storytelling illustration limits on a definition screen. :)</w:t>
      </w:r>
    </w:p>
  </w:comment>
  <w:comment xmlns:w="http://schemas.openxmlformats.org/wordprocessingml/2006/main" w:initials="JH" w:author="Jolene Haley(UST,US)" w:date="2025-07-18T10:04:52" w:id="1661466698">
    <w:p xmlns:w14="http://schemas.microsoft.com/office/word/2010/wordml" xmlns:w="http://schemas.openxmlformats.org/wordprocessingml/2006/main" w:rsidR="508C6C9F" w:rsidRDefault="4F76D94C" w14:paraId="503A8974" w14:textId="292FF56E">
      <w:pPr>
        <w:pStyle w:val="CommentText"/>
      </w:pPr>
      <w:r>
        <w:rPr>
          <w:rStyle w:val="CommentReference"/>
        </w:rPr>
        <w:annotationRef/>
      </w:r>
      <w:r w:rsidRPr="2BD5E1B2" w:rsidR="26775C93">
        <w:t xml:space="preserve">Sharing this article with </w:t>
      </w:r>
      <w:r>
        <w:fldChar w:fldCharType="begin"/>
      </w:r>
      <w:r>
        <w:instrText xml:space="preserve"> HYPERLINK "mailto:287055@ust.com"</w:instrText>
      </w:r>
      <w:bookmarkStart w:name="_@_C06FB9E06DED4D7F8340A03727857D9FZ" w:id="672802636"/>
      <w:r>
        <w:fldChar w:fldCharType="separate"/>
      </w:r>
      <w:bookmarkEnd w:id="672802636"/>
      <w:r w:rsidRPr="3005EF7D" w:rsidR="69083BE2">
        <w:rPr>
          <w:rStyle w:val="Mention"/>
          <w:noProof/>
        </w:rPr>
        <w:t>@Angela King(UST,US)</w:t>
      </w:r>
      <w:r>
        <w:fldChar w:fldCharType="end"/>
      </w:r>
      <w:r w:rsidRPr="09CBD3A2" w:rsidR="77BC3E2F">
        <w:t xml:space="preserve"> and </w:t>
      </w:r>
      <w:r>
        <w:fldChar w:fldCharType="begin"/>
      </w:r>
      <w:r>
        <w:instrText xml:space="preserve"> HYPERLINK "mailto:284164@ust.com"</w:instrText>
      </w:r>
      <w:bookmarkStart w:name="_@_826FF3653D95431FA0CA49A055F12FF7Z" w:id="807260829"/>
      <w:r>
        <w:fldChar w:fldCharType="separate"/>
      </w:r>
      <w:bookmarkEnd w:id="807260829"/>
      <w:r w:rsidRPr="1DD948B5" w:rsidR="156B9172">
        <w:rPr>
          <w:rStyle w:val="Mention"/>
          <w:noProof/>
        </w:rPr>
        <w:t>@Michael Stephenson(UST,US)</w:t>
      </w:r>
      <w:r>
        <w:fldChar w:fldCharType="end"/>
      </w:r>
      <w:r w:rsidRPr="5331B3B7" w:rsidR="3905BBFF">
        <w:t xml:space="preserve"> for builds!</w:t>
      </w:r>
    </w:p>
    <w:p xmlns:w14="http://schemas.microsoft.com/office/word/2010/wordml" xmlns:w="http://schemas.openxmlformats.org/wordprocessingml/2006/main" w:rsidR="50E29368" w:rsidRDefault="4C2501AB" w14:paraId="28D7646D" w14:textId="30896959">
      <w:pPr>
        <w:pStyle w:val="CommentText"/>
      </w:pPr>
    </w:p>
    <w:p xmlns:w14="http://schemas.microsoft.com/office/word/2010/wordml" xmlns:w="http://schemas.openxmlformats.org/wordprocessingml/2006/main" w:rsidR="40052593" w:rsidRDefault="33B5CDCC" w14:paraId="44C6F820" w14:textId="3AA3DD92">
      <w:pPr>
        <w:pStyle w:val="CommentText"/>
      </w:pPr>
      <w:r w:rsidRPr="4A3ED455" w:rsidR="6ACCE021">
        <w:t xml:space="preserve">And for </w:t>
      </w:r>
      <w:r>
        <w:fldChar w:fldCharType="begin"/>
      </w:r>
      <w:r>
        <w:instrText xml:space="preserve"> HYPERLINK "mailto:287594@ust.com"</w:instrText>
      </w:r>
      <w:bookmarkStart w:name="_@_672F1987D32948A3A95BBA347E86CCF3Z" w:id="1251312597"/>
      <w:r>
        <w:fldChar w:fldCharType="separate"/>
      </w:r>
      <w:bookmarkEnd w:id="1251312597"/>
      <w:r w:rsidRPr="6FF8569F" w:rsidR="26E71607">
        <w:rPr>
          <w:rStyle w:val="Mention"/>
          <w:noProof/>
        </w:rPr>
        <w:t>@Gloria Shugleva(UST,BG)</w:t>
      </w:r>
      <w:r>
        <w:fldChar w:fldCharType="end"/>
      </w:r>
      <w:r w:rsidRPr="37B555FD" w:rsidR="31A25642">
        <w:t xml:space="preserve"> and </w:t>
      </w:r>
      <w:r>
        <w:fldChar w:fldCharType="begin"/>
      </w:r>
      <w:r>
        <w:instrText xml:space="preserve"> HYPERLINK "mailto:287395@ust.com"</w:instrText>
      </w:r>
      <w:bookmarkStart w:name="_@_4D311FA1D28D4414BD64A290443EB3FEZ" w:id="705022040"/>
      <w:r>
        <w:fldChar w:fldCharType="separate"/>
      </w:r>
      <w:bookmarkEnd w:id="705022040"/>
      <w:r w:rsidRPr="11CC6F15" w:rsidR="0CBF886F">
        <w:rPr>
          <w:rStyle w:val="Mention"/>
          <w:noProof/>
        </w:rPr>
        <w:t>@Nadia Tovar Cordova(UST,MX)</w:t>
      </w:r>
      <w:r>
        <w:fldChar w:fldCharType="end"/>
      </w:r>
      <w:r w:rsidRPr="6C8BE6E4" w:rsidR="3AEB5CB6">
        <w:t xml:space="preserve">  if you need it!</w:t>
      </w:r>
    </w:p>
  </w:comment>
  <w:comment xmlns:w="http://schemas.openxmlformats.org/wordprocessingml/2006/main" w:initials="AK" w:author="Angela King(UST,US)" w:date="2025-07-18T13:22:49" w:id="776427410">
    <w:p xmlns:w14="http://schemas.microsoft.com/office/word/2010/wordml" xmlns:w="http://schemas.openxmlformats.org/wordprocessingml/2006/main" w:rsidR="62C64B23" w:rsidRDefault="30B71FDD" w14:paraId="2210B46F" w14:textId="09F35CB7">
      <w:pPr>
        <w:pStyle w:val="CommentText"/>
      </w:pPr>
      <w:r>
        <w:rPr>
          <w:rStyle w:val="CommentReference"/>
        </w:rPr>
        <w:annotationRef/>
      </w:r>
      <w:r w:rsidRPr="1DE4620A" w:rsidR="43CDD0F8">
        <w:t>I think we call it Childfree and hard launch this topic.</w:t>
      </w:r>
    </w:p>
  </w:comment>
  <w:comment xmlns:w="http://schemas.openxmlformats.org/wordprocessingml/2006/main" w:initials="AK" w:author="Angela King(UST,US)" w:date="2025-07-18T13:24:10" w:id="199150496">
    <w:p xmlns:w14="http://schemas.microsoft.com/office/word/2010/wordml" xmlns:w="http://schemas.openxmlformats.org/wordprocessingml/2006/main" w:rsidR="355DA858" w:rsidRDefault="3FC456CB" w14:paraId="2445EAFF" w14:textId="55B89BBE">
      <w:pPr>
        <w:pStyle w:val="CommentText"/>
      </w:pPr>
      <w:r>
        <w:rPr>
          <w:rStyle w:val="CommentReference"/>
        </w:rPr>
        <w:annotationRef/>
      </w:r>
      <w:r w:rsidRPr="7B4C881F" w:rsidR="212F16FD">
        <w:t>Maybe: "Choosing a childfree path can make your financial goals different.</w:t>
      </w:r>
    </w:p>
  </w:comment>
  <w:comment xmlns:w="http://schemas.openxmlformats.org/wordprocessingml/2006/main" w:initials="AK" w:author="Angela King(UST,US)" w:date="2025-07-18T13:25:42" w:id="1934414726">
    <w:p xmlns:w14="http://schemas.microsoft.com/office/word/2010/wordml" xmlns:w="http://schemas.openxmlformats.org/wordprocessingml/2006/main" w:rsidR="46C29739" w:rsidRDefault="134F9251" w14:paraId="191C826C" w14:textId="5D803F10">
      <w:pPr>
        <w:pStyle w:val="CommentText"/>
      </w:pPr>
      <w:r>
        <w:rPr>
          <w:rStyle w:val="CommentReference"/>
        </w:rPr>
        <w:annotationRef/>
      </w:r>
      <w:r w:rsidRPr="7222EA69" w:rsidR="491CAC44">
        <w:t>We should differentiate this from the title.</w:t>
      </w:r>
    </w:p>
  </w:comment>
  <w:comment xmlns:w="http://schemas.openxmlformats.org/wordprocessingml/2006/main" w:initials="AK" w:author="Angela King(UST,US)" w:date="2025-07-18T13:26:25" w:id="299277252">
    <w:p xmlns:w14="http://schemas.microsoft.com/office/word/2010/wordml" xmlns:w="http://schemas.openxmlformats.org/wordprocessingml/2006/main" w:rsidR="49B4E509" w:rsidRDefault="542BA4AC" w14:paraId="4771DE46" w14:textId="0BD94F2D">
      <w:pPr>
        <w:pStyle w:val="CommentText"/>
      </w:pPr>
      <w:r>
        <w:rPr>
          <w:rStyle w:val="CommentReference"/>
        </w:rPr>
        <w:annotationRef/>
      </w:r>
      <w:r w:rsidRPr="1B9C4053" w:rsidR="19F3B18B">
        <w:t>Do we want to mention a potential partner?</w:t>
      </w:r>
    </w:p>
  </w:comment>
  <w:comment xmlns:w="http://schemas.openxmlformats.org/wordprocessingml/2006/main" w:initials="MS" w:author="Michael Stephenson(UST,US)" w:date="2025-07-18T10:27:21" w:id="1273884610">
    <w:p xmlns:w14="http://schemas.microsoft.com/office/word/2010/wordml" xmlns:w="http://schemas.openxmlformats.org/wordprocessingml/2006/main" w:rsidR="1E7FD1F1" w:rsidRDefault="3C2B5E87" w14:paraId="5AD56B61" w14:textId="6CE1C79D">
      <w:pPr>
        <w:pStyle w:val="CommentText"/>
      </w:pPr>
      <w:r>
        <w:rPr>
          <w:rStyle w:val="CommentReference"/>
        </w:rPr>
        <w:annotationRef/>
      </w:r>
      <w:r w:rsidRPr="4F012D52" w:rsidR="2547A84E">
        <w:t>As always, gentle reminder of CMS constraints! Title description still has a hard character limit. Here's an alt in case you like it:</w:t>
      </w:r>
    </w:p>
    <w:p xmlns:w14="http://schemas.microsoft.com/office/word/2010/wordml" xmlns:w="http://schemas.openxmlformats.org/wordprocessingml/2006/main" w:rsidR="2846838D" w:rsidRDefault="0E0FFA58" w14:paraId="60D3D0D5" w14:textId="0F94D554">
      <w:pPr>
        <w:pStyle w:val="CommentText"/>
      </w:pPr>
    </w:p>
    <w:p xmlns:w14="http://schemas.microsoft.com/office/word/2010/wordml" xmlns:w="http://schemas.openxmlformats.org/wordprocessingml/2006/main" w:rsidR="5B8FA19F" w:rsidRDefault="19F37C2F" w14:paraId="4D550C5B" w14:textId="7214F160">
      <w:pPr>
        <w:pStyle w:val="CommentText"/>
      </w:pPr>
      <w:r w:rsidRPr="036E534A" w:rsidR="0DF5FA03">
        <w:t>Choosing a childfree path means your financial goals may look a bit different. Let's explore three frameworks that can help you align your money with the life you want: FILE, FIRE, and Die with Zero.</w:t>
      </w:r>
    </w:p>
  </w:comment>
  <w:comment xmlns:w="http://schemas.openxmlformats.org/wordprocessingml/2006/main" w:initials="AK" w:author="Angela King(UST,US)" w:date="2025-07-18T13:29:05" w:id="770490835">
    <w:p xmlns:w14="http://schemas.microsoft.com/office/word/2010/wordml" xmlns:w="http://schemas.openxmlformats.org/wordprocessingml/2006/main" w:rsidR="02ADD211" w:rsidRDefault="2CE2C436" w14:paraId="19567659" w14:textId="607DEE9C">
      <w:pPr>
        <w:pStyle w:val="CommentText"/>
      </w:pPr>
      <w:r>
        <w:rPr>
          <w:rStyle w:val="CommentReference"/>
        </w:rPr>
        <w:annotationRef/>
      </w:r>
      <w:r w:rsidRPr="1001D923" w:rsidR="2628075F">
        <w:t>maybe mention daycare fees first?</w:t>
      </w:r>
    </w:p>
  </w:comment>
  <w:comment xmlns:w="http://schemas.openxmlformats.org/wordprocessingml/2006/main" w:initials="MS" w:author="Michael Stephenson(UST,US)" w:date="2025-07-18T10:31:35" w:id="1106431922">
    <w:p xmlns:w14="http://schemas.microsoft.com/office/word/2010/wordml" xmlns:w="http://schemas.openxmlformats.org/wordprocessingml/2006/main" w:rsidR="276D4EB6" w:rsidRDefault="1259FBE5" w14:paraId="6F9B984D" w14:textId="560F1CC6">
      <w:pPr>
        <w:pStyle w:val="CommentText"/>
      </w:pPr>
      <w:r>
        <w:rPr>
          <w:rStyle w:val="CommentReference"/>
        </w:rPr>
        <w:annotationRef/>
      </w:r>
      <w:r w:rsidRPr="469050F6" w:rsidR="0F8C8A02">
        <w:t xml:space="preserve">Something I think may be missing is a bit of an intro to the broader topic. Like, we received a VERY comprehensive brief and understand the context. </w:t>
      </w:r>
    </w:p>
    <w:p xmlns:w14="http://schemas.microsoft.com/office/word/2010/wordml" xmlns:w="http://schemas.openxmlformats.org/wordprocessingml/2006/main" w:rsidR="23BC349B" w:rsidRDefault="3727990A" w14:paraId="59F5C2D1" w14:textId="1049080A">
      <w:pPr>
        <w:pStyle w:val="CommentText"/>
      </w:pPr>
    </w:p>
    <w:p xmlns:w14="http://schemas.microsoft.com/office/word/2010/wordml" xmlns:w="http://schemas.openxmlformats.org/wordprocessingml/2006/main" w:rsidR="164F90A3" w:rsidRDefault="2FE75DF1" w14:paraId="68B6DB23" w14:textId="1737025E">
      <w:pPr>
        <w:pStyle w:val="CommentText"/>
      </w:pPr>
      <w:r w:rsidRPr="46E4C8EA" w:rsidR="3F38F9D3">
        <w:t xml:space="preserve">But we're almost assuming the average person who's clicked on this article is full sending on being childfree. </w:t>
      </w:r>
    </w:p>
    <w:p xmlns:w14="http://schemas.microsoft.com/office/word/2010/wordml" xmlns:w="http://schemas.openxmlformats.org/wordprocessingml/2006/main" w:rsidR="7400C9EE" w:rsidRDefault="1FA34CEB" w14:paraId="1CC59172" w14:textId="71419A35">
      <w:pPr>
        <w:pStyle w:val="CommentText"/>
      </w:pPr>
    </w:p>
    <w:p xmlns:w14="http://schemas.microsoft.com/office/word/2010/wordml" xmlns:w="http://schemas.openxmlformats.org/wordprocessingml/2006/main" w:rsidR="2DF04D36" w:rsidRDefault="798DA586" w14:paraId="49F946F9" w14:textId="058965A4">
      <w:pPr>
        <w:pStyle w:val="CommentText"/>
      </w:pPr>
      <w:r w:rsidRPr="743DC4E3" w:rsidR="4E98C698">
        <w:t>Is there a bit more room to explain how this is a growing phenomenon with this generation? Offer users a chance to a reflect, does this look like you? Or maybe COULD it be you?</w:t>
      </w:r>
    </w:p>
  </w:comment>
  <w:comment xmlns:w="http://schemas.openxmlformats.org/wordprocessingml/2006/main" w:initials="AK" w:author="Angela King(UST,US)" w:date="2025-07-18T13:31:49" w:id="1128119263">
    <w:p xmlns:w14="http://schemas.microsoft.com/office/word/2010/wordml" xmlns:w="http://schemas.openxmlformats.org/wordprocessingml/2006/main" w:rsidR="4F4D53BA" w:rsidRDefault="3F644F64" w14:paraId="33FF6BC9" w14:textId="1C003ED9">
      <w:pPr>
        <w:pStyle w:val="CommentText"/>
      </w:pPr>
      <w:r>
        <w:rPr>
          <w:rStyle w:val="CommentReference"/>
        </w:rPr>
        <w:annotationRef/>
      </w:r>
      <w:r w:rsidRPr="22673A0C" w:rsidR="2CC4A67B">
        <w:t>We usually include a headline for the tip now and not just the word "TIP".</w:t>
      </w:r>
    </w:p>
  </w:comment>
  <w:comment xmlns:w="http://schemas.openxmlformats.org/wordprocessingml/2006/main" w:initials="AK" w:author="Angela King(UST,US)" w:date="2025-07-18T13:32:43" w:id="71004875">
    <w:p xmlns:w14="http://schemas.microsoft.com/office/word/2010/wordml" xmlns:w="http://schemas.openxmlformats.org/wordprocessingml/2006/main" w:rsidR="397DD8C7" w:rsidRDefault="583593D4" w14:paraId="6CAF7FFB" w14:textId="0E77A7DF">
      <w:pPr>
        <w:pStyle w:val="CommentText"/>
      </w:pPr>
      <w:r>
        <w:rPr>
          <w:rStyle w:val="CommentReference"/>
        </w:rPr>
        <w:annotationRef/>
      </w:r>
      <w:r w:rsidRPr="30EE4593" w:rsidR="02C6AEBE">
        <w:t>That could potentially be a good use of a definition screen.</w:t>
      </w:r>
    </w:p>
  </w:comment>
  <w:comment xmlns:w="http://schemas.openxmlformats.org/wordprocessingml/2006/main" w:initials="AK" w:author="Angela King(UST,US)" w:date="2025-07-18T13:33:33" w:id="461511296">
    <w:p xmlns:w14="http://schemas.microsoft.com/office/word/2010/wordml" xmlns:w="http://schemas.openxmlformats.org/wordprocessingml/2006/main" w:rsidR="5B855D45" w:rsidRDefault="74DE71EA" w14:paraId="4F8AF0AC" w14:textId="24075B17">
      <w:pPr>
        <w:pStyle w:val="CommentText"/>
      </w:pPr>
      <w:r>
        <w:rPr>
          <w:rStyle w:val="CommentReference"/>
        </w:rPr>
        <w:annotationRef/>
      </w:r>
      <w:r w:rsidRPr="0C01AF84" w:rsidR="0D8E8E9C">
        <w:t>Nice</w:t>
      </w:r>
    </w:p>
  </w:comment>
  <w:comment xmlns:w="http://schemas.openxmlformats.org/wordprocessingml/2006/main" w:initials="AK" w:author="Angela King(UST,US)" w:date="2025-07-18T13:35:19" w:id="622841315">
    <w:p xmlns:w14="http://schemas.microsoft.com/office/word/2010/wordml" xmlns:w="http://schemas.openxmlformats.org/wordprocessingml/2006/main" w:rsidR="6E8AF896" w:rsidRDefault="2EA86721" w14:paraId="656BBB16" w14:textId="140E9EA9">
      <w:pPr>
        <w:pStyle w:val="CommentText"/>
      </w:pPr>
      <w:r>
        <w:rPr>
          <w:rStyle w:val="CommentReference"/>
        </w:rPr>
        <w:annotationRef/>
      </w:r>
      <w:r w:rsidRPr="35472436" w:rsidR="0B6194B7">
        <w:t>At this point, we haven't mentioned the frameworks yet. I think there should be a bullet screen that lists them out with quick definitions.</w:t>
      </w:r>
    </w:p>
  </w:comment>
  <w:comment xmlns:w="http://schemas.openxmlformats.org/wordprocessingml/2006/main" w:initials="AK" w:author="Angela King(UST,US)" w:date="2025-07-18T13:35:36" w:id="1204396373">
    <w:p xmlns:w14="http://schemas.microsoft.com/office/word/2010/wordml" xmlns:w="http://schemas.openxmlformats.org/wordprocessingml/2006/main" w:rsidR="1A9363A1" w:rsidRDefault="6571BE54" w14:paraId="193A4E52" w14:textId="7C7AF707">
      <w:pPr>
        <w:pStyle w:val="CommentText"/>
      </w:pPr>
      <w:r>
        <w:rPr>
          <w:rStyle w:val="CommentReference"/>
        </w:rPr>
        <w:annotationRef/>
      </w:r>
      <w:r w:rsidRPr="631338C1" w:rsidR="2F9F3DE1">
        <w:t>THEN lead into the individual screens on each framework.</w:t>
      </w:r>
    </w:p>
  </w:comment>
  <w:comment xmlns:w="http://schemas.openxmlformats.org/wordprocessingml/2006/main" w:initials="MS" w:author="Michael Stephenson(UST,US)" w:date="2025-07-18T10:38:19" w:id="2101983538">
    <w:p xmlns:w14="http://schemas.microsoft.com/office/word/2010/wordml" xmlns:w="http://schemas.openxmlformats.org/wordprocessingml/2006/main" w:rsidR="2E402562" w:rsidRDefault="0AE4A544" w14:paraId="146BA649" w14:textId="183FC87A">
      <w:pPr>
        <w:pStyle w:val="CommentText"/>
      </w:pPr>
      <w:r>
        <w:rPr>
          <w:rStyle w:val="CommentReference"/>
        </w:rPr>
        <w:annotationRef/>
      </w:r>
      <w:r w:rsidRPr="133E842A" w:rsidR="3F27DFEC">
        <w:t xml:space="preserve">I like this a lot too. Again, maybe this is me being an old-head at the Paven thing. This feels like the central dilemma here, but it's hiding away in the tip. </w:t>
      </w:r>
    </w:p>
    <w:p xmlns:w14="http://schemas.microsoft.com/office/word/2010/wordml" xmlns:w="http://schemas.openxmlformats.org/wordprocessingml/2006/main" w:rsidR="23E28795" w:rsidRDefault="18889D3D" w14:paraId="71E64C35" w14:textId="192A0545">
      <w:pPr>
        <w:pStyle w:val="CommentText"/>
      </w:pPr>
    </w:p>
    <w:p xmlns:w14="http://schemas.microsoft.com/office/word/2010/wordml" xmlns:w="http://schemas.openxmlformats.org/wordprocessingml/2006/main" w:rsidR="4AA9354C" w:rsidRDefault="68315BA8" w14:paraId="04847D8D" w14:textId="2FCB511B">
      <w:pPr>
        <w:pStyle w:val="CommentText"/>
      </w:pPr>
      <w:r w:rsidRPr="7A7A7381" w:rsidR="38D1FBB7">
        <w:t xml:space="preserve">Idk if stepping away from the philosophy of leading with the dilemma screen is what we're going for, but I feel like this one line touches on so much that I personally would like to read more about. Like, we're talking about pressure from parents, social media, etc. You have to be a bit of a rebel to do this. </w:t>
      </w:r>
    </w:p>
    <w:p xmlns:w14="http://schemas.microsoft.com/office/word/2010/wordml" xmlns:w="http://schemas.openxmlformats.org/wordprocessingml/2006/main" w:rsidR="1A550740" w:rsidRDefault="37472F59" w14:paraId="32E599AB" w14:textId="4851BFCA">
      <w:pPr>
        <w:pStyle w:val="CommentText"/>
      </w:pPr>
    </w:p>
    <w:p xmlns:w14="http://schemas.microsoft.com/office/word/2010/wordml" xmlns:w="http://schemas.openxmlformats.org/wordprocessingml/2006/main" w:rsidR="40A5FE6F" w:rsidRDefault="149D9129" w14:paraId="7D5061F5" w14:textId="109FC08A">
      <w:pPr>
        <w:pStyle w:val="CommentText"/>
      </w:pPr>
      <w:r w:rsidRPr="63ED4D64" w:rsidR="634F4892">
        <w:t>We haven't even mentioned that most financial planning just auto-assumes you'll get married+have a kid. We can be the cool financial planning tool that DOES! And calls it out!</w:t>
      </w:r>
    </w:p>
  </w:comment>
  <w:comment xmlns:w="http://schemas.openxmlformats.org/wordprocessingml/2006/main" w:initials="AK" w:author="Angela King(UST,US)" w:date="2025-07-18T13:38:57" w:id="511536573">
    <w:p xmlns:w14="http://schemas.microsoft.com/office/word/2010/wordml" xmlns:w="http://schemas.openxmlformats.org/wordprocessingml/2006/main" w:rsidR="33E86C82" w:rsidRDefault="6E6C384A" w14:paraId="1C8AD28B" w14:textId="3C968FC2">
      <w:pPr>
        <w:pStyle w:val="CommentText"/>
      </w:pPr>
      <w:r>
        <w:rPr>
          <w:rStyle w:val="CommentReference"/>
        </w:rPr>
        <w:annotationRef/>
      </w:r>
      <w:r w:rsidRPr="0E1A0335" w:rsidR="57E189BA">
        <w:t>Wild idea: What if we did an experiment in which we use a poll question screen here, how it was originally intended, to ask a question after reading the article. Maybe two.</w:t>
      </w:r>
    </w:p>
    <w:p xmlns:w14="http://schemas.microsoft.com/office/word/2010/wordml" xmlns:w="http://schemas.openxmlformats.org/wordprocessingml/2006/main" w:rsidR="50396BFB" w:rsidRDefault="4B15C697" w14:paraId="66497FE3" w14:textId="00DBC238">
      <w:pPr>
        <w:pStyle w:val="CommentText"/>
      </w:pPr>
    </w:p>
    <w:p xmlns:w14="http://schemas.microsoft.com/office/word/2010/wordml" xmlns:w="http://schemas.openxmlformats.org/wordprocessingml/2006/main" w:rsidR="5B04F75F" w:rsidRDefault="6AF4F95C" w14:paraId="1E23042C" w14:textId="3E4C7B1F">
      <w:pPr>
        <w:pStyle w:val="CommentText"/>
      </w:pPr>
      <w:r w:rsidRPr="52FF1004" w:rsidR="5ACBE712">
        <w:t>Question 1: Which mindset resonates most with you?</w:t>
      </w:r>
    </w:p>
    <w:p xmlns:w14="http://schemas.microsoft.com/office/word/2010/wordml" xmlns:w="http://schemas.openxmlformats.org/wordprocessingml/2006/main" w:rsidR="000EDD04" w:rsidRDefault="2AE965BE" w14:paraId="2B181BC2" w14:textId="2AF85F00">
      <w:pPr>
        <w:pStyle w:val="CommentText"/>
      </w:pPr>
    </w:p>
    <w:p xmlns:w14="http://schemas.microsoft.com/office/word/2010/wordml" xmlns:w="http://schemas.openxmlformats.org/wordprocessingml/2006/main" w:rsidR="1F293668" w:rsidRDefault="7A9063CE" w14:paraId="51B60832" w14:textId="6FF55814">
      <w:pPr>
        <w:pStyle w:val="CommentText"/>
      </w:pPr>
      <w:r w:rsidRPr="04A0D15D" w:rsidR="4C2E8BC5">
        <w:t>Question 2: Would you like a deep dive on one or more of the 3 mindsets?</w:t>
      </w:r>
    </w:p>
    <w:p xmlns:w14="http://schemas.microsoft.com/office/word/2010/wordml" xmlns:w="http://schemas.openxmlformats.org/wordprocessingml/2006/main" w:rsidR="0443DA39" w:rsidRDefault="181FF9C7" w14:paraId="003B883A" w14:textId="4C624AA0">
      <w:pPr>
        <w:pStyle w:val="CommentText"/>
      </w:pPr>
    </w:p>
    <w:p xmlns:w14="http://schemas.microsoft.com/office/word/2010/wordml" xmlns:w="http://schemas.openxmlformats.org/wordprocessingml/2006/main" w:rsidR="59DF9575" w:rsidRDefault="0C7DC712" w14:paraId="05068715" w14:textId="1860AC9C">
      <w:pPr>
        <w:pStyle w:val="CommentText"/>
      </w:pPr>
      <w:r>
        <w:fldChar w:fldCharType="begin"/>
      </w:r>
      <w:r>
        <w:instrText xml:space="preserve"> HYPERLINK "mailto:292688@ust.com"</w:instrText>
      </w:r>
      <w:bookmarkStart w:name="_@_1FA054D0F2754B7CA2CC83F6107B6638Z" w:id="378168000"/>
      <w:r>
        <w:fldChar w:fldCharType="separate"/>
      </w:r>
      <w:bookmarkEnd w:id="378168000"/>
      <w:r w:rsidRPr="4A6D050B" w:rsidR="2C2441E2">
        <w:rPr>
          <w:rStyle w:val="Mention"/>
          <w:noProof/>
        </w:rPr>
        <w:t>@Jolene Haley(UST,US)</w:t>
      </w:r>
      <w:r>
        <w:fldChar w:fldCharType="end"/>
      </w:r>
      <w:r w:rsidRPr="003C87CD" w:rsidR="7F8670A7">
        <w:t xml:space="preserve"> </w:t>
      </w:r>
      <w:r>
        <w:fldChar w:fldCharType="begin"/>
      </w:r>
      <w:r>
        <w:instrText xml:space="preserve"> HYPERLINK "mailto:284164@ust.com"</w:instrText>
      </w:r>
      <w:bookmarkStart w:name="_@_540469219EDC4504B267AC133E788063Z" w:id="1275632743"/>
      <w:r>
        <w:fldChar w:fldCharType="separate"/>
      </w:r>
      <w:bookmarkEnd w:id="1275632743"/>
      <w:r w:rsidRPr="5FC097D8" w:rsidR="482DB5B8">
        <w:rPr>
          <w:rStyle w:val="Mention"/>
          <w:noProof/>
        </w:rPr>
        <w:t>@Michael Stephenson(UST,US)</w:t>
      </w:r>
      <w:r>
        <w:fldChar w:fldCharType="end"/>
      </w:r>
      <w:r w:rsidRPr="6BCA08F8" w:rsidR="6F2E1299">
        <w:t xml:space="preserve"> </w:t>
      </w:r>
    </w:p>
  </w:comment>
  <w:comment xmlns:w="http://schemas.openxmlformats.org/wordprocessingml/2006/main" w:initials="MS" w:author="Michael Stephenson(UST,US)" w:date="2025-07-18T10:39:29" w:id="1704232372">
    <w:p xmlns:w14="http://schemas.microsoft.com/office/word/2010/wordml" xmlns:w="http://schemas.openxmlformats.org/wordprocessingml/2006/main" w:rsidR="089DBBE7" w:rsidRDefault="07D080F1" w14:paraId="2952C97A" w14:textId="0B065B09">
      <w:pPr>
        <w:pStyle w:val="CommentText"/>
      </w:pPr>
      <w:r>
        <w:rPr>
          <w:rStyle w:val="CommentReference"/>
        </w:rPr>
        <w:annotationRef/>
      </w:r>
      <w:r w:rsidRPr="03FD05B7" w:rsidR="7C0AD9AD">
        <w:t>Again, love the use of the bullets at the end to recap with action items. Very good shift to the standard format.</w:t>
      </w:r>
    </w:p>
  </w:comment>
  <w:comment xmlns:w="http://schemas.openxmlformats.org/wordprocessingml/2006/main" w:initials="AK" w:author="Angela King(UST,US)" w:date="2025-07-18T13:39:55" w:id="942720431">
    <w:p xmlns:w14="http://schemas.microsoft.com/office/word/2010/wordml" xmlns:w="http://schemas.openxmlformats.org/wordprocessingml/2006/main" w:rsidR="5E56DACA" w:rsidRDefault="7B47855E" w14:paraId="453C0912" w14:textId="68BFF59B">
      <w:pPr>
        <w:pStyle w:val="CommentText"/>
      </w:pPr>
      <w:r>
        <w:rPr>
          <w:rStyle w:val="CommentReference"/>
        </w:rPr>
        <w:annotationRef/>
      </w:r>
      <w:r w:rsidRPr="15E62C49" w:rsidR="41F8F322">
        <w:t>I feel like you need a tip on this one. All other mindsets have a tip.</w:t>
      </w:r>
    </w:p>
  </w:comment>
  <w:comment xmlns:w="http://schemas.openxmlformats.org/wordprocessingml/2006/main" w:initials="AK" w:author="Angela King(UST,US)" w:date="2025-07-18T13:40:46" w:id="423303156">
    <w:p xmlns:w14="http://schemas.microsoft.com/office/word/2010/wordml" xmlns:w="http://schemas.openxmlformats.org/wordprocessingml/2006/main" w:rsidR="24636382" w:rsidRDefault="2579901B" w14:paraId="299EC0F1" w14:textId="39DD7E72">
      <w:pPr>
        <w:pStyle w:val="CommentText"/>
      </w:pPr>
      <w:r>
        <w:rPr>
          <w:rStyle w:val="CommentReference"/>
        </w:rPr>
        <w:annotationRef/>
      </w:r>
      <w:r w:rsidRPr="6819E313" w:rsidR="40089D03">
        <w:t>Use a headline instead of TIP</w:t>
      </w:r>
    </w:p>
  </w:comment>
  <w:comment xmlns:w="http://schemas.openxmlformats.org/wordprocessingml/2006/main" w:initials="AK" w:author="Angela King(UST,US)" w:date="2025-07-18T13:41:28" w:id="557313850">
    <w:p xmlns:w14="http://schemas.microsoft.com/office/word/2010/wordml" xmlns:w="http://schemas.openxmlformats.org/wordprocessingml/2006/main" w:rsidR="708FC5FC" w:rsidRDefault="3141A1DB" w14:paraId="0F46987D" w14:textId="608BD342">
      <w:pPr>
        <w:pStyle w:val="CommentText"/>
      </w:pPr>
      <w:r>
        <w:rPr>
          <w:rStyle w:val="CommentReference"/>
        </w:rPr>
        <w:annotationRef/>
      </w:r>
      <w:r w:rsidRPr="634C14FA" w:rsidR="3F8132A7">
        <w:t>Use a headline instead of TIP</w:t>
      </w:r>
    </w:p>
  </w:comment>
  <w:comment xmlns:w="http://schemas.openxmlformats.org/wordprocessingml/2006/main" w:initials="AK" w:author="Angela King(UST,US)" w:date="2025-07-18T13:42:57" w:id="905625923">
    <w:p xmlns:w14="http://schemas.microsoft.com/office/word/2010/wordml" xmlns:w="http://schemas.openxmlformats.org/wordprocessingml/2006/main" w:rsidR="0608E073" w:rsidRDefault="3FFA5B99" w14:paraId="21B69DF4" w14:textId="50AE87D3">
      <w:pPr>
        <w:pStyle w:val="CommentText"/>
      </w:pPr>
      <w:r>
        <w:rPr>
          <w:rStyle w:val="CommentReference"/>
        </w:rPr>
        <w:annotationRef/>
      </w:r>
      <w:r w:rsidRPr="7349BE7E" w:rsidR="00CF93A5">
        <w:t>Hard agree!</w:t>
      </w:r>
    </w:p>
  </w:comment>
  <w:comment xmlns:w="http://schemas.openxmlformats.org/wordprocessingml/2006/main" w:initials="AK" w:author="Angela King(UST,US)" w:date="2025-07-18T13:43:26" w:id="532248553">
    <w:p xmlns:w14="http://schemas.microsoft.com/office/word/2010/wordml" xmlns:w="http://schemas.openxmlformats.org/wordprocessingml/2006/main" w:rsidR="7FAE408E" w:rsidRDefault="24C700A3" w14:paraId="7CD99457" w14:textId="3C0E59CF">
      <w:pPr>
        <w:pStyle w:val="CommentText"/>
      </w:pPr>
      <w:r>
        <w:rPr>
          <w:rStyle w:val="CommentReference"/>
        </w:rPr>
        <w:annotationRef/>
      </w:r>
      <w:r w:rsidRPr="69DB1BBB" w:rsidR="1C432613">
        <w:t>Nice</w:t>
      </w:r>
    </w:p>
  </w:comment>
  <w:comment xmlns:w="http://schemas.openxmlformats.org/wordprocessingml/2006/main" w:initials="MS" w:author="Michael Stephenson(UST,US)" w:date="2025-07-18T10:43:42" w:id="916379921">
    <w:p xmlns:w14="http://schemas.microsoft.com/office/word/2010/wordml" xmlns:w="http://schemas.openxmlformats.org/wordprocessingml/2006/main" w:rsidR="228D2B44" w:rsidRDefault="7B6B4597" w14:paraId="7815B568" w14:textId="7A327B47">
      <w:pPr>
        <w:pStyle w:val="CommentText"/>
      </w:pPr>
      <w:r>
        <w:rPr>
          <w:rStyle w:val="CommentReference"/>
        </w:rPr>
        <w:annotationRef/>
      </w:r>
      <w:r w:rsidRPr="04F31EE4" w:rsidR="488EA551">
        <w:t>Love this! My ONLY reservation is that would put us at a 13 screen article (including cover+suggestions) I just worry someone clicks and sees 12+ pages and immediately clicks out.</w:t>
      </w:r>
    </w:p>
    <w:p xmlns:w14="http://schemas.microsoft.com/office/word/2010/wordml" xmlns:w="http://schemas.openxmlformats.org/wordprocessingml/2006/main" w:rsidR="0165AE56" w:rsidRDefault="2437D51F" w14:paraId="0FA545E2" w14:textId="623D788F">
      <w:pPr>
        <w:pStyle w:val="CommentText"/>
      </w:pPr>
    </w:p>
    <w:p xmlns:w14="http://schemas.microsoft.com/office/word/2010/wordml" xmlns:w="http://schemas.openxmlformats.org/wordprocessingml/2006/main" w:rsidR="45A52CBA" w:rsidRDefault="0960A280" w14:paraId="64196287" w14:textId="017CB29C">
      <w:pPr>
        <w:pStyle w:val="CommentText"/>
      </w:pPr>
      <w:r w:rsidRPr="26E6E98C" w:rsidR="102AE9AA">
        <w:t>Maybe just the first question? And use that data to do our next deep dive?</w:t>
      </w:r>
    </w:p>
  </w:comment>
  <w:comment xmlns:w="http://schemas.openxmlformats.org/wordprocessingml/2006/main" w:initials="AK" w:author="Angela King(UST,US)" w:date="2025-07-18T13:45:11" w:id="1930646156">
    <w:p xmlns:w14="http://schemas.microsoft.com/office/word/2010/wordml" xmlns:w="http://schemas.openxmlformats.org/wordprocessingml/2006/main" w:rsidR="0A2D794C" w:rsidRDefault="2D407C78" w14:paraId="028064C1" w14:textId="4AE45EDB">
      <w:pPr>
        <w:pStyle w:val="CommentText"/>
      </w:pPr>
      <w:r>
        <w:rPr>
          <w:rStyle w:val="CommentReference"/>
        </w:rPr>
        <w:annotationRef/>
      </w:r>
      <w:r w:rsidRPr="716128DE" w:rsidR="13CC2083">
        <w:t>I like this one most for a general audience. I'd delete the word "methodologies" though.</w:t>
      </w:r>
    </w:p>
    <w:p xmlns:w14="http://schemas.microsoft.com/office/word/2010/wordml" xmlns:w="http://schemas.openxmlformats.org/wordprocessingml/2006/main" w:rsidR="6E70751D" w:rsidRDefault="431494D0" w14:paraId="2317880D" w14:textId="492F92C9">
      <w:pPr>
        <w:pStyle w:val="CommentText"/>
      </w:pPr>
    </w:p>
    <w:p xmlns:w14="http://schemas.microsoft.com/office/word/2010/wordml" xmlns:w="http://schemas.openxmlformats.org/wordprocessingml/2006/main" w:rsidR="6503C675" w:rsidRDefault="187E7ECE" w14:paraId="232F19DB" w14:textId="1536AFD1">
      <w:pPr>
        <w:pStyle w:val="CommentText"/>
      </w:pPr>
      <w:r w:rsidRPr="3990203E" w:rsidR="471AF66F">
        <w:t>I'd also like to see some options that specifically mention the word "childfree" - i want to see if we can do an a/b test.</w:t>
      </w:r>
    </w:p>
  </w:comment>
  <w:comment xmlns:w="http://schemas.openxmlformats.org/wordprocessingml/2006/main" w:initials="AK" w:author="Angela King(UST,US)" w:date="2025-07-18T13:50:02" w:id="1577888457">
    <w:p xmlns:w14="http://schemas.microsoft.com/office/word/2010/wordml" xmlns:w="http://schemas.openxmlformats.org/wordprocessingml/2006/main" w:rsidR="34E30F34" w:rsidRDefault="70C8F7D5" w14:paraId="5E35A218" w14:textId="2869C2D9">
      <w:pPr>
        <w:pStyle w:val="CommentText"/>
      </w:pPr>
      <w:r>
        <w:rPr>
          <w:rStyle w:val="CommentReference"/>
        </w:rPr>
        <w:annotationRef/>
      </w:r>
      <w:r w:rsidRPr="427DD29F" w:rsidR="31CA7426">
        <w:t xml:space="preserve">Love that passion, </w:t>
      </w:r>
      <w:r>
        <w:fldChar w:fldCharType="begin"/>
      </w:r>
      <w:r>
        <w:instrText xml:space="preserve"> HYPERLINK "mailto:284164@ust.com"</w:instrText>
      </w:r>
      <w:bookmarkStart w:name="_@_B381E1B5F7D54E9D9F73550AF9109880Z" w:id="1626446630"/>
      <w:r>
        <w:fldChar w:fldCharType="separate"/>
      </w:r>
      <w:bookmarkEnd w:id="1626446630"/>
      <w:r w:rsidRPr="1B948996" w:rsidR="39EBD585">
        <w:rPr>
          <w:rStyle w:val="Mention"/>
          <w:noProof/>
        </w:rPr>
        <w:t>@Michael Stephenson(UST,US)</w:t>
      </w:r>
      <w:r>
        <w:fldChar w:fldCharType="end"/>
      </w:r>
      <w:r w:rsidRPr="11EBEB68" w:rsidR="443CF2D8">
        <w:t xml:space="preserve"> !</w:t>
      </w:r>
    </w:p>
    <w:p xmlns:w14="http://schemas.microsoft.com/office/word/2010/wordml" xmlns:w="http://schemas.openxmlformats.org/wordprocessingml/2006/main" w:rsidR="481166C3" w:rsidRDefault="30A626D7" w14:paraId="6104AFA8" w14:textId="1A25DEC5">
      <w:pPr>
        <w:pStyle w:val="CommentText"/>
      </w:pPr>
    </w:p>
  </w:comment>
  <w:comment xmlns:w="http://schemas.openxmlformats.org/wordprocessingml/2006/main" w:initials="AK" w:author="Angela King(UST,US)" w:date="2025-07-18T13:45:11" w:id="2134803238">
    <w:p xmlns:w14="http://schemas.microsoft.com/office/word/2010/wordml" xmlns:w="http://schemas.openxmlformats.org/wordprocessingml/2006/main" w:rsidR="208507C1" w:rsidRDefault="245FFC62" w14:paraId="64E87898" w14:textId="4D656193">
      <w:pPr>
        <w:pStyle w:val="CommentText"/>
      </w:pPr>
      <w:r>
        <w:rPr>
          <w:rStyle w:val="CommentReference"/>
        </w:rPr>
        <w:annotationRef/>
      </w:r>
      <w:r w:rsidRPr="66134674" w:rsidR="0A6B4F91">
        <w:t>I like this one most for a general audience. I'd delete the word "methodologies" though.</w:t>
      </w:r>
    </w:p>
    <w:p xmlns:w14="http://schemas.microsoft.com/office/word/2010/wordml" xmlns:w="http://schemas.openxmlformats.org/wordprocessingml/2006/main" w:rsidR="6A0F51ED" w:rsidRDefault="5AD17AF9" w14:paraId="461DC933" w14:textId="7DE2459A">
      <w:pPr>
        <w:pStyle w:val="CommentText"/>
      </w:pPr>
    </w:p>
    <w:p xmlns:w14="http://schemas.microsoft.com/office/word/2010/wordml" xmlns:w="http://schemas.openxmlformats.org/wordprocessingml/2006/main" w:rsidR="5B813A3F" w:rsidRDefault="17183859" w14:paraId="2459EB46" w14:textId="160661B6">
      <w:pPr>
        <w:pStyle w:val="CommentText"/>
      </w:pPr>
      <w:r w:rsidRPr="68C68830" w:rsidR="53576BBB">
        <w:t>I'd also like to see some options that specifically mention the word "childfree" - i want to see if we can do an a/b test.</w:t>
      </w:r>
    </w:p>
  </w:comment>
  <w:comment xmlns:w="http://schemas.openxmlformats.org/wordprocessingml/2006/main" w:initials="JH" w:author="Jolene Haley(UST,US)" w:date="2025-07-18T11:58:18" w:id="1212924893">
    <w:p xmlns:w14="http://schemas.microsoft.com/office/word/2010/wordml" xmlns:w="http://schemas.openxmlformats.org/wordprocessingml/2006/main" w:rsidR="77CC8F03" w:rsidRDefault="650C5E55" w14:paraId="1D03C462" w14:textId="0599C82F">
      <w:pPr>
        <w:pStyle w:val="CommentText"/>
      </w:pPr>
      <w:r>
        <w:rPr>
          <w:rStyle w:val="CommentReference"/>
        </w:rPr>
        <w:annotationRef/>
      </w:r>
      <w:r w:rsidRPr="137F8AD8" w:rsidR="2FBDB844">
        <w:t xml:space="preserve">How do you like these? </w:t>
      </w:r>
      <w:r>
        <w:fldChar w:fldCharType="begin"/>
      </w:r>
      <w:r>
        <w:instrText xml:space="preserve"> HYPERLINK "mailto:287055@ust.com"</w:instrText>
      </w:r>
      <w:bookmarkStart w:name="_@_7E63FE41B52246FFB383C67AE8E0C70EZ" w:id="1032189187"/>
      <w:r>
        <w:fldChar w:fldCharType="separate"/>
      </w:r>
      <w:bookmarkEnd w:id="1032189187"/>
      <w:r w:rsidRPr="3B510653" w:rsidR="19EC863F">
        <w:rPr>
          <w:rStyle w:val="Mention"/>
          <w:noProof/>
        </w:rPr>
        <w:t>@Angela King(UST,US)</w:t>
      </w:r>
      <w:r>
        <w:fldChar w:fldCharType="end"/>
      </w:r>
      <w:r w:rsidRPr="5C6618FD" w:rsidR="130C64AD">
        <w:t xml:space="preserve"> </w:t>
      </w:r>
    </w:p>
  </w:comment>
  <w:comment xmlns:w="http://schemas.openxmlformats.org/wordprocessingml/2006/main" w:initials="AK" w:author="Angela King(UST,US)" w:date="2025-07-21T09:58:56" w:id="1128475212">
    <w:p xmlns:w14="http://schemas.microsoft.com/office/word/2010/wordml" xmlns:w="http://schemas.openxmlformats.org/wordprocessingml/2006/main" w:rsidR="43A60C13" w:rsidRDefault="1E0558CC" w14:paraId="54262D66" w14:textId="39ABDCC8">
      <w:pPr>
        <w:pStyle w:val="CommentText"/>
      </w:pPr>
      <w:r>
        <w:rPr>
          <w:rStyle w:val="CommentReference"/>
        </w:rPr>
        <w:annotationRef/>
      </w:r>
      <w:r w:rsidRPr="4AD20FFD" w:rsidR="2C2E95D1">
        <w:t xml:space="preserve">I like this one: </w:t>
      </w:r>
    </w:p>
    <w:p xmlns:w14="http://schemas.microsoft.com/office/word/2010/wordml" xmlns:w="http://schemas.openxmlformats.org/wordprocessingml/2006/main" w:rsidR="3D781799" w:rsidRDefault="2B85BD33" w14:paraId="5A5D0140" w14:textId="0D8FBF37">
      <w:pPr>
        <w:pStyle w:val="CommentText"/>
      </w:pPr>
    </w:p>
    <w:p xmlns:w14="http://schemas.microsoft.com/office/word/2010/wordml" xmlns:w="http://schemas.openxmlformats.org/wordprocessingml/2006/main" w:rsidR="79FD8A1F" w:rsidRDefault="5D724187" w14:paraId="2B31611C" w14:textId="5B680E00">
      <w:pPr>
        <w:pStyle w:val="CommentText"/>
      </w:pPr>
      <w:r w:rsidRPr="10040E97" w:rsidR="352B4B5E">
        <w:t xml:space="preserve">💥 3 childfree money mindsets to know </w:t>
      </w:r>
    </w:p>
    <w:p xmlns:w14="http://schemas.microsoft.com/office/word/2010/wordml" xmlns:w="http://schemas.openxmlformats.org/wordprocessingml/2006/main" w:rsidR="13365B45" w:rsidRDefault="313AD5A7" w14:paraId="00317E27" w14:textId="593D40F6">
      <w:pPr>
        <w:pStyle w:val="CommentText"/>
      </w:pPr>
      <w:r w:rsidRPr="711ADDA7" w:rsidR="62791E90">
        <w:t xml:space="preserve">Tap to explore FIRE, FILE &amp; Die with Zero. ✨ </w:t>
      </w:r>
    </w:p>
    <w:p xmlns:w14="http://schemas.microsoft.com/office/word/2010/wordml" xmlns:w="http://schemas.openxmlformats.org/wordprocessingml/2006/main" w:rsidR="4486CC18" w:rsidRDefault="1AD2BC4F" w14:paraId="527C4678" w14:textId="6F619162">
      <w:pPr>
        <w:pStyle w:val="CommentText"/>
      </w:pPr>
    </w:p>
    <w:p xmlns:w14="http://schemas.microsoft.com/office/word/2010/wordml" xmlns:w="http://schemas.openxmlformats.org/wordprocessingml/2006/main" w:rsidR="046F7BE7" w:rsidRDefault="234E62E7" w14:paraId="0E63ECF0" w14:textId="78440BBE">
      <w:pPr>
        <w:pStyle w:val="CommentText"/>
      </w:pPr>
      <w:r w:rsidRPr="047B0260" w:rsidR="541A2E7E">
        <w:t>I think we could use that to apply to both the childfree and parent audience. The parents could read just out of curiosity and not feel excluded.</w:t>
      </w:r>
    </w:p>
  </w:comment>
  <w:comment xmlns:w="http://schemas.openxmlformats.org/wordprocessingml/2006/main" w:initials="AK" w:author="Angela King(UST,US)" w:date="2025-07-21T10:03:01" w:id="565124004">
    <w:p xmlns:w14="http://schemas.microsoft.com/office/word/2010/wordml" xmlns:w="http://schemas.openxmlformats.org/wordprocessingml/2006/main" w:rsidR="340B39AA" w:rsidRDefault="10230CAD" w14:paraId="70D6BC1F" w14:textId="44693EC0">
      <w:pPr>
        <w:pStyle w:val="CommentText"/>
      </w:pPr>
      <w:r>
        <w:rPr>
          <w:rStyle w:val="CommentReference"/>
        </w:rPr>
        <w:annotationRef/>
      </w:r>
      <w:r w:rsidRPr="498EDB84" w:rsidR="368D7308">
        <w:t>I like this one: "</w:t>
      </w:r>
    </w:p>
    <w:p xmlns:w14="http://schemas.microsoft.com/office/word/2010/wordml" xmlns:w="http://schemas.openxmlformats.org/wordprocessingml/2006/main" w:rsidR="40D7ECB4" w:rsidRDefault="47AEB2C7" w14:paraId="5D678DDF" w14:textId="4141F98C">
      <w:pPr>
        <w:pStyle w:val="CommentText"/>
      </w:pPr>
      <w:r w:rsidRPr="4BFACA77" w:rsidR="794B7DED">
        <w:t xml:space="preserve">Three smart ways to build wealth without kids" since it doesn't repeat childfree, which we already have in the label and in the first paragraph. </w:t>
      </w:r>
    </w:p>
    <w:p xmlns:w14="http://schemas.microsoft.com/office/word/2010/wordml" xmlns:w="http://schemas.openxmlformats.org/wordprocessingml/2006/main" w:rsidR="389FCBF0" w:rsidRDefault="727041E3" w14:paraId="3D2F079A" w14:textId="05FE659F">
      <w:pPr>
        <w:pStyle w:val="CommentText"/>
      </w:pPr>
    </w:p>
    <w:p xmlns:w14="http://schemas.microsoft.com/office/word/2010/wordml" xmlns:w="http://schemas.openxmlformats.org/wordprocessingml/2006/main" w:rsidR="614D64D0" w:rsidRDefault="17CE0ED7" w14:paraId="7B16C454" w14:textId="3D8AD896">
      <w:pPr>
        <w:pStyle w:val="CommentText"/>
      </w:pPr>
      <w:r w:rsidRPr="62976CC0" w:rsidR="1ED602F4">
        <w:t>Should we experiment with using numerals for the headline: 3 smart ways to build wealth without kids</w:t>
      </w:r>
    </w:p>
  </w:comment>
  <w:comment xmlns:w="http://schemas.openxmlformats.org/wordprocessingml/2006/main" w:initials="JH" w:author="Jolene Haley(UST,US)" w:date="2025-07-21T08:24:54" w:id="1315906816">
    <w:p xmlns:w14="http://schemas.microsoft.com/office/word/2010/wordml" xmlns:w="http://schemas.openxmlformats.org/wordprocessingml/2006/main" w:rsidR="0667FA02" w:rsidRDefault="3DB84F97" w14:paraId="4D918029" w14:textId="0EA6476B">
      <w:pPr>
        <w:pStyle w:val="CommentText"/>
      </w:pPr>
      <w:r>
        <w:rPr>
          <w:rStyle w:val="CommentReference"/>
        </w:rPr>
        <w:annotationRef/>
      </w:r>
      <w:r w:rsidRPr="4D864C2F" w:rsidR="3B636B77">
        <w:t>Yes and yes!</w:t>
      </w:r>
    </w:p>
  </w:comment>
</w:comments>
</file>

<file path=word/commentsExtended.xml><?xml version="1.0" encoding="utf-8"?>
<w15:commentsEx xmlns:mc="http://schemas.openxmlformats.org/markup-compatibility/2006" xmlns:w15="http://schemas.microsoft.com/office/word/2012/wordml" mc:Ignorable="w15">
  <w15:commentEx w15:done="0" w15:paraId="2B299E71"/>
  <w15:commentEx w15:done="0" w15:paraId="5EA9674F" w15:paraIdParent="2B299E71"/>
  <w15:commentEx w15:done="1" w15:paraId="58401286"/>
  <w15:commentEx w15:done="1" w15:paraId="14778CF5" w15:paraIdParent="58401286"/>
  <w15:commentEx w15:done="1" w15:paraId="58F800CD" w15:paraIdParent="58401286"/>
  <w15:commentEx w15:done="1" w15:paraId="3D4F1F81"/>
  <w15:commentEx w15:done="0" w15:paraId="44C6F820"/>
  <w15:commentEx w15:done="1" w15:paraId="2210B46F"/>
  <w15:commentEx w15:done="1" w15:paraId="2445EAFF"/>
  <w15:commentEx w15:done="1" w15:paraId="191C826C"/>
  <w15:commentEx w15:done="1" w15:paraId="4771DE46"/>
  <w15:commentEx w15:done="1" w15:paraId="4D550C5B"/>
  <w15:commentEx w15:done="1" w15:paraId="19567659"/>
  <w15:commentEx w15:done="1" w15:paraId="49F946F9"/>
  <w15:commentEx w15:done="1" w15:paraId="33FF6BC9"/>
  <w15:commentEx w15:done="1" w15:paraId="6CAF7FFB" w15:paraIdParent="49F946F9"/>
  <w15:commentEx w15:done="1" w15:paraId="4F8AF0AC"/>
  <w15:commentEx w15:done="1" w15:paraId="656BBB16"/>
  <w15:commentEx w15:done="1" w15:paraId="193A4E52" w15:paraIdParent="656BBB16"/>
  <w15:commentEx w15:done="1" w15:paraId="7D5061F5" w15:paraIdParent="4F8AF0AC"/>
  <w15:commentEx w15:done="1" w15:paraId="05068715"/>
  <w15:commentEx w15:done="1" w15:paraId="2952C97A"/>
  <w15:commentEx w15:done="1" w15:paraId="453C0912"/>
  <w15:commentEx w15:done="1" w15:paraId="299EC0F1"/>
  <w15:commentEx w15:done="1" w15:paraId="0F46987D"/>
  <w15:commentEx w15:done="1" w15:paraId="21B69DF4" w15:paraIdParent="2952C97A"/>
  <w15:commentEx w15:done="0" w15:paraId="7CD99457"/>
  <w15:commentEx w15:done="1" w15:paraId="64196287" w15:paraIdParent="05068715"/>
  <w15:commentEx w15:done="0" w15:paraId="232F19DB"/>
  <w15:commentEx w15:done="1" w15:paraId="6104AFA8" w15:paraIdParent="4F8AF0AC"/>
  <w15:commentEx w15:done="0" w15:paraId="2459EB46"/>
  <w15:commentEx w15:done="0" w15:paraId="1D03C462" w15:paraIdParent="232F19DB"/>
  <w15:commentEx w15:done="0" w15:paraId="0E63ECF0" w15:paraIdParent="232F19DB"/>
  <w15:commentEx w15:done="1" w15:paraId="7B16C454" w15:paraIdParent="58401286"/>
  <w15:commentEx w15:done="1" w15:paraId="4D918029" w15:paraIdParent="5840128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BF60D2" w16cex:dateUtc="2025-06-30T17:47:00Z"/>
  <w16cex:commentExtensible w16cex:durableId="29F58C44" w16cex:dateUtc="2025-07-01T17:01:00Z"/>
  <w16cex:commentExtensible w16cex:durableId="718480ED" w16cex:dateUtc="2025-07-15T17:51:43.663Z"/>
  <w16cex:commentExtensible w16cex:durableId="2ECD9D27" w16cex:dateUtc="2025-07-18T16:52:10.938Z"/>
  <w16cex:commentExtensible w16cex:durableId="668307EB" w16cex:dateUtc="2025-07-18T16:53:43.1Z"/>
  <w16cex:commentExtensible w16cex:durableId="0465EC9D" w16cex:dateUtc="2025-07-18T16:57:20.906Z">
    <w16cex:extLst>
      <w16:ext w16:uri="{CE6994B0-6A32-4C9F-8C6B-6E91EDA988CE}">
        <cr:reactions xmlns:cr="http://schemas.microsoft.com/office/comments/2020/reactions">
          <cr:reaction reactionType="1">
            <cr:reactionInfo dateUtc="2025-07-18T17:28:18.851Z">
              <cr:user userId="S::284164@ust.com::3fe275b0-3a0a-4dec-8dd3-4ec810e5fe6a" userProvider="AD" userName="Michael Stephenson(UST,US)"/>
            </cr:reactionInfo>
            <cr:reactionInfo dateUtc="2025-07-18T17:33:59.23Z">
              <cr:user userId="S::287055@ust.com::8c1cc25c-f17e-4a62-b68f-87edc12e4cd5" userProvider="AD" userName="Angela King(UST,US)"/>
            </cr:reactionInfo>
          </cr:reaction>
        </cr:reactions>
      </w16:ext>
    </w16cex:extLst>
  </w16cex:commentExtensible>
  <w16cex:commentExtensible w16cex:durableId="37D37B4B" w16cex:dateUtc="2025-07-18T17:04:52.88Z"/>
  <w16cex:commentExtensible w16cex:durableId="3B0D86DB" w16cex:dateUtc="2025-07-18T17:22:49.643Z">
    <w16cex:extLst>
      <w16:ext w16:uri="{CE6994B0-6A32-4C9F-8C6B-6E91EDA988CE}">
        <cr:reactions xmlns:cr="http://schemas.microsoft.com/office/comments/2020/reactions">
          <cr:reaction reactionType="1">
            <cr:reactionInfo dateUtc="2025-07-18T17:24:03.047Z">
              <cr:user userId="S::284164@ust.com::3fe275b0-3a0a-4dec-8dd3-4ec810e5fe6a" userProvider="AD" userName="Michael Stephenson(UST,US)"/>
            </cr:reactionInfo>
          </cr:reaction>
        </cr:reactions>
      </w16:ext>
    </w16cex:extLst>
  </w16cex:commentExtensible>
  <w16cex:commentExtensible w16cex:durableId="50DE1270" w16cex:dateUtc="2025-07-18T17:24:10.483Z"/>
  <w16cex:commentExtensible w16cex:durableId="5FA76EE2" w16cex:dateUtc="2025-07-18T17:25:42.291Z"/>
  <w16cex:commentExtensible w16cex:durableId="75BCDEBE" w16cex:dateUtc="2025-07-18T17:26:25.018Z"/>
  <w16cex:commentExtensible w16cex:durableId="2B7959B1" w16cex:dateUtc="2025-07-18T17:27:21.842Z"/>
  <w16cex:commentExtensible w16cex:durableId="18D53AAD" w16cex:dateUtc="2025-07-18T17:29:05.086Z"/>
  <w16cex:commentExtensible w16cex:durableId="7455DA9B" w16cex:dateUtc="2025-07-18T17:31:35.781Z"/>
  <w16cex:commentExtensible w16cex:durableId="145FD717" w16cex:dateUtc="2025-07-18T17:31:49.839Z"/>
  <w16cex:commentExtensible w16cex:durableId="153AC6B5" w16cex:dateUtc="2025-07-18T17:32:43.127Z"/>
  <w16cex:commentExtensible w16cex:durableId="02181E96" w16cex:dateUtc="2025-07-18T17:33:33.024Z"/>
  <w16cex:commentExtensible w16cex:durableId="4B2A75F4" w16cex:dateUtc="2025-07-18T17:35:19.902Z"/>
  <w16cex:commentExtensible w16cex:durableId="77FDF06B" w16cex:dateUtc="2025-07-18T17:35:36.477Z"/>
  <w16cex:commentExtensible w16cex:durableId="7A8C3370" w16cex:dateUtc="2025-07-18T17:38:19.08Z"/>
  <w16cex:commentExtensible w16cex:durableId="11365A95" w16cex:dateUtc="2025-07-18T17:38:57.024Z"/>
  <w16cex:commentExtensible w16cex:durableId="71E4E759" w16cex:dateUtc="2025-07-18T17:39:29.887Z">
    <w16cex:extLst>
      <w16:ext w16:uri="{CE6994B0-6A32-4C9F-8C6B-6E91EDA988CE}">
        <cr:reactions xmlns:cr="http://schemas.microsoft.com/office/comments/2020/reactions">
          <cr:reaction reactionType="1">
            <cr:reactionInfo dateUtc="2025-07-18T17:42:52.317Z">
              <cr:user userId="S::287055@ust.com::8c1cc25c-f17e-4a62-b68f-87edc12e4cd5" userProvider="AD" userName="Angela King(UST,US)"/>
            </cr:reactionInfo>
          </cr:reaction>
        </cr:reactions>
      </w16:ext>
    </w16cex:extLst>
  </w16cex:commentExtensible>
  <w16cex:commentExtensible w16cex:durableId="744F10B5" w16cex:dateUtc="2025-07-18T17:39:55.947Z"/>
  <w16cex:commentExtensible w16cex:durableId="48028683" w16cex:dateUtc="2025-07-18T17:40:46.343Z"/>
  <w16cex:commentExtensible w16cex:durableId="10F8693C" w16cex:dateUtc="2025-07-18T17:41:28.196Z"/>
  <w16cex:commentExtensible w16cex:durableId="6DEE6748" w16cex:dateUtc="2025-07-18T17:42:57.763Z"/>
  <w16cex:commentExtensible w16cex:durableId="489BAD1D" w16cex:dateUtc="2025-07-18T17:43:26.668Z"/>
  <w16cex:commentExtensible w16cex:durableId="113E1410" w16cex:dateUtc="2025-07-18T17:43:42.447Z">
    <w16cex:extLst>
      <w16:ext w16:uri="{CE6994B0-6A32-4C9F-8C6B-6E91EDA988CE}">
        <cr:reactions xmlns:cr="http://schemas.microsoft.com/office/comments/2020/reactions">
          <cr:reaction reactionType="1">
            <cr:reactionInfo dateUtc="2025-07-18T18:13:03.298Z">
              <cr:user userId="S::287055@ust.com::8c1cc25c-f17e-4a62-b68f-87edc12e4cd5" userProvider="AD" userName="Angela King(UST,US)"/>
            </cr:reactionInfo>
          </cr:reaction>
        </cr:reactions>
      </w16:ext>
    </w16cex:extLst>
  </w16cex:commentExtensible>
  <w16cex:commentExtensible w16cex:durableId="3D7D3C85" w16cex:dateUtc="2025-07-18T17:45:11.237Z"/>
  <w16cex:commentExtensible w16cex:durableId="6CEAD2D6" w16cex:dateUtc="2025-07-18T17:50:02.251Z"/>
  <w16cex:commentExtensible w16cex:durableId="7878145B" w16cex:dateUtc="2025-07-18T17:45:11.237Z"/>
  <w16cex:commentExtensible w16cex:durableId="6588726A" w16cex:dateUtc="2025-07-18T18:58:18.421Z"/>
  <w16cex:commentExtensible w16cex:durableId="3AC64D6E" w16cex:dateUtc="2025-07-21T13:58:56.366Z"/>
  <w16cex:commentExtensible w16cex:durableId="70AB2AE1" w16cex:dateUtc="2025-07-21T14:03:01.689Z"/>
  <w16cex:commentExtensible w16cex:durableId="178C71CC" w16cex:dateUtc="2025-07-21T15:24:54.144Z"/>
</w16cex:commentsExtensible>
</file>

<file path=word/commentsIds.xml><?xml version="1.0" encoding="utf-8"?>
<w16cid:commentsIds xmlns:mc="http://schemas.openxmlformats.org/markup-compatibility/2006" xmlns:w16cid="http://schemas.microsoft.com/office/word/2016/wordml/cid" mc:Ignorable="w16cid">
  <w16cid:commentId w16cid:paraId="2B299E71" w16cid:durableId="4FBF60D2"/>
  <w16cid:commentId w16cid:paraId="5EA9674F" w16cid:durableId="29F58C44"/>
  <w16cid:commentId w16cid:paraId="58401286" w16cid:durableId="718480ED"/>
  <w16cid:commentId w16cid:paraId="14778CF5" w16cid:durableId="2ECD9D27"/>
  <w16cid:commentId w16cid:paraId="58F800CD" w16cid:durableId="668307EB"/>
  <w16cid:commentId w16cid:paraId="3D4F1F81" w16cid:durableId="0465EC9D"/>
  <w16cid:commentId w16cid:paraId="44C6F820" w16cid:durableId="37D37B4B"/>
  <w16cid:commentId w16cid:paraId="2210B46F" w16cid:durableId="3B0D86DB"/>
  <w16cid:commentId w16cid:paraId="2445EAFF" w16cid:durableId="50DE1270"/>
  <w16cid:commentId w16cid:paraId="191C826C" w16cid:durableId="5FA76EE2"/>
  <w16cid:commentId w16cid:paraId="4771DE46" w16cid:durableId="75BCDEBE"/>
  <w16cid:commentId w16cid:paraId="4D550C5B" w16cid:durableId="2B7959B1"/>
  <w16cid:commentId w16cid:paraId="19567659" w16cid:durableId="18D53AAD"/>
  <w16cid:commentId w16cid:paraId="49F946F9" w16cid:durableId="7455DA9B"/>
  <w16cid:commentId w16cid:paraId="33FF6BC9" w16cid:durableId="145FD717"/>
  <w16cid:commentId w16cid:paraId="6CAF7FFB" w16cid:durableId="153AC6B5"/>
  <w16cid:commentId w16cid:paraId="4F8AF0AC" w16cid:durableId="02181E96"/>
  <w16cid:commentId w16cid:paraId="656BBB16" w16cid:durableId="4B2A75F4"/>
  <w16cid:commentId w16cid:paraId="193A4E52" w16cid:durableId="77FDF06B"/>
  <w16cid:commentId w16cid:paraId="7D5061F5" w16cid:durableId="7A8C3370"/>
  <w16cid:commentId w16cid:paraId="05068715" w16cid:durableId="11365A95"/>
  <w16cid:commentId w16cid:paraId="2952C97A" w16cid:durableId="71E4E759"/>
  <w16cid:commentId w16cid:paraId="453C0912" w16cid:durableId="744F10B5"/>
  <w16cid:commentId w16cid:paraId="299EC0F1" w16cid:durableId="48028683"/>
  <w16cid:commentId w16cid:paraId="0F46987D" w16cid:durableId="10F8693C"/>
  <w16cid:commentId w16cid:paraId="21B69DF4" w16cid:durableId="6DEE6748"/>
  <w16cid:commentId w16cid:paraId="7CD99457" w16cid:durableId="489BAD1D"/>
  <w16cid:commentId w16cid:paraId="64196287" w16cid:durableId="113E1410"/>
  <w16cid:commentId w16cid:paraId="232F19DB" w16cid:durableId="3D7D3C85"/>
  <w16cid:commentId w16cid:paraId="6104AFA8" w16cid:durableId="6CEAD2D6"/>
  <w16cid:commentId w16cid:paraId="2459EB46" w16cid:durableId="7878145B"/>
  <w16cid:commentId w16cid:paraId="1D03C462" w16cid:durableId="6588726A"/>
  <w16cid:commentId w16cid:paraId="0E63ECF0" w16cid:durableId="3AC64D6E"/>
  <w16cid:commentId w16cid:paraId="7B16C454" w16cid:durableId="70AB2AE1"/>
  <w16cid:commentId w16cid:paraId="4D918029" w16cid:durableId="178C71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74B9" w:rsidRDefault="000F74B9" w14:paraId="0892B232" w14:textId="77777777">
      <w:pPr>
        <w:spacing w:line="240" w:lineRule="auto"/>
      </w:pPr>
      <w:r>
        <w:separator/>
      </w:r>
    </w:p>
  </w:endnote>
  <w:endnote w:type="continuationSeparator" w:id="0">
    <w:p w:rsidR="000F74B9" w:rsidRDefault="000F74B9" w14:paraId="4A61115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BBE2108C-C3B9-344A-B273-AFDBA3E7E3EF}" r:id="rId1"/>
    <w:embedBold w:fontKey="{A8609A23-0263-964E-BD44-33286F1F92DA}" r:id="rId2"/>
  </w:font>
  <w:font w:name="Symbol">
    <w:panose1 w:val="05050102010706020507"/>
    <w:charset w:val="02"/>
    <w:family w:val="decorative"/>
    <w:pitch w:val="variable"/>
    <w:sig w:usb0="00000000" w:usb1="10000000" w:usb2="00000000" w:usb3="00000000" w:csb0="80000000" w:csb1="00000000"/>
    <w:embedRegular w:fontKey="{E386CA48-4BA1-0D41-BAF4-36CBD1013DFF}" r:id="rId3"/>
  </w:font>
  <w:font w:name="Courier New">
    <w:panose1 w:val="02070309020205020404"/>
    <w:charset w:val="00"/>
    <w:family w:val="modern"/>
    <w:pitch w:val="fixed"/>
    <w:sig w:usb0="E0002EFF" w:usb1="C0007843" w:usb2="00000009" w:usb3="00000000" w:csb0="000001FF" w:csb1="00000000"/>
    <w:embedRegular w:fontKey="{F7D87B24-2CBD-6A4E-BECA-6C695AA5A510}" r:id="rId4"/>
  </w:font>
  <w:font w:name="Wingdings">
    <w:panose1 w:val="05000000000000000000"/>
    <w:charset w:val="4D"/>
    <w:family w:val="decorative"/>
    <w:pitch w:val="variable"/>
    <w:sig w:usb0="00000003" w:usb1="00000000" w:usb2="00000000" w:usb3="00000000" w:csb0="80000001" w:csb1="00000000"/>
    <w:embedRegular w:fontKey="{C8A00332-F696-094E-9CB5-0709A83DD5A2}" r:id="rId5"/>
  </w:font>
  <w:font w:name="Arial">
    <w:panose1 w:val="020B0604020202020204"/>
    <w:charset w:val="00"/>
    <w:family w:val="swiss"/>
    <w:pitch w:val="variable"/>
    <w:sig w:usb0="E0002EFF" w:usb1="C000785B" w:usb2="00000009" w:usb3="00000000" w:csb0="000001FF" w:csb1="00000000"/>
    <w:embedRegular w:fontKey="{3F161DB3-F978-5844-B646-CE2DB5E4B3FD}" r:id="rId6"/>
    <w:embedBold w:fontKey="{7407D572-67F9-C54F-AC81-93E2244CFC08}" r:id="rId7"/>
    <w:embedItalic w:fontKey="{0E386B09-5DB8-5347-A5F6-B995CE96A941}" r:id="rId8"/>
    <w:embedBoldItalic w:fontKey="{B9CB215D-A1C4-E14F-84DC-E5748C487718}" r:id="rId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C0ACAD30-694F-154D-BAD7-BCEBE419274A}" r:id="rId1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7008AA6-7E26-984B-B882-7C4B3D58363F}" r:id="rId1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74B9" w:rsidRDefault="000F74B9" w14:paraId="324C5BC5" w14:textId="77777777">
      <w:pPr>
        <w:spacing w:line="240" w:lineRule="auto"/>
      </w:pPr>
      <w:r>
        <w:separator/>
      </w:r>
    </w:p>
  </w:footnote>
  <w:footnote w:type="continuationSeparator" w:id="0">
    <w:p w:rsidR="000F74B9" w:rsidRDefault="000F74B9" w14:paraId="04C6289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104A" w:rsidRDefault="00FD104A" w14:paraId="6CEB15C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816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98341A"/>
    <w:multiLevelType w:val="multilevel"/>
    <w:tmpl w:val="E2A8EC7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676809061">
    <w:abstractNumId w:val="1"/>
  </w:num>
  <w:num w:numId="2" w16cid:durableId="248855816">
    <w:abstractNumId w:val="0"/>
  </w:num>
</w:numbering>
</file>

<file path=word/people.xml><?xml version="1.0" encoding="utf-8"?>
<w15:people xmlns:mc="http://schemas.openxmlformats.org/markup-compatibility/2006" xmlns:w15="http://schemas.microsoft.com/office/word/2012/wordml" mc:Ignorable="w15">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Michael Stephenson(UST,US)">
    <w15:presenceInfo w15:providerId="AD" w15:userId="S::284164@ust.com::3fe275b0-3a0a-4dec-8dd3-4ec810e5fe6a"/>
  </w15:person>
  <w15:person w15:author="Michael Stephenson(UST,US)">
    <w15:presenceInfo w15:providerId="AD" w15:userId="S::284164@ust.com::3fe275b0-3a0a-4dec-8dd3-4ec810e5fe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4A"/>
    <w:rsid w:val="000F74B9"/>
    <w:rsid w:val="00192C5D"/>
    <w:rsid w:val="002A741B"/>
    <w:rsid w:val="00327BCA"/>
    <w:rsid w:val="003A609E"/>
    <w:rsid w:val="003B4002"/>
    <w:rsid w:val="004216C0"/>
    <w:rsid w:val="00452124"/>
    <w:rsid w:val="00554319"/>
    <w:rsid w:val="00557853"/>
    <w:rsid w:val="005D550B"/>
    <w:rsid w:val="00633095"/>
    <w:rsid w:val="00654B70"/>
    <w:rsid w:val="00667857"/>
    <w:rsid w:val="00785EC9"/>
    <w:rsid w:val="007C2D43"/>
    <w:rsid w:val="007E2DBD"/>
    <w:rsid w:val="008D6CCF"/>
    <w:rsid w:val="00B27652"/>
    <w:rsid w:val="00B55005"/>
    <w:rsid w:val="00B836FB"/>
    <w:rsid w:val="00C835C5"/>
    <w:rsid w:val="00C875AA"/>
    <w:rsid w:val="00DE6118"/>
    <w:rsid w:val="00E53889"/>
    <w:rsid w:val="00F108E7"/>
    <w:rsid w:val="00F737EF"/>
    <w:rsid w:val="00FD104A"/>
    <w:rsid w:val="0118D45C"/>
    <w:rsid w:val="01AE3024"/>
    <w:rsid w:val="02300914"/>
    <w:rsid w:val="0287EB45"/>
    <w:rsid w:val="02A3DE15"/>
    <w:rsid w:val="02B4252D"/>
    <w:rsid w:val="02B4252D"/>
    <w:rsid w:val="02C9E89C"/>
    <w:rsid w:val="02E81DBC"/>
    <w:rsid w:val="03023219"/>
    <w:rsid w:val="035E83C0"/>
    <w:rsid w:val="039A4358"/>
    <w:rsid w:val="039B4002"/>
    <w:rsid w:val="03BB4704"/>
    <w:rsid w:val="03CA1F5D"/>
    <w:rsid w:val="04034096"/>
    <w:rsid w:val="04315284"/>
    <w:rsid w:val="047ED26D"/>
    <w:rsid w:val="04F7AA34"/>
    <w:rsid w:val="053C84BE"/>
    <w:rsid w:val="05D8C732"/>
    <w:rsid w:val="05E1EB25"/>
    <w:rsid w:val="0603807C"/>
    <w:rsid w:val="065ACE25"/>
    <w:rsid w:val="0668F311"/>
    <w:rsid w:val="06B1E6A2"/>
    <w:rsid w:val="06E1339C"/>
    <w:rsid w:val="06E89766"/>
    <w:rsid w:val="073ED6F0"/>
    <w:rsid w:val="07809B6B"/>
    <w:rsid w:val="07B1B2D0"/>
    <w:rsid w:val="08386A54"/>
    <w:rsid w:val="0845B247"/>
    <w:rsid w:val="0866BBB0"/>
    <w:rsid w:val="08870201"/>
    <w:rsid w:val="08976F31"/>
    <w:rsid w:val="08DC59D6"/>
    <w:rsid w:val="08F073E4"/>
    <w:rsid w:val="093BA62E"/>
    <w:rsid w:val="098D8F3A"/>
    <w:rsid w:val="09E64ED5"/>
    <w:rsid w:val="0A1726B5"/>
    <w:rsid w:val="0B539107"/>
    <w:rsid w:val="0BA11887"/>
    <w:rsid w:val="0BD794ED"/>
    <w:rsid w:val="0C6993C6"/>
    <w:rsid w:val="0D7615A2"/>
    <w:rsid w:val="0D8467EB"/>
    <w:rsid w:val="0E41920A"/>
    <w:rsid w:val="0EE9490E"/>
    <w:rsid w:val="0F2A7A7A"/>
    <w:rsid w:val="0F4D318C"/>
    <w:rsid w:val="0FC839FD"/>
    <w:rsid w:val="10417FED"/>
    <w:rsid w:val="1084583F"/>
    <w:rsid w:val="10C7E327"/>
    <w:rsid w:val="1100DA2F"/>
    <w:rsid w:val="11680094"/>
    <w:rsid w:val="11680094"/>
    <w:rsid w:val="118F3039"/>
    <w:rsid w:val="11F6ED31"/>
    <w:rsid w:val="12637A96"/>
    <w:rsid w:val="127665F4"/>
    <w:rsid w:val="12A756A2"/>
    <w:rsid w:val="1343CFFE"/>
    <w:rsid w:val="139C6B4F"/>
    <w:rsid w:val="13E4B250"/>
    <w:rsid w:val="13F3A139"/>
    <w:rsid w:val="1448FED0"/>
    <w:rsid w:val="1453FA58"/>
    <w:rsid w:val="14745CCF"/>
    <w:rsid w:val="147E21C4"/>
    <w:rsid w:val="147E21C4"/>
    <w:rsid w:val="1484F845"/>
    <w:rsid w:val="14877693"/>
    <w:rsid w:val="157CFF66"/>
    <w:rsid w:val="1603F4D3"/>
    <w:rsid w:val="164D2F89"/>
    <w:rsid w:val="16F8322F"/>
    <w:rsid w:val="17053F36"/>
    <w:rsid w:val="17181662"/>
    <w:rsid w:val="1720E6E6"/>
    <w:rsid w:val="1742024F"/>
    <w:rsid w:val="174613B2"/>
    <w:rsid w:val="17837B58"/>
    <w:rsid w:val="1842676F"/>
    <w:rsid w:val="1859363E"/>
    <w:rsid w:val="18593D9B"/>
    <w:rsid w:val="188FA45F"/>
    <w:rsid w:val="189E60CE"/>
    <w:rsid w:val="18FAC846"/>
    <w:rsid w:val="191ACA11"/>
    <w:rsid w:val="19389FFB"/>
    <w:rsid w:val="197E99F1"/>
    <w:rsid w:val="19FFE8A9"/>
    <w:rsid w:val="1A03F3E0"/>
    <w:rsid w:val="1A0A6BDD"/>
    <w:rsid w:val="1A0B2216"/>
    <w:rsid w:val="1A245C74"/>
    <w:rsid w:val="1A4F28AD"/>
    <w:rsid w:val="1A55D40F"/>
    <w:rsid w:val="1ABD485B"/>
    <w:rsid w:val="1B133973"/>
    <w:rsid w:val="1B9A2BFC"/>
    <w:rsid w:val="1BB74734"/>
    <w:rsid w:val="1C054ADE"/>
    <w:rsid w:val="1C5EBE59"/>
    <w:rsid w:val="1C5F320A"/>
    <w:rsid w:val="1C7DF0B3"/>
    <w:rsid w:val="1CC5A662"/>
    <w:rsid w:val="1CEA641E"/>
    <w:rsid w:val="1D020F68"/>
    <w:rsid w:val="1DD1E361"/>
    <w:rsid w:val="1E6D715F"/>
    <w:rsid w:val="1E6E5E69"/>
    <w:rsid w:val="1EB11900"/>
    <w:rsid w:val="1F1BCAD9"/>
    <w:rsid w:val="1F25F18F"/>
    <w:rsid w:val="1F91B1F1"/>
    <w:rsid w:val="1FC3AAEB"/>
    <w:rsid w:val="20261882"/>
    <w:rsid w:val="202B3E02"/>
    <w:rsid w:val="20361EC0"/>
    <w:rsid w:val="20502F3A"/>
    <w:rsid w:val="20FDD6A5"/>
    <w:rsid w:val="213BBE12"/>
    <w:rsid w:val="21562D83"/>
    <w:rsid w:val="218688BF"/>
    <w:rsid w:val="21A50E55"/>
    <w:rsid w:val="21BF33AC"/>
    <w:rsid w:val="21CDAE22"/>
    <w:rsid w:val="2203ADF0"/>
    <w:rsid w:val="22800624"/>
    <w:rsid w:val="22E57D44"/>
    <w:rsid w:val="2317BCBB"/>
    <w:rsid w:val="2317BCBB"/>
    <w:rsid w:val="2339A100"/>
    <w:rsid w:val="23A6477E"/>
    <w:rsid w:val="23EA2EE1"/>
    <w:rsid w:val="248F3B41"/>
    <w:rsid w:val="24A5BB79"/>
    <w:rsid w:val="24B5E9F4"/>
    <w:rsid w:val="2530598D"/>
    <w:rsid w:val="254291EF"/>
    <w:rsid w:val="2567A0E7"/>
    <w:rsid w:val="2568A995"/>
    <w:rsid w:val="25887968"/>
    <w:rsid w:val="2664B587"/>
    <w:rsid w:val="2667B608"/>
    <w:rsid w:val="268EDE5A"/>
    <w:rsid w:val="2690E1A6"/>
    <w:rsid w:val="26AC8108"/>
    <w:rsid w:val="274AD996"/>
    <w:rsid w:val="27686964"/>
    <w:rsid w:val="277807BC"/>
    <w:rsid w:val="277807BC"/>
    <w:rsid w:val="2781F4AF"/>
    <w:rsid w:val="27C87403"/>
    <w:rsid w:val="2841D367"/>
    <w:rsid w:val="286345E8"/>
    <w:rsid w:val="287A7907"/>
    <w:rsid w:val="28A65AC3"/>
    <w:rsid w:val="2919D6F3"/>
    <w:rsid w:val="292C1D57"/>
    <w:rsid w:val="292EB464"/>
    <w:rsid w:val="2A290F2B"/>
    <w:rsid w:val="2A549AB9"/>
    <w:rsid w:val="2A61BF0E"/>
    <w:rsid w:val="2A888344"/>
    <w:rsid w:val="2B177643"/>
    <w:rsid w:val="2B770D62"/>
    <w:rsid w:val="2BD59468"/>
    <w:rsid w:val="2BDDC1C8"/>
    <w:rsid w:val="2C1F9F7D"/>
    <w:rsid w:val="2C5DF7C5"/>
    <w:rsid w:val="2C6EBE85"/>
    <w:rsid w:val="2CC1E9F3"/>
    <w:rsid w:val="2CD2AE04"/>
    <w:rsid w:val="2D51F440"/>
    <w:rsid w:val="2DD13721"/>
    <w:rsid w:val="2E890A67"/>
    <w:rsid w:val="2E9EC1E1"/>
    <w:rsid w:val="2ED2BC52"/>
    <w:rsid w:val="2ED9C9E1"/>
    <w:rsid w:val="2F3736BB"/>
    <w:rsid w:val="2F3AA35D"/>
    <w:rsid w:val="2F4DD5AF"/>
    <w:rsid w:val="2FEABC47"/>
    <w:rsid w:val="301F7CD2"/>
    <w:rsid w:val="30C31916"/>
    <w:rsid w:val="30C9782A"/>
    <w:rsid w:val="30E77F83"/>
    <w:rsid w:val="316F665E"/>
    <w:rsid w:val="3184FEAE"/>
    <w:rsid w:val="3209BEC2"/>
    <w:rsid w:val="3241D6FD"/>
    <w:rsid w:val="32B8EE99"/>
    <w:rsid w:val="3387ACC8"/>
    <w:rsid w:val="33E4AC55"/>
    <w:rsid w:val="34071BFB"/>
    <w:rsid w:val="3413237E"/>
    <w:rsid w:val="34229EC0"/>
    <w:rsid w:val="34C25DB5"/>
    <w:rsid w:val="355B10B4"/>
    <w:rsid w:val="357F9B1B"/>
    <w:rsid w:val="35A24EAF"/>
    <w:rsid w:val="35A54842"/>
    <w:rsid w:val="35AB7414"/>
    <w:rsid w:val="35C3B260"/>
    <w:rsid w:val="35CCC705"/>
    <w:rsid w:val="36070195"/>
    <w:rsid w:val="36D85CF6"/>
    <w:rsid w:val="36E62800"/>
    <w:rsid w:val="37346BE4"/>
    <w:rsid w:val="3775B91F"/>
    <w:rsid w:val="37BFB9C5"/>
    <w:rsid w:val="37DD2AE7"/>
    <w:rsid w:val="3824071F"/>
    <w:rsid w:val="382CE31A"/>
    <w:rsid w:val="38391D7C"/>
    <w:rsid w:val="3843FAF0"/>
    <w:rsid w:val="3845764E"/>
    <w:rsid w:val="38C05E64"/>
    <w:rsid w:val="38C05E64"/>
    <w:rsid w:val="391E51FE"/>
    <w:rsid w:val="3956B001"/>
    <w:rsid w:val="396B622B"/>
    <w:rsid w:val="399C2A56"/>
    <w:rsid w:val="39B79952"/>
    <w:rsid w:val="3A47B96A"/>
    <w:rsid w:val="3A58C78F"/>
    <w:rsid w:val="3B192A99"/>
    <w:rsid w:val="3B6337B4"/>
    <w:rsid w:val="3BD58D8C"/>
    <w:rsid w:val="3C76EE3A"/>
    <w:rsid w:val="3CB10ED8"/>
    <w:rsid w:val="3D01A316"/>
    <w:rsid w:val="3D4CA8F0"/>
    <w:rsid w:val="3DB9E97E"/>
    <w:rsid w:val="3DB9E97E"/>
    <w:rsid w:val="3E1D2E86"/>
    <w:rsid w:val="3E209995"/>
    <w:rsid w:val="3E328CC5"/>
    <w:rsid w:val="3E6FCE97"/>
    <w:rsid w:val="3E8964B9"/>
    <w:rsid w:val="3EF3DC70"/>
    <w:rsid w:val="3F2A532B"/>
    <w:rsid w:val="3F4F8D68"/>
    <w:rsid w:val="3F602ACD"/>
    <w:rsid w:val="3FC466B1"/>
    <w:rsid w:val="3FDCF67E"/>
    <w:rsid w:val="405914E0"/>
    <w:rsid w:val="40848EE3"/>
    <w:rsid w:val="40B0BAFD"/>
    <w:rsid w:val="40C4A042"/>
    <w:rsid w:val="412BE590"/>
    <w:rsid w:val="41916EB4"/>
    <w:rsid w:val="419D8DC3"/>
    <w:rsid w:val="42701EAA"/>
    <w:rsid w:val="431F346B"/>
    <w:rsid w:val="432E0C89"/>
    <w:rsid w:val="4388E38A"/>
    <w:rsid w:val="442066BF"/>
    <w:rsid w:val="442066BF"/>
    <w:rsid w:val="4432D9C2"/>
    <w:rsid w:val="4437B7D0"/>
    <w:rsid w:val="447D0056"/>
    <w:rsid w:val="44C07264"/>
    <w:rsid w:val="44E6252E"/>
    <w:rsid w:val="453434F9"/>
    <w:rsid w:val="4582B508"/>
    <w:rsid w:val="4590E6BB"/>
    <w:rsid w:val="45DEFE21"/>
    <w:rsid w:val="4613D9F5"/>
    <w:rsid w:val="464AD576"/>
    <w:rsid w:val="46DE7671"/>
    <w:rsid w:val="47190E92"/>
    <w:rsid w:val="472FAB40"/>
    <w:rsid w:val="4732B480"/>
    <w:rsid w:val="47C8F3DE"/>
    <w:rsid w:val="47E2EB93"/>
    <w:rsid w:val="48017EED"/>
    <w:rsid w:val="488C3F01"/>
    <w:rsid w:val="490F69D0"/>
    <w:rsid w:val="4925F573"/>
    <w:rsid w:val="4947E130"/>
    <w:rsid w:val="494DFE3C"/>
    <w:rsid w:val="49D938B8"/>
    <w:rsid w:val="4A5C648A"/>
    <w:rsid w:val="4AEA89E0"/>
    <w:rsid w:val="4B39A449"/>
    <w:rsid w:val="4B717440"/>
    <w:rsid w:val="4B77CE16"/>
    <w:rsid w:val="4B8B1285"/>
    <w:rsid w:val="4B96F1EF"/>
    <w:rsid w:val="4BD6E55B"/>
    <w:rsid w:val="4BF63FD2"/>
    <w:rsid w:val="4C025C24"/>
    <w:rsid w:val="4C3BAE57"/>
    <w:rsid w:val="4C678E69"/>
    <w:rsid w:val="4CCEE199"/>
    <w:rsid w:val="4E411A79"/>
    <w:rsid w:val="4E6DFAD1"/>
    <w:rsid w:val="4E93018E"/>
    <w:rsid w:val="4E9D01FD"/>
    <w:rsid w:val="4EA52AD0"/>
    <w:rsid w:val="4EB12D9C"/>
    <w:rsid w:val="4F3B1D83"/>
    <w:rsid w:val="4F64DF22"/>
    <w:rsid w:val="4F6969A5"/>
    <w:rsid w:val="4FEFBB12"/>
    <w:rsid w:val="4FEFBB12"/>
    <w:rsid w:val="5008A632"/>
    <w:rsid w:val="50419E06"/>
    <w:rsid w:val="504E517D"/>
    <w:rsid w:val="50520D51"/>
    <w:rsid w:val="512500BC"/>
    <w:rsid w:val="51409326"/>
    <w:rsid w:val="51675C10"/>
    <w:rsid w:val="517BE082"/>
    <w:rsid w:val="52711BB8"/>
    <w:rsid w:val="5290D8DD"/>
    <w:rsid w:val="52B815FD"/>
    <w:rsid w:val="52B815FD"/>
    <w:rsid w:val="52B99418"/>
    <w:rsid w:val="52C25BF1"/>
    <w:rsid w:val="52E29430"/>
    <w:rsid w:val="52F79D73"/>
    <w:rsid w:val="53209B0D"/>
    <w:rsid w:val="535DA67E"/>
    <w:rsid w:val="537B22E1"/>
    <w:rsid w:val="539FF52D"/>
    <w:rsid w:val="54262F56"/>
    <w:rsid w:val="544D4166"/>
    <w:rsid w:val="5500FDF4"/>
    <w:rsid w:val="55488F5F"/>
    <w:rsid w:val="55CEE31F"/>
    <w:rsid w:val="55DA7CE1"/>
    <w:rsid w:val="55E5267C"/>
    <w:rsid w:val="55FB7643"/>
    <w:rsid w:val="56E67894"/>
    <w:rsid w:val="56FBD462"/>
    <w:rsid w:val="56FC3B9F"/>
    <w:rsid w:val="575FF32D"/>
    <w:rsid w:val="577B1DC2"/>
    <w:rsid w:val="5794A2D0"/>
    <w:rsid w:val="579CD9A9"/>
    <w:rsid w:val="58617C57"/>
    <w:rsid w:val="58A5A79D"/>
    <w:rsid w:val="59A9B18B"/>
    <w:rsid w:val="59D2F9E1"/>
    <w:rsid w:val="5A16C755"/>
    <w:rsid w:val="5A830B9E"/>
    <w:rsid w:val="5B12F762"/>
    <w:rsid w:val="5B12F762"/>
    <w:rsid w:val="5B866620"/>
    <w:rsid w:val="5B89BD16"/>
    <w:rsid w:val="5B8E567B"/>
    <w:rsid w:val="5B8E567B"/>
    <w:rsid w:val="5BD4EE50"/>
    <w:rsid w:val="5BF08090"/>
    <w:rsid w:val="5C88384E"/>
    <w:rsid w:val="5CDCC761"/>
    <w:rsid w:val="5D031FEF"/>
    <w:rsid w:val="5D7933EE"/>
    <w:rsid w:val="5DE1FBBE"/>
    <w:rsid w:val="5E406670"/>
    <w:rsid w:val="5E4F0A52"/>
    <w:rsid w:val="5E6D0A19"/>
    <w:rsid w:val="5F292B75"/>
    <w:rsid w:val="5F602253"/>
    <w:rsid w:val="5F8B458A"/>
    <w:rsid w:val="6075B3FC"/>
    <w:rsid w:val="60A52D0D"/>
    <w:rsid w:val="610C56B7"/>
    <w:rsid w:val="615BA1C7"/>
    <w:rsid w:val="61766A56"/>
    <w:rsid w:val="61766A56"/>
    <w:rsid w:val="61A32636"/>
    <w:rsid w:val="61B7F3E0"/>
    <w:rsid w:val="6209B7EA"/>
    <w:rsid w:val="6252EF6C"/>
    <w:rsid w:val="62741274"/>
    <w:rsid w:val="628E41DF"/>
    <w:rsid w:val="62C9D36A"/>
    <w:rsid w:val="63AA58B0"/>
    <w:rsid w:val="641A1665"/>
    <w:rsid w:val="642A981D"/>
    <w:rsid w:val="64F770B0"/>
    <w:rsid w:val="650C1793"/>
    <w:rsid w:val="6511520D"/>
    <w:rsid w:val="65354ACF"/>
    <w:rsid w:val="655B9EBB"/>
    <w:rsid w:val="6589BDAD"/>
    <w:rsid w:val="6623221A"/>
    <w:rsid w:val="66951DCB"/>
    <w:rsid w:val="66DAC777"/>
    <w:rsid w:val="6796041E"/>
    <w:rsid w:val="679C69A2"/>
    <w:rsid w:val="67B60A89"/>
    <w:rsid w:val="67D5B4E3"/>
    <w:rsid w:val="6828681F"/>
    <w:rsid w:val="68664C3D"/>
    <w:rsid w:val="68CDC038"/>
    <w:rsid w:val="69019EF6"/>
    <w:rsid w:val="6A8DFB10"/>
    <w:rsid w:val="6B33FD47"/>
    <w:rsid w:val="6B469380"/>
    <w:rsid w:val="6BE294BC"/>
    <w:rsid w:val="6C4B7477"/>
    <w:rsid w:val="6D47A71B"/>
    <w:rsid w:val="6E20C72F"/>
    <w:rsid w:val="6E5E9893"/>
    <w:rsid w:val="6E93C101"/>
    <w:rsid w:val="6F8088AF"/>
    <w:rsid w:val="6F9C91CE"/>
    <w:rsid w:val="708AE6F7"/>
    <w:rsid w:val="70D90428"/>
    <w:rsid w:val="70EF705E"/>
    <w:rsid w:val="70FA3DF7"/>
    <w:rsid w:val="71500747"/>
    <w:rsid w:val="7167589A"/>
    <w:rsid w:val="7172010F"/>
    <w:rsid w:val="7184EFB3"/>
    <w:rsid w:val="71876A57"/>
    <w:rsid w:val="724033B3"/>
    <w:rsid w:val="72813523"/>
    <w:rsid w:val="72A19786"/>
    <w:rsid w:val="72A19786"/>
    <w:rsid w:val="72A3B871"/>
    <w:rsid w:val="72DE2F00"/>
    <w:rsid w:val="72EFC8E7"/>
    <w:rsid w:val="735D97E9"/>
    <w:rsid w:val="736CE3B4"/>
    <w:rsid w:val="73706568"/>
    <w:rsid w:val="737CE8E4"/>
    <w:rsid w:val="739F4C3C"/>
    <w:rsid w:val="7460A360"/>
    <w:rsid w:val="7531D047"/>
    <w:rsid w:val="754D506A"/>
    <w:rsid w:val="772342B6"/>
    <w:rsid w:val="773F8799"/>
    <w:rsid w:val="775D8042"/>
    <w:rsid w:val="77740C3D"/>
    <w:rsid w:val="7782A5F3"/>
    <w:rsid w:val="77A7748A"/>
    <w:rsid w:val="77D91DD3"/>
    <w:rsid w:val="780E2D00"/>
    <w:rsid w:val="787BE9DA"/>
    <w:rsid w:val="78A9CA21"/>
    <w:rsid w:val="78C250D3"/>
    <w:rsid w:val="78FB5B40"/>
    <w:rsid w:val="7920A419"/>
    <w:rsid w:val="7957FA78"/>
    <w:rsid w:val="796DA3A9"/>
    <w:rsid w:val="79D26C3C"/>
    <w:rsid w:val="79ED8142"/>
    <w:rsid w:val="79EF6534"/>
    <w:rsid w:val="7A045B50"/>
    <w:rsid w:val="7A0AE255"/>
    <w:rsid w:val="7A333D8C"/>
    <w:rsid w:val="7A518F79"/>
    <w:rsid w:val="7A619F27"/>
    <w:rsid w:val="7AC79F17"/>
    <w:rsid w:val="7AC9C44A"/>
    <w:rsid w:val="7B78C080"/>
    <w:rsid w:val="7B897A0A"/>
    <w:rsid w:val="7BAF3DC7"/>
    <w:rsid w:val="7BFC161A"/>
    <w:rsid w:val="7C2E3109"/>
    <w:rsid w:val="7C2E3109"/>
    <w:rsid w:val="7C50A2EC"/>
    <w:rsid w:val="7C8F3DD5"/>
    <w:rsid w:val="7C98D56B"/>
    <w:rsid w:val="7CC01DB0"/>
    <w:rsid w:val="7CE17275"/>
    <w:rsid w:val="7D219220"/>
    <w:rsid w:val="7DC2F1C1"/>
    <w:rsid w:val="7E230B4F"/>
    <w:rsid w:val="7ED4371C"/>
    <w:rsid w:val="7EDA3478"/>
    <w:rsid w:val="7F09C19E"/>
    <w:rsid w:val="7F28DA58"/>
    <w:rsid w:val="7F2B4BEF"/>
    <w:rsid w:val="7FC580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711A89"/>
  <w15:docId w15:val="{B6A2DDEB-9B65-4B25-B30C-E0BCA7A5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line="240" w:lineRule="auto"/>
      <w:jc w:val="center"/>
      <w:outlineLvl w:val="0"/>
    </w:pPr>
    <w:rPr>
      <w:b/>
      <w:sz w:val="30"/>
      <w:szCs w:val="30"/>
    </w:rPr>
  </w:style>
  <w:style w:type="paragraph" w:styleId="Heading2">
    <w:name w:val="heading 2"/>
    <w:basedOn w:val="Normal"/>
    <w:next w:val="Normal"/>
    <w:uiPriority w:val="9"/>
    <w:unhideWhenUsed/>
    <w:qFormat/>
    <w:pPr>
      <w:keepNext/>
      <w:keepLines/>
      <w:jc w:val="center"/>
      <w:outlineLvl w:val="1"/>
    </w:pPr>
    <w:rPr>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line="240" w:lineRule="auto"/>
      <w:jc w:val="center"/>
    </w:pPr>
    <w:rPr>
      <w:b/>
      <w:sz w:val="30"/>
      <w:szCs w:val="30"/>
    </w:rPr>
  </w:style>
  <w:style w:type="paragraph" w:styleId="Subtitle">
    <w:name w:val="Subtitle"/>
    <w:basedOn w:val="Normal"/>
    <w:next w:val="Normal"/>
    <w:uiPriority w:val="11"/>
    <w:qFormat/>
    <w:pPr>
      <w:keepNext/>
      <w:keepLines/>
      <w:jc w:val="center"/>
    </w:pPr>
    <w:rPr>
      <w:b/>
      <w:sz w:val="26"/>
      <w:szCs w:val="26"/>
    </w:rPr>
  </w:style>
  <w:style w:type="table" w:styleId="9" w:customStyle="1">
    <w:name w:val="9"/>
    <w:basedOn w:val="TableNormal"/>
    <w:tblPr>
      <w:tblStyleRowBandSize w:val="1"/>
      <w:tblStyleColBandSize w:val="1"/>
      <w:tblCellMar>
        <w:top w:w="100" w:type="dxa"/>
        <w:left w:w="100" w:type="dxa"/>
        <w:bottom w:w="100" w:type="dxa"/>
        <w:right w:w="100" w:type="dxa"/>
      </w:tblCellMar>
    </w:tblPr>
  </w:style>
  <w:style w:type="table" w:styleId="8" w:customStyle="1">
    <w:name w:val="8"/>
    <w:basedOn w:val="TableNormal"/>
    <w:tblPr>
      <w:tblStyleRowBandSize w:val="1"/>
      <w:tblStyleColBandSize w:val="1"/>
      <w:tblCellMar>
        <w:top w:w="100" w:type="dxa"/>
        <w:left w:w="100" w:type="dxa"/>
        <w:bottom w:w="100" w:type="dxa"/>
        <w:right w:w="100" w:type="dxa"/>
      </w:tblCellMar>
    </w:tblPr>
  </w:style>
  <w:style w:type="table" w:styleId="7" w:customStyle="1">
    <w:name w:val="7"/>
    <w:basedOn w:val="TableNormal"/>
    <w:tblPr>
      <w:tblStyleRowBandSize w:val="1"/>
      <w:tblStyleColBandSize w:val="1"/>
      <w:tblCellMar>
        <w:top w:w="100" w:type="dxa"/>
        <w:left w:w="100" w:type="dxa"/>
        <w:bottom w:w="100" w:type="dxa"/>
        <w:right w:w="100" w:type="dxa"/>
      </w:tblCellMar>
    </w:tblPr>
  </w:style>
  <w:style w:type="table" w:styleId="6" w:customStyle="1">
    <w:name w:val="6"/>
    <w:basedOn w:val="TableNormal"/>
    <w:tblPr>
      <w:tblStyleRowBandSize w:val="1"/>
      <w:tblStyleColBandSize w:val="1"/>
      <w:tblCellMar>
        <w:top w:w="100" w:type="dxa"/>
        <w:left w:w="100" w:type="dxa"/>
        <w:bottom w:w="100" w:type="dxa"/>
        <w:right w:w="100" w:type="dxa"/>
      </w:tblCellMar>
    </w:tblPr>
  </w:style>
  <w:style w:type="table" w:styleId="5" w:customStyle="1">
    <w:name w:val="5"/>
    <w:basedOn w:val="TableNormal"/>
    <w:tblPr>
      <w:tblStyleRowBandSize w:val="1"/>
      <w:tblStyleColBandSize w:val="1"/>
      <w:tblCellMar>
        <w:top w:w="100" w:type="dxa"/>
        <w:left w:w="100" w:type="dxa"/>
        <w:bottom w:w="100" w:type="dxa"/>
        <w:right w:w="100" w:type="dxa"/>
      </w:tblCellMar>
    </w:tblPr>
  </w:style>
  <w:style w:type="table" w:styleId="4" w:customStyle="1">
    <w:name w:val="4"/>
    <w:basedOn w:val="TableNormal"/>
    <w:tblPr>
      <w:tblStyleRowBandSize w:val="1"/>
      <w:tblStyleColBandSize w:val="1"/>
      <w:tblCellMar>
        <w:top w:w="100" w:type="dxa"/>
        <w:left w:w="100" w:type="dxa"/>
        <w:bottom w:w="100" w:type="dxa"/>
        <w:right w:w="100" w:type="dxa"/>
      </w:tblCellMar>
    </w:tblPr>
  </w:style>
  <w:style w:type="table" w:styleId="3" w:customStyle="1">
    <w:name w:val="3"/>
    <w:basedOn w:val="TableNormal"/>
    <w:tblPr>
      <w:tblStyleRowBandSize w:val="1"/>
      <w:tblStyleColBandSize w:val="1"/>
      <w:tblCellMar>
        <w:top w:w="100" w:type="dxa"/>
        <w:left w:w="100" w:type="dxa"/>
        <w:bottom w:w="100" w:type="dxa"/>
        <w:right w:w="100" w:type="dxa"/>
      </w:tblCellMar>
    </w:tblPr>
  </w:style>
  <w:style w:type="table" w:styleId="2" w:customStyle="1">
    <w:name w:val="2"/>
    <w:basedOn w:val="TableNormal"/>
    <w:tblPr>
      <w:tblStyleRowBandSize w:val="1"/>
      <w:tblStyleColBandSize w:val="1"/>
      <w:tblCellMar>
        <w:top w:w="100" w:type="dxa"/>
        <w:left w:w="100" w:type="dxa"/>
        <w:bottom w:w="100" w:type="dxa"/>
        <w:right w:w="100" w:type="dxa"/>
      </w:tblCellMar>
    </w:tblPr>
  </w:style>
  <w:style w:type="table" w:styleId="1" w:customStyle="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2664B587"/>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737EF"/>
    <w:rPr>
      <w:b/>
      <w:bCs/>
    </w:rPr>
  </w:style>
  <w:style w:type="character" w:styleId="CommentSubjectChar" w:customStyle="1">
    <w:name w:val="Comment Subject Char"/>
    <w:basedOn w:val="CommentTextChar"/>
    <w:link w:val="CommentSubject"/>
    <w:uiPriority w:val="99"/>
    <w:semiHidden/>
    <w:rsid w:val="00F737EF"/>
    <w:rPr>
      <w:b/>
      <w:bCs/>
      <w:sz w:val="20"/>
      <w:szCs w:val="20"/>
    </w:rPr>
  </w:style>
  <w:style w:type="character" w:styleId="Mention">
    <w:name w:val="Mention"/>
    <w:basedOn w:val="DefaultParagraphFont"/>
    <w:uiPriority w:val="99"/>
    <w:unhideWhenUsed/>
    <w:rsid w:val="007E2DB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3CC8348-2996-4FC5-888A-224CA9D2A510}">
  <ds:schemaRefs>
    <ds:schemaRef ds:uri="http://schemas.microsoft.com/sharepoint/v3/contenttype/forms"/>
  </ds:schemaRefs>
</ds:datastoreItem>
</file>

<file path=customXml/itemProps2.xml><?xml version="1.0" encoding="utf-8"?>
<ds:datastoreItem xmlns:ds="http://schemas.openxmlformats.org/officeDocument/2006/customXml" ds:itemID="{632BBCBF-D8E6-44F9-A40F-16307BD9DAA8}"/>
</file>

<file path=customXml/itemProps3.xml><?xml version="1.0" encoding="utf-8"?>
<ds:datastoreItem xmlns:ds="http://schemas.openxmlformats.org/officeDocument/2006/customXml" ds:itemID="{693EEEA9-1908-4A97-9EE0-33FE4D8FD537}">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Jolene Haley(UST,US)</lastModifiedBy>
  <revision>28</revision>
  <dcterms:created xsi:type="dcterms:W3CDTF">2025-06-26T15:41:00.0000000Z</dcterms:created>
  <dcterms:modified xsi:type="dcterms:W3CDTF">2025-07-22T23:15:48.2917827Z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